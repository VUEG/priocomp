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3F041F1F" w14:textId="77777777" w:rsidR="00C62B39" w:rsidRPr="002915B7" w:rsidRDefault="00C62B39" w:rsidP="003F6AB2">
      <w:pPr>
        <w:spacing w:line="480" w:lineRule="auto"/>
      </w:pPr>
      <w:bookmarkStart w:id="0" w:name="_Hlk484691812"/>
      <w:r w:rsidRPr="002915B7">
        <w:rPr>
          <w:b/>
        </w:rPr>
        <w:t>Comparing spatial prioritization methods for biodiversity conservation and ecosystem service supply in Europe</w:t>
      </w:r>
    </w:p>
    <w:p w14:paraId="1C2AB6B7" w14:textId="77777777" w:rsidR="00C62B39" w:rsidRPr="003F6AB2" w:rsidRDefault="00C62B39" w:rsidP="003F6AB2">
      <w:pPr>
        <w:spacing w:line="480" w:lineRule="auto"/>
        <w:rPr>
          <w:lang w:val="fi-FI"/>
        </w:rPr>
      </w:pPr>
      <w:r w:rsidRPr="003F6AB2">
        <w:rPr>
          <w:b/>
          <w:lang w:val="fi-FI"/>
        </w:rPr>
        <w:t>Joona Lehtomäki</w:t>
      </w:r>
      <w:r w:rsidRPr="003F6AB2">
        <w:rPr>
          <w:b/>
          <w:vertAlign w:val="superscript"/>
          <w:lang w:val="fi-FI"/>
        </w:rPr>
        <w:t>1*</w:t>
      </w:r>
      <w:r w:rsidRPr="003F6AB2">
        <w:rPr>
          <w:lang w:val="fi-FI"/>
        </w:rPr>
        <w:t xml:space="preserve">, </w:t>
      </w:r>
      <w:r w:rsidRPr="003F6AB2">
        <w:rPr>
          <w:b/>
          <w:lang w:val="fi-FI"/>
        </w:rPr>
        <w:t>Luigi Maiorano</w:t>
      </w:r>
      <w:r w:rsidRPr="003F6AB2">
        <w:rPr>
          <w:b/>
          <w:vertAlign w:val="superscript"/>
          <w:lang w:val="fi-FI"/>
        </w:rPr>
        <w:t>2</w:t>
      </w:r>
      <w:r w:rsidRPr="003F6AB2">
        <w:rPr>
          <w:lang w:val="fi-FI"/>
        </w:rPr>
        <w:t xml:space="preserve"> and </w:t>
      </w:r>
      <w:r w:rsidRPr="003F6AB2">
        <w:rPr>
          <w:b/>
          <w:lang w:val="fi-FI"/>
        </w:rPr>
        <w:t>Peter verburg</w:t>
      </w:r>
      <w:r w:rsidRPr="003F6AB2">
        <w:rPr>
          <w:b/>
          <w:vertAlign w:val="superscript"/>
          <w:lang w:val="fi-FI"/>
        </w:rPr>
        <w:t>1</w:t>
      </w:r>
      <w:r w:rsidR="00D17217">
        <w:rPr>
          <w:b/>
          <w:vertAlign w:val="superscript"/>
          <w:lang w:val="fi-FI"/>
        </w:rPr>
        <w:t>, 3</w:t>
      </w:r>
    </w:p>
    <w:bookmarkEnd w:id="0"/>
    <w:p w14:paraId="2DB044C7" w14:textId="77777777" w:rsidR="00C62B39" w:rsidRPr="003F6AB2" w:rsidRDefault="00C62B39" w:rsidP="003F6AB2">
      <w:pPr>
        <w:spacing w:line="480" w:lineRule="auto"/>
        <w:rPr>
          <w:lang w:val="fi-FI"/>
        </w:rPr>
      </w:pPr>
    </w:p>
    <w:p w14:paraId="5E4B45E8" w14:textId="77777777" w:rsidR="00C62B39" w:rsidRPr="00ED4AAF" w:rsidRDefault="00C62B39" w:rsidP="003F6AB2">
      <w:pPr>
        <w:spacing w:line="480" w:lineRule="auto"/>
      </w:pPr>
      <w:bookmarkStart w:id="1" w:name="_Hlk484691836"/>
      <w:r w:rsidRPr="00ED4AAF">
        <w:rPr>
          <w:vertAlign w:val="superscript"/>
        </w:rPr>
        <w:t xml:space="preserve">1 </w:t>
      </w:r>
      <w:r w:rsidRPr="00ED4AAF">
        <w:t xml:space="preserve">Environmental Geography Group, </w:t>
      </w:r>
      <w:r w:rsidR="00D17217" w:rsidRPr="00ED4AAF">
        <w:t>Faculty of Earth and Life Sciences</w:t>
      </w:r>
      <w:r w:rsidRPr="00ED4AAF">
        <w:t xml:space="preserve">, De Boelelaan 1105, 1081 HV Amsterdam, Vrije Universiteit Amsterdam, the Netherlands. </w:t>
      </w:r>
    </w:p>
    <w:p w14:paraId="08C5B74B" w14:textId="5C4AF492" w:rsidR="00D17217" w:rsidRPr="00ED4AAF" w:rsidRDefault="00D17217" w:rsidP="003F6AB2">
      <w:pPr>
        <w:spacing w:line="480" w:lineRule="auto"/>
      </w:pPr>
      <w:r w:rsidRPr="00ED4AAF">
        <w:t>2</w:t>
      </w:r>
      <w:r w:rsidR="00F67D57">
        <w:t xml:space="preserve"> </w:t>
      </w:r>
      <w:ins w:id="2" w:author="Joona Lehtomäki" w:date="2017-06-08T13:28:00Z">
        <w:r w:rsidR="00F67D57">
          <w:t>TBA</w:t>
        </w:r>
      </w:ins>
      <w:bookmarkStart w:id="3" w:name="_GoBack"/>
      <w:bookmarkEnd w:id="3"/>
    </w:p>
    <w:p w14:paraId="24155BD7" w14:textId="77B2090E" w:rsidR="00C62B39" w:rsidRPr="00ED4AAF" w:rsidRDefault="00D17217" w:rsidP="00D17217">
      <w:pPr>
        <w:spacing w:line="480" w:lineRule="auto"/>
      </w:pPr>
      <w:r w:rsidRPr="00ED4AAF">
        <w:rPr>
          <w:vertAlign w:val="superscript"/>
        </w:rPr>
        <w:t>3</w:t>
      </w:r>
      <w:r w:rsidR="00C62B39" w:rsidRPr="00ED4AAF">
        <w:t xml:space="preserve"> </w:t>
      </w:r>
      <w:r w:rsidRPr="00ED4AAF">
        <w:t>Swiss Federal Research Institute WSL, Zürcherstrasse 111, CH-8903 Birmensdorf, Switzerland</w:t>
      </w:r>
    </w:p>
    <w:p w14:paraId="6271054B" w14:textId="77777777" w:rsidR="00C62B39" w:rsidRPr="00ED4AAF" w:rsidRDefault="00C62B39" w:rsidP="003F6AB2">
      <w:pPr>
        <w:pStyle w:val="Header"/>
        <w:suppressLineNumbers w:val="0"/>
        <w:spacing w:line="480" w:lineRule="auto"/>
      </w:pPr>
      <w:r w:rsidRPr="00ED4AAF">
        <w:rPr>
          <w:rFonts w:cs="Times New Roman"/>
          <w:sz w:val="22"/>
          <w:szCs w:val="22"/>
        </w:rPr>
        <w:t>* Corresponding author</w:t>
      </w:r>
    </w:p>
    <w:bookmarkEnd w:id="1"/>
    <w:p w14:paraId="24E5054F" w14:textId="77777777" w:rsidR="00C62B39" w:rsidRPr="00ED4AAF" w:rsidRDefault="00C62B39" w:rsidP="003F6AB2">
      <w:pPr>
        <w:spacing w:line="480" w:lineRule="auto"/>
      </w:pPr>
    </w:p>
    <w:p w14:paraId="0109733B" w14:textId="77777777" w:rsidR="00C62B39" w:rsidRPr="002915B7" w:rsidRDefault="00C62B39" w:rsidP="003F6AB2">
      <w:pPr>
        <w:spacing w:line="480" w:lineRule="auto"/>
        <w:ind w:left="2608" w:hanging="2608"/>
      </w:pPr>
      <w:r w:rsidRPr="00ED4AAF">
        <w:rPr>
          <w:b/>
        </w:rPr>
        <w:t>Contact:</w:t>
      </w:r>
      <w:r w:rsidRPr="00ED4AAF">
        <w:tab/>
      </w:r>
      <w:r w:rsidRPr="00ED4AAF">
        <w:tab/>
        <w:t xml:space="preserve">j.lehtomaki@vu.nl, </w:t>
      </w:r>
      <w:r w:rsidRPr="00ED4AAF">
        <w:tab/>
        <w:t xml:space="preserve">tel. </w:t>
      </w:r>
      <w:r w:rsidRPr="002915B7">
        <w:t>+31-20-59-87294</w:t>
      </w:r>
      <w:r w:rsidRPr="002915B7">
        <w:br/>
      </w:r>
      <w:r w:rsidRPr="002915B7">
        <w:tab/>
        <w:t>ORCID: 0000-0002-7891-0843</w:t>
      </w:r>
    </w:p>
    <w:p w14:paraId="62965581" w14:textId="77777777" w:rsidR="00C62B39" w:rsidRPr="002915B7" w:rsidRDefault="00C62B39" w:rsidP="003F6AB2">
      <w:pPr>
        <w:spacing w:line="480" w:lineRule="auto"/>
        <w:ind w:left="2608" w:hanging="2608"/>
      </w:pPr>
      <w:r w:rsidRPr="002915B7">
        <w:rPr>
          <w:b/>
        </w:rPr>
        <w:tab/>
      </w:r>
      <w:r w:rsidRPr="002915B7">
        <w:rPr>
          <w:b/>
        </w:rPr>
        <w:tab/>
      </w:r>
      <w:r w:rsidRPr="002915B7">
        <w:t>XXX</w:t>
      </w:r>
      <w:r w:rsidRPr="002915B7">
        <w:tab/>
      </w:r>
      <w:r w:rsidRPr="002915B7">
        <w:tab/>
      </w:r>
      <w:r w:rsidRPr="002915B7">
        <w:tab/>
        <w:t>XXX</w:t>
      </w:r>
    </w:p>
    <w:p w14:paraId="3C5B231C" w14:textId="77777777" w:rsidR="00C62B39" w:rsidRPr="002915B7" w:rsidRDefault="00C62B39" w:rsidP="003F6AB2">
      <w:pPr>
        <w:spacing w:line="480" w:lineRule="auto"/>
      </w:pPr>
      <w:r w:rsidRPr="002915B7">
        <w:tab/>
      </w:r>
      <w:r w:rsidRPr="002915B7">
        <w:tab/>
      </w:r>
      <w:r w:rsidRPr="002915B7">
        <w:tab/>
      </w:r>
      <w:r w:rsidRPr="002915B7">
        <w:tab/>
        <w:t>peter.verburg@vu.nl,</w:t>
      </w:r>
      <w:r w:rsidRPr="002915B7">
        <w:tab/>
        <w:t>tel. +31-20-59-83594</w:t>
      </w:r>
    </w:p>
    <w:p w14:paraId="0F5EC809" w14:textId="77777777" w:rsidR="00C62B39" w:rsidRPr="002915B7" w:rsidRDefault="00C62B39" w:rsidP="003F6AB2">
      <w:pPr>
        <w:spacing w:line="480" w:lineRule="auto"/>
      </w:pPr>
    </w:p>
    <w:p w14:paraId="422CB319" w14:textId="77777777" w:rsidR="00C62B39" w:rsidRPr="002915B7" w:rsidRDefault="00C62B39" w:rsidP="003F6AB2">
      <w:pPr>
        <w:spacing w:line="480" w:lineRule="auto"/>
      </w:pPr>
      <w:r w:rsidRPr="002915B7">
        <w:rPr>
          <w:b/>
        </w:rPr>
        <w:t>Running title:</w:t>
      </w:r>
      <w:r w:rsidRPr="002915B7">
        <w:t xml:space="preserve"> </w:t>
      </w:r>
      <w:r w:rsidRPr="002915B7">
        <w:tab/>
      </w:r>
      <w:r w:rsidRPr="002915B7">
        <w:tab/>
      </w:r>
      <w:r w:rsidRPr="002915B7">
        <w:tab/>
        <w:t>Spatial prioritization comparison</w:t>
      </w:r>
    </w:p>
    <w:p w14:paraId="47DF97E7" w14:textId="77777777" w:rsidR="00C62B39" w:rsidRPr="002915B7" w:rsidRDefault="00C62B39" w:rsidP="003F6AB2">
      <w:pPr>
        <w:spacing w:line="480" w:lineRule="auto"/>
      </w:pPr>
      <w:r w:rsidRPr="002915B7">
        <w:rPr>
          <w:b/>
          <w:bCs/>
        </w:rPr>
        <w:t>Keywords:</w:t>
      </w:r>
      <w:r w:rsidRPr="002915B7">
        <w:tab/>
      </w:r>
      <w:r w:rsidRPr="002915B7">
        <w:tab/>
      </w:r>
      <w:r w:rsidRPr="002915B7">
        <w:tab/>
        <w:t xml:space="preserve">spatial prioritization; ecosystem services; biodiversity conservation; Zonation; </w:t>
      </w:r>
      <w:r w:rsidRPr="002915B7">
        <w:tab/>
      </w:r>
      <w:r w:rsidRPr="002915B7">
        <w:tab/>
      </w:r>
      <w:r w:rsidRPr="002915B7">
        <w:tab/>
      </w:r>
      <w:r w:rsidRPr="002915B7">
        <w:tab/>
        <w:t>optimization; environmental decision-making</w:t>
      </w:r>
    </w:p>
    <w:p w14:paraId="67D3603E" w14:textId="79675F4F" w:rsidR="00C62B39" w:rsidRPr="002915B7" w:rsidRDefault="00C62B39" w:rsidP="003F6AB2">
      <w:pPr>
        <w:spacing w:line="480" w:lineRule="auto"/>
        <w:ind w:left="2610" w:hanging="2610"/>
      </w:pPr>
      <w:r w:rsidRPr="002915B7">
        <w:rPr>
          <w:b/>
        </w:rPr>
        <w:t>Manuscript version:</w:t>
      </w:r>
      <w:r w:rsidRPr="002915B7">
        <w:rPr>
          <w:b/>
        </w:rPr>
        <w:tab/>
      </w:r>
      <w:r w:rsidRPr="002915B7">
        <w:rPr>
          <w:b/>
        </w:rPr>
        <w:tab/>
      </w:r>
      <w:r w:rsidR="00262A90">
        <w:t>0.1</w:t>
      </w:r>
      <w:r w:rsidR="0085640C">
        <w:t>0</w:t>
      </w:r>
      <w:r w:rsidR="00816A9A" w:rsidRPr="002915B7">
        <w:t>.0</w:t>
      </w:r>
      <w:r w:rsidRPr="002915B7">
        <w:tab/>
      </w:r>
      <w:r w:rsidR="0085640C">
        <w:t>(2017-06-02</w:t>
      </w:r>
      <w:r w:rsidR="00B36FAE">
        <w:t>)</w:t>
      </w:r>
    </w:p>
    <w:p w14:paraId="332016DF" w14:textId="32413BD8" w:rsidR="00C62B39" w:rsidRDefault="00C62B39" w:rsidP="003F6AB2">
      <w:pPr>
        <w:spacing w:line="480" w:lineRule="auto"/>
        <w:ind w:left="2610" w:hanging="2610"/>
      </w:pPr>
      <w:r w:rsidRPr="002915B7">
        <w:rPr>
          <w:b/>
        </w:rPr>
        <w:t>Manuscript statistics:</w:t>
      </w:r>
      <w:r w:rsidR="007D0F3E">
        <w:tab/>
      </w:r>
      <w:r w:rsidR="007D0F3E">
        <w:tab/>
        <w:t>229</w:t>
      </w:r>
      <w:r w:rsidR="00DA70C5">
        <w:tab/>
      </w:r>
      <w:r w:rsidR="009D5FDD">
        <w:t>words (abstract)</w:t>
      </w:r>
      <w:r w:rsidR="009D5FDD">
        <w:br/>
      </w:r>
      <w:r w:rsidR="009D5FDD">
        <w:tab/>
        <w:t>7471</w:t>
      </w:r>
      <w:r w:rsidRPr="002915B7">
        <w:t xml:space="preserve"> </w:t>
      </w:r>
      <w:r w:rsidR="00DA70C5">
        <w:tab/>
      </w:r>
      <w:r w:rsidRPr="002915B7">
        <w:t>words (main bo</w:t>
      </w:r>
      <w:r w:rsidR="00013AA5">
        <w:t>dy)</w:t>
      </w:r>
      <w:r w:rsidR="00013AA5">
        <w:br/>
      </w:r>
      <w:r w:rsidR="00013AA5">
        <w:tab/>
        <w:t>84</w:t>
      </w:r>
      <w:r w:rsidR="00676A9C">
        <w:t xml:space="preserve"> </w:t>
      </w:r>
      <w:r w:rsidR="00DA70C5">
        <w:tab/>
      </w:r>
      <w:r w:rsidR="00676A9C">
        <w:t>references</w:t>
      </w:r>
      <w:r w:rsidR="00676A9C">
        <w:br/>
      </w:r>
      <w:r w:rsidR="00676A9C">
        <w:tab/>
        <w:t>6+1</w:t>
      </w:r>
      <w:r w:rsidRPr="002915B7">
        <w:t xml:space="preserve"> </w:t>
      </w:r>
      <w:r w:rsidR="00DA70C5">
        <w:tab/>
      </w:r>
      <w:r w:rsidRPr="002915B7">
        <w:t>figures</w:t>
      </w:r>
      <w:r w:rsidR="00676A9C">
        <w:t xml:space="preserve"> (main body + appendix)</w:t>
      </w:r>
      <w:r w:rsidR="00676A9C">
        <w:br/>
      </w:r>
      <w:r w:rsidR="00676A9C">
        <w:tab/>
        <w:t>2</w:t>
      </w:r>
      <w:r w:rsidRPr="002915B7">
        <w:t xml:space="preserve">+1 </w:t>
      </w:r>
      <w:r w:rsidR="00DA70C5">
        <w:tab/>
      </w:r>
      <w:r w:rsidRPr="002915B7">
        <w:t>tables</w:t>
      </w:r>
      <w:r w:rsidR="00361825" w:rsidRPr="002915B7">
        <w:t xml:space="preserve"> </w:t>
      </w:r>
      <w:r w:rsidR="00676A9C">
        <w:t>(main body + appendix)</w:t>
      </w:r>
    </w:p>
    <w:p w14:paraId="711A3583" w14:textId="77777777" w:rsidR="00C62B39" w:rsidRPr="002915B7" w:rsidRDefault="00DA70C5" w:rsidP="00600828">
      <w:pPr>
        <w:spacing w:line="480" w:lineRule="auto"/>
        <w:ind w:left="2610" w:hanging="2610"/>
      </w:pPr>
      <w:r>
        <w:rPr>
          <w:b/>
        </w:rPr>
        <w:lastRenderedPageBreak/>
        <w:tab/>
      </w:r>
      <w:r>
        <w:rPr>
          <w:b/>
        </w:rPr>
        <w:tab/>
      </w:r>
      <w:r w:rsidRPr="00DA70C5">
        <w:t xml:space="preserve">1 </w:t>
      </w:r>
      <w:r>
        <w:tab/>
        <w:t>e</w:t>
      </w:r>
      <w:r w:rsidRPr="00DA70C5">
        <w:t>lectronic Supplement</w:t>
      </w:r>
    </w:p>
    <w:p w14:paraId="1583CDE4" w14:textId="77777777" w:rsidR="00C62B39" w:rsidRPr="002915B7" w:rsidRDefault="00C62B39" w:rsidP="003F6AB2">
      <w:pPr>
        <w:pageBreakBefore/>
        <w:spacing w:line="480" w:lineRule="auto"/>
        <w:rPr>
          <w:b/>
        </w:rPr>
      </w:pPr>
      <w:commentRangeStart w:id="4"/>
      <w:r w:rsidRPr="002915B7">
        <w:rPr>
          <w:b/>
        </w:rPr>
        <w:lastRenderedPageBreak/>
        <w:t xml:space="preserve">Abstract: </w:t>
      </w:r>
      <w:commentRangeEnd w:id="4"/>
      <w:r w:rsidRPr="002915B7">
        <w:rPr>
          <w:b/>
        </w:rPr>
        <w:commentReference w:id="4"/>
      </w:r>
    </w:p>
    <w:p w14:paraId="7C7E5B7F" w14:textId="77777777" w:rsidR="00C62B39" w:rsidRPr="002915B7" w:rsidRDefault="00C62B39" w:rsidP="003F6AB2">
      <w:pPr>
        <w:spacing w:line="480" w:lineRule="auto"/>
        <w:rPr>
          <w:b/>
        </w:rPr>
      </w:pPr>
    </w:p>
    <w:p w14:paraId="168915C5" w14:textId="77777777" w:rsidR="00C62B39" w:rsidRPr="002915B7" w:rsidRDefault="00191AF7" w:rsidP="003F6AB2">
      <w:pPr>
        <w:spacing w:line="480" w:lineRule="auto"/>
      </w:pPr>
      <w:r w:rsidRPr="002915B7">
        <w:t xml:space="preserve">Spatial identification of </w:t>
      </w:r>
      <w:r w:rsidR="00C62B39" w:rsidRPr="002915B7">
        <w:t xml:space="preserve">areas important both for biodiversity and the supply of ecosystem services (ESs) is </w:t>
      </w:r>
      <w:r w:rsidR="00A53F39" w:rsidRPr="002915B7">
        <w:t>an important part of operational decision-support</w:t>
      </w:r>
      <w:r w:rsidR="00C62B39" w:rsidRPr="002915B7">
        <w:t xml:space="preserve"> </w:t>
      </w:r>
      <w:r w:rsidR="00A53F39" w:rsidRPr="002915B7">
        <w:t xml:space="preserve">for planning </w:t>
      </w:r>
      <w:r w:rsidR="00C62B39" w:rsidRPr="002915B7">
        <w:t xml:space="preserve">land-use and conservation management actions. </w:t>
      </w:r>
      <w:r w:rsidR="004421D6" w:rsidRPr="002915B7">
        <w:t xml:space="preserve">Multiple methodological frameworks, such as multi-criteria decision making and spatial conservation prioritization, exist, but the degree to which they are applicable to </w:t>
      </w:r>
      <w:r w:rsidR="00D17217">
        <w:t xml:space="preserve">both </w:t>
      </w:r>
      <w:r w:rsidR="004421D6" w:rsidRPr="002915B7">
        <w:t>biodiversity conservation and ES still needs to be established.</w:t>
      </w:r>
      <w:r w:rsidR="00B2351B" w:rsidRPr="002915B7">
        <w:t xml:space="preserve"> </w:t>
      </w:r>
      <w:r w:rsidR="00C62B39" w:rsidRPr="002915B7">
        <w:t>We compare three methods</w:t>
      </w:r>
      <w:r w:rsidR="004421D6" w:rsidRPr="002915B7">
        <w:t xml:space="preserve"> widely used in spatial conservation prioritization</w:t>
      </w:r>
      <w:r w:rsidR="00C62B39" w:rsidRPr="002915B7">
        <w:t xml:space="preserve"> (rarity-weighted richness, Zonation and integer linear programming) to assess their suitability for spatial prioritization inte</w:t>
      </w:r>
      <w:r w:rsidR="004421D6" w:rsidRPr="002915B7">
        <w:t>grating both biodiversity and ESs</w:t>
      </w:r>
      <w:r w:rsidR="00C62B39" w:rsidRPr="002915B7">
        <w:t>. With each method, we run a spatial</w:t>
      </w:r>
      <w:r w:rsidR="004421D6" w:rsidRPr="002915B7">
        <w:t xml:space="preserve"> prioritization analysis for 763</w:t>
      </w:r>
      <w:r w:rsidR="00C62B39" w:rsidRPr="002915B7">
        <w:t xml:space="preserve"> European tetrapod species and for 9 ESs separately. We then characterize the spatial similarity and performance of 1) the method</w:t>
      </w:r>
      <w:r w:rsidR="00B2351B" w:rsidRPr="002915B7">
        <w:t xml:space="preserve">s used and 2) </w:t>
      </w:r>
      <w:r w:rsidR="004421D6" w:rsidRPr="002915B7">
        <w:t>for biodiversity and ESs respectively</w:t>
      </w:r>
      <w:r w:rsidR="00B2351B" w:rsidRPr="002915B7">
        <w:t xml:space="preserve">. </w:t>
      </w:r>
      <w:r w:rsidR="00C62B39" w:rsidRPr="002915B7">
        <w:t xml:space="preserve">We show that </w:t>
      </w:r>
      <w:r w:rsidR="00767933" w:rsidRPr="002915B7">
        <w:t xml:space="preserve">while </w:t>
      </w:r>
      <w:r w:rsidR="00C62B39" w:rsidRPr="002915B7">
        <w:t xml:space="preserve">all methods produce similar results </w:t>
      </w:r>
      <w:r w:rsidR="003321B9" w:rsidRPr="002915B7">
        <w:t xml:space="preserve">in terms of average performance, the </w:t>
      </w:r>
      <w:r w:rsidR="00C62B39" w:rsidRPr="002915B7">
        <w:t xml:space="preserve">spatial pattern of </w:t>
      </w:r>
      <w:r w:rsidR="003321B9" w:rsidRPr="002915B7">
        <w:t xml:space="preserve">especially the high priority </w:t>
      </w:r>
      <w:r w:rsidR="00C62B39" w:rsidRPr="002915B7">
        <w:t>rank</w:t>
      </w:r>
      <w:r w:rsidR="00D17217">
        <w:t>ed locations</w:t>
      </w:r>
      <w:r w:rsidR="003321B9" w:rsidRPr="002915B7">
        <w:t xml:space="preserve"> varies a great deal</w:t>
      </w:r>
      <w:r w:rsidR="005B18FE">
        <w:t xml:space="preserve">. </w:t>
      </w:r>
      <w:r w:rsidR="00D46FCF">
        <w:t>Priority rank patterns for biodiversity and ESs are almost complements</w:t>
      </w:r>
      <w:r w:rsidR="00746022">
        <w:t xml:space="preserve"> to each other. While the performance of the three methods is very similar, the top-fraction of solutions overlap spatially only moderately.</w:t>
      </w:r>
      <w:r w:rsidR="00D46FCF">
        <w:t xml:space="preserve"> </w:t>
      </w:r>
      <w:r w:rsidR="00D17217">
        <w:t xml:space="preserve">These differences are attributed to underlying assumptions and conceptualizations in the methods. </w:t>
      </w:r>
      <w:r w:rsidR="00C62B39" w:rsidRPr="002915B7">
        <w:t xml:space="preserve">When selecting a method for spatial prioritization of both biodiversity and ESs, it is important to consider the objectives of prioritization and what the data used is actually representing. </w:t>
      </w:r>
    </w:p>
    <w:p w14:paraId="2414D925" w14:textId="77777777" w:rsidR="00C62B39" w:rsidRPr="002915B7" w:rsidRDefault="00C62B39" w:rsidP="003F6AB2">
      <w:pPr>
        <w:spacing w:line="480" w:lineRule="auto"/>
      </w:pPr>
    </w:p>
    <w:p w14:paraId="4EDB2B38" w14:textId="77777777" w:rsidR="00C62B39" w:rsidRPr="002915B7" w:rsidRDefault="00C62B39" w:rsidP="003F6AB2">
      <w:pPr>
        <w:spacing w:line="480" w:lineRule="auto"/>
      </w:pPr>
    </w:p>
    <w:p w14:paraId="4915E7D3" w14:textId="77777777" w:rsidR="00C62B39" w:rsidRPr="002915B7" w:rsidRDefault="00C62B39" w:rsidP="003F6AB2">
      <w:pPr>
        <w:spacing w:line="480" w:lineRule="auto"/>
      </w:pPr>
    </w:p>
    <w:p w14:paraId="686B5361" w14:textId="77777777" w:rsidR="00CB0CB6" w:rsidRPr="002915B7" w:rsidRDefault="00CB0CB6" w:rsidP="003F6AB2">
      <w:pPr>
        <w:suppressAutoHyphens w:val="0"/>
        <w:spacing w:line="480" w:lineRule="auto"/>
        <w:textAlignment w:val="auto"/>
        <w:rPr>
          <w:b/>
        </w:rPr>
      </w:pPr>
      <w:r w:rsidRPr="002915B7">
        <w:br w:type="page"/>
      </w:r>
    </w:p>
    <w:p w14:paraId="786AA63F" w14:textId="77777777" w:rsidR="00C62B39" w:rsidRPr="002915B7" w:rsidRDefault="0043691D" w:rsidP="00FD069D">
      <w:pPr>
        <w:pStyle w:val="Heading1"/>
      </w:pPr>
      <w:r>
        <w:lastRenderedPageBreak/>
        <w:t xml:space="preserve">1. </w:t>
      </w:r>
      <w:r w:rsidR="00731BB1" w:rsidRPr="002915B7">
        <w:t>Introduction</w:t>
      </w:r>
      <w:r w:rsidR="00C62B39" w:rsidRPr="002915B7">
        <w:commentReference w:id="5"/>
      </w:r>
    </w:p>
    <w:p w14:paraId="2E78C250" w14:textId="77777777" w:rsidR="00C62B39" w:rsidRPr="002915B7" w:rsidRDefault="00C62B39" w:rsidP="003F6AB2">
      <w:pPr>
        <w:spacing w:line="480" w:lineRule="auto"/>
      </w:pPr>
    </w:p>
    <w:p w14:paraId="69C3419D" w14:textId="77777777" w:rsidR="00144A01" w:rsidRPr="002915B7" w:rsidRDefault="00CC2008" w:rsidP="003F6AB2">
      <w:pPr>
        <w:spacing w:line="480" w:lineRule="auto"/>
      </w:pPr>
      <w:r>
        <w:t>Land-use planning decisions</w:t>
      </w:r>
      <w:r w:rsidR="00C62B39" w:rsidRPr="002915B7">
        <w:t xml:space="preserve"> increasingly need to account for both biodiversity and ecosystem services (ESs) </w:t>
      </w:r>
      <w:r w:rsidR="001A6958" w:rsidRPr="002915B7">
        <w:fldChar w:fldCharType="begin"/>
      </w:r>
      <w:r w:rsidR="001A6958" w:rsidRPr="002915B7">
        <w:fldChar w:fldCharType="separate"/>
      </w:r>
      <w:r w:rsidR="001A6958" w:rsidRPr="002915B7">
        <w:rPr>
          <w:noProof/>
        </w:rPr>
        <w:t>{Formatting Citation}(Cimon-Morin et al., 2013; Cordingley et al., 2016; Goldman and Tallis, 2009; Larigauderie et al., 2012; Reyers et al., 2012)</w:t>
      </w:r>
      <w:r w:rsidR="001A6958" w:rsidRPr="002915B7">
        <w:fldChar w:fldCharType="end"/>
      </w:r>
      <w:r w:rsidR="001A6958" w:rsidRPr="002915B7">
        <w:fldChar w:fldCharType="begin" w:fldLock="1"/>
      </w:r>
      <w:r w:rsidR="00D03E50" w:rsidRPr="002915B7">
        <w:instrText>ADDIN CSL_CITATION { "citationItems" : [ { "id" : "ITEM-1", "itemData" : { "DOI" : "10.1016/j.biocon.2013.06.023", "ISSN" : "00063207", "author" : [ { "dropping-particle" : "", "family" : "Cimon-Morin", "given" : "J\u00e9r\u00f4me", "non-dropping-particle" : "", "parse-names" : false, "suffix" : "" }, { "dropping-particle" : "", "family" : "Darveau", "given" : "Marcel", "non-dropping-particle" : "", "parse-names" : false, "suffix" : "" }, { "dropping-particle" : "", "family" : "Poulin", "given" : "Monique", "non-dropping-particle" : "", "parse-names" : false, "suffix" : "" } ], "container-title" : "Biological Conservation", "id" : "ITEM-1", "issued" : { "date-parts" : [ [ "2013", "10" ] ] }, "page" : "144-154", "title" : "Fostering synergies between ecosystem services and biodiversity in conservation planning: A review", "type" : "article-journal", "volume" : "166" }, "uris" : [ "http://www.mendeley.com/documents/?uuid=85d0cf0d-9bef-4769-9be7-893b5eb49c90" ] }, { "id" : "ITEM-2", "itemData" : { "DOI" : "10.1111/1365-2664.12545", "ISBN" : "1365-2664", "ISSN" : "13652664", "abstract" : "* Conservation management is increasingly being required to support both the provision of ecosystem services and maintenance of biodiversity. However, trade-offs can occur between biodiversity and ecosystems services. We examine whether such trade-offs can be resolved through landscape-scale approaches to management. * We analysed the biodiversity value and provision of selected ecosystem services (carbon storage, recreation, aesthetic and timber value) on patches of lowland heathland in the southern English county of Dorset. We used transition matrices of vegetation dynamics across 112 heathland patches to forecast biodiversity and ecosystem service provision on patches of different sizes over a 27-year timeline. Management scenarios simulated the removal of scrub and woodland and compared (i) no management (NM); (ii) all heaths managed equally (AM); and management focused on (iii) small heaths (SM) and (iv) large heaths (LM). * Results highlighted a number of trade-offs. Whereas biodiversity values were significantly lower in woodland than in dry and humid heath, timber, carbon storage and aesthetic values were highest in woodland. While recreation value was positively related to dry heath area, it was negatively related to woodland area. Multicriteria analysis ranked NM highest for aesthetic value, carbon storage and timber value. In contrast, SM ranked highest for recreation and LM highest for biodiversity value. In no scenario did the current site-based approach to management (AM) rank highest. * Synthesis and applications. Biodiversity\u2013ecosystem service trade-offs are reported in lowland heathland, an ecosystem type of high conservation value. Trade-offs can be addressed through a landscape-scale approach to management, by varying interventions according to heathland patch size. Specifically, if management for biodiversity conservation is focused on larger patches, the aesthetic, carbon storage and timber value of smaller patches would increase, as a result of woody succession. In this way, individual heathland patches of either relatively high biodiversity value or high value for provision of ecosystem services could both potentially be delivered at the landscape scale.", "author" : [ { "dropping-particle" : "", "family" : "Cordingley", "given" : "Justine E.", "non-dropping-particle" : "", "parse-names" : false, "suffix" : "" }, { "dropping-particle" : "", "family" : "Newton", "given" : "Adrian C.", "non-dropping-particle" : "", "parse-names" : false, "suffix" : "" }, { "dropping-particle" : "", "family" : "Rose", "given" : "Robert J.", "non-dropping-particle" : "", "parse-names" : false, "suffix" : "" }, { "dropping-particle" : "", "family" : "Clarke", "given" : "Ralph T.", "non-dropping-particle" : "", "parse-names" : false, "suffix" : "" }, { "dropping-particle" : "", "family" : "Bullock", "given" : "James M.", "non-dropping-particle" : "", "parse-names" : false, "suffix" : "" } ], "container-title" : "Journal of Applied Ecology", "id" : "ITEM-2", "issue" : "1", "issued" : { "date-parts" : [ [ "2016" ] ] }, "page" : "96-105", "title" : "Can landscape-scale approaches to conservation management resolve biodiversity-ecosystem service trade-offs?", "type" : "article-journal", "volume" : "53" }, "uris" : [ "http://www.mendeley.com/documents/?uuid=044f4209-9960-4014-9afa-7f9b2ff0c339" ] }, { "id" : "ITEM-3", "itemData" : { "DOI" : "10.1111/j.1749-6632.2009.04151.x", "ISBN" : "9781573317535", "ISSN" : "00778923", "PMID" : "19432645", "abstract" : "Human modifications of the environment are growing in number and geographic extent, expanding to all of the Earth's surfaces and affecting the vast majority of the Earth's natural resources. Increases in demand for resources, growing levels of poverty, and more extensive urbanization, among other changes, lead to a need to move beyond parks and classic conservation approaches to incorporate humans and working landscapes more directly in conservation efforts. One approach to do this is to focus on ecosystem services, the benefits ecosystems provide to humans. Here conservation projects that focus only on biodiversity are analytically compared with those that include ecosystem-service goals to dispel myths and explore promises. Projects conducted by The Nature Conservancy, the world's largest conservation organization, are used, and it is demonstrated that not only do ecosystem-service approaches engage new landscapes, stakeholders, and funding sources, but that they do so without neglecting traditional biodiversity goals and the traditional approaches of protection and preservation. Seven case studies that uniquely create a broker-type structure to determine how to distribute money for the provision of particular services to the satisfaction of a wide range of stakeholder interests are focused on. It is found that all use local, independent leadership to initiate partnership formation, which then leads to the creation of a separate institutional entity that has legal rights to determine fund provision. The activities encouraged by these entities, and which therefore appear to satisfy a wide array of interests, are supporting education, rewarding best management practice, creating jobs, and monitoring outcomes.", "author" : [ { "dropping-particle" : "", "family" : "Goldman", "given" : "Rebecca L.", "non-dropping-particle" : "", "parse-names" : false, "suffix" : "" }, { "dropping-particle" : "", "family" : "Tallis", "given" : "Heather", "non-dropping-particle" : "", "parse-names" : false, "suffix" : "" } ], "container-title" : "Annals of the New York Academy of Sciences", "id" : "ITEM-3", "issued" : { "date-parts" : [ [ "2009" ] ] }, "page" : "63-78", "title" : "A critical analysis of ecosystem services as a tool in conservation projects: The possible perils, the promises, and the partnerships", "type" : "article-journal", "volume" : "1162" }, "uris" : [ "http://www.mendeley.com/documents/?uuid=34e1764d-7b92-44ba-93e8-6cf62cd8a343" ] }, { "id" : "ITEM-4", "itemData" : { "DOI" : "10.1016/j.pestbp.2011.02.012.Investigations", "ISBN" : "8585348585", "ISSN" : "15378276", "PMID" : "1000000221", "author" : [ { "dropping-particle" : "", "family" : "Larigauderie", "given" : "Anne", "non-dropping-particle" : "", "parse-names" : false, "suffix" : "" }, { "dropping-particle" : "", "family" : "Prieur-Richard", "given" : "Anne-H\u00e9l\u00e8ne", "non-dropping-particle" : "", "parse-names" : false, "suffix" : "" }, { "dropping-particle" : "", "family" : "Mace", "given" : "Georgina M", "non-dropping-particle" : "", "parse-names" : false, "suffix" : "" }, { "dropping-particle" : "", "family" : "Lonsdale", "given" : "Mark", "non-dropping-particle" : "", "parse-names" : false, "suffix" : "" }, { "dropping-particle" : "", "family" : "Mooney", "given" : "Harold A", "non-dropping-particle" : "", "parse-names" : false, "suffix" : "" }, { "dropping-particle" : "", "family" : "Brussard", "given" : "Lijbert", "non-dropping-particle" : "", "parse-names" : false, "suffix" : "" }, { "dropping-particle" : "", "family" : "Coopers", "given" : "David", "non-dropping-particle" : "", "parse-names" : false, "suffix" : "" }, { "dropping-particle" : "", "family" : "Cramer", "given" : "Wolfgang", "non-dropping-particle" : "", "parse-names" : false, "suffix" : "" }, { "dropping-particle" : "", "family" : "Daszak", "given" : "Peter", "non-dropping-particle" : "", "parse-names" : false, "suffix" : "" }, { "dropping-particle" : "", "family" : "D\u00edaz", "given" : "Sandra", "non-dropping-particle" : "", "parse-names" : false, "suffix" : "" }, { "dropping-particle" : "", "family" : "Duraiappah", "given" : "Anantha K", "non-dropping-particle" : "", "parse-names" : false, "suffix" : "" }, { "dropping-particle" : "", "family" : "Elmqvist", "given" : "Thomas", "non-dropping-particle" : "", "parse-names" : false, "suffix" : "" }, { "dropping-particle" : "", "family" : "Faith", "given" : "Daniel P", "non-dropping-particle" : "", "parse-names" : false, "suffix" : "" }, { "dropping-particle" : "", "family" : "Jackson", "given" : "Louise E", "non-dropping-particle" : "", "parse-names" : false, "suffix" : "" }, { "dropping-particle" : "", "family" : "Krug", "given" : "Cornelia", "non-dropping-particle" : "", "parse-names" : false, "suffix" : "" }, { "dropping-particle" : "", "family" : "Leadley", "given" : "Paul W", "non-dropping-particle" : "", "parse-names" : false, "suffix" : "" }, { "dropping-particle" : "", "family" : "Prestre", "given" : "Philippe", "non-dropping-particle" : "Le", "parse-names" : false, "suffix" : "" }, { "dropping-particle" : "", "family" : "Matsuda", "given" : "Hiroyuki", "non-dropping-particle" : "", "parse-names" : false, "suffix" : "" }, { "dropping-particle" : "", "family" : "Palmer", "given" : "Margaret A", "non-dropping-particle" : "", "parse-names" : false, "suffix" : "" }, { "dropping-particle" : "", "family" : "Perrings", "given" : "Charles", "non-dropping-particle" : "", "parse-names" : false, "suffix" : "" }, { "dropping-particle" : "", "family" : "Pulleman", "given" : "Mirjam", "non-dropping-particle" : "", "parse-names" : false, "suffix" : "" }, { "dropping-particle" : "", "family" : "Reyers", "given" : "Belinda", "non-dropping-particle" : "", "parse-names" : false, "suffix" : "" }, { "dropping-particle" : "", "family" : "Rosa", "given" : "Eugene A", "non-dropping-particle" : "", "parse-names" : false, "suffix" : "" }, { "dropping-particle" : "", "family" : "Scholes", "given" : "Robert J", "non-dropping-particle" : "", "parse-names" : false, "suffix" : "" }, { "dropping-particle" : "", "family" : "Spehn", "given" : "Eva", "non-dropping-particle" : "", "parse-names" : false, "suffix" : "" }, { "dropping-particle" : "", "family" : "Turner II", "given" : "B L", "non-dropping-particle" : "", "parse-names" : false, "suffix" : "" }, { "dropping-particle" : "", "family" : "Yahara", "given" : "Tetsukazu", "non-dropping-particle" : "", "parse-names" : false, "suffix" : "" } ], "container-title" : "Current Opinion in Environmental Sustainability", "id" : "ITEM-4", "issue" : "2", "issued" : { "date-parts" : [ [ "2012" ] ] }, "page" : "130-134", "title" : "Biodiversity and ecosystem services science for a sustainable planet: the DIVERSITAS vision for 2012\u201320", "type" : "article-journal", "volume" : "100" }, "uris" : [ "http://www.mendeley.com/documents/?uuid=526d43ed-f99c-4073-900a-12364f4baaa2" ] }, { "id" : "ITEM-5", "itemData" : { "DOI" : "10.1525/bio.2012.62.5.12", "ISBN" : "0006-3568", "ISSN" : "00063568", "abstract" : "Recently, some members of the conservation community have used ecosystem services as a strategy to conserve biodiversity. Others in the community have criticized this strategy as a distraction from the mission of biodiversity conservation. The debate continues, and it remains unclear whether the concerns expressed are significant enough to merit the opposition. Through an exploration of the science of biodiversity and ecosystem services, we find that narrow interpretations of metrics, values, and management drive much of the tension and make the common ground appear small. The size of this common ground depends on the relationship between biodiversity and ecosystem services and how they respond to management interventions. We demonstrate how understanding this response can be used to delimit common ground but highlight the importance of differentiating between objectives and approaches to meeting those objectives in conservation projects.", "author" : [ { "dropping-particle" : "", "family" : "Reyers", "given" : "Belinda", "non-dropping-particle" : "", "parse-names" : false, "suffix" : "" }, { "dropping-particle" : "", "family" : "Polasky", "given" : "Stephen", "non-dropping-particle" : "", "parse-names" : false, "suffix" : "" }, { "dropping-particle" : "", "family" : "Tallis", "given" : "Heather", "non-dropping-particle" : "", "parse-names" : false, "suffix" : "" }, { "dropping-particle" : "", "family" : "Mooney", "given" : "Harold A", "non-dropping-particle" : "", "parse-names" : false, "suffix" : "" }, { "dropping-particle" : "", "family" : "Larigauderie", "given" : "Anne", "non-dropping-particle" : "", "parse-names" : false, "suffix" : "" } ], "container-title" : "Bioscience", "id" : "ITEM-5", "issue" : "5", "issued" : { "date-parts" : [ [ "2012" ] ] }, "page" : "503-507", "title" : "Finding Common Ground for Biodiversity and Ecosystem Services", "type" : "article-journal", "volume" : "62" }, "uris" : [ "http://www.mendeley.com/documents/?uuid=b1a1ef0a-c8c6-452f-afe4-8db259e100fe" ] } ], "mendeley" : { "formattedCitation" : "(Goldman and Tallis 2009; Larigauderie et al. 2012; Reyers et al. 2012; Cimon-Morin et al. 2013; Cordingley et al. 2016)", "plainTextFormattedCitation" : "(Goldman and Tallis 2009; Larigauderie et al. 2012; Reyers et al. 2012; Cimon-Morin et al. 2013; Cordingley et al. 2016)", "previouslyFormattedCitation" : "(Goldman and Tallis 2009; Larigauderie et al. 2012; Reyers et al. 2012; Cimon-Morin et al. 2013; Cordingley et al. 2016)" }, "properties" : { "noteIndex" : 0 }, "schema" : "https://github.com/citation-style-language/schema/raw/master/csl-citation.json" }</w:instrText>
      </w:r>
      <w:r w:rsidR="001A6958" w:rsidRPr="002915B7">
        <w:fldChar w:fldCharType="separate"/>
      </w:r>
      <w:r w:rsidR="00D03E50" w:rsidRPr="002915B7">
        <w:rPr>
          <w:noProof/>
        </w:rPr>
        <w:t>(Goldman and Tallis 2009; Larigauderie et al. 2012; Reyers et al. 2012; Cimon-Morin et al. 2013; Cordingley et al. 2016)</w:t>
      </w:r>
      <w:r w:rsidR="001A6958" w:rsidRPr="002915B7">
        <w:fldChar w:fldCharType="end"/>
      </w:r>
      <w:r w:rsidR="001A6958" w:rsidRPr="002915B7">
        <w:fldChar w:fldCharType="begin"/>
      </w:r>
      <w:r w:rsidR="001A6958" w:rsidRPr="002915B7">
        <w:fldChar w:fldCharType="separate"/>
      </w:r>
      <w:r w:rsidR="001A6958" w:rsidRPr="002915B7">
        <w:rPr>
          <w:noProof/>
        </w:rPr>
        <w:t>(Schröter et al., 2016)</w:t>
      </w:r>
      <w:r w:rsidR="001A6958" w:rsidRPr="002915B7">
        <w:fldChar w:fldCharType="end"/>
      </w:r>
      <w:r w:rsidR="00C62B39" w:rsidRPr="002915B7">
        <w:t xml:space="preserve">. </w:t>
      </w:r>
      <w:r w:rsidR="00DF4A90" w:rsidRPr="002915B7">
        <w:t>Spatially explicit mapping of both biodiversity</w:t>
      </w:r>
      <w:r w:rsidR="008008FB" w:rsidRPr="002915B7">
        <w:t xml:space="preserve"> </w:t>
      </w:r>
      <w:r w:rsidR="008008FB" w:rsidRPr="002915B7">
        <w:fldChar w:fldCharType="begin" w:fldLock="1"/>
      </w:r>
      <w:r w:rsidR="008008FB" w:rsidRPr="002915B7">
        <w:instrText>ADDIN CSL_CITATION { "citationItems" : [ { "id" : "ITEM-1", "itemData" : { "DOI" : "10.1111/j.1472-4642.2010.00657.x", "ISSN" : "13669516", "author" : [ { "dropping-particle" : "", "family" : "Ferrier", "given" : "Simon", "non-dropping-particle" : "", "parse-names" : false, "suffix" : "" }, { "dropping-particle" : "", "family" : "Drielsma", "given" : "Michael", "non-dropping-particle" : "", "parse-names" : false, "suffix" : "" } ], "container-title" : "Diversity and Distributions", "id" : "ITEM-1", "issue" : "3", "issued" : { "date-parts" : [ [ "2010", "5" ] ] }, "page" : "386-402", "title" : "Synthesis of pattern and process in biodiversity conservation assessment: a flexible whole-landscape modelling framework", "type" : "article-journal", "volume" : "16" }, "uris" : [ "http://www.mendeley.com/documents/?uuid=f5ef788f-61ec-4e3f-8506-78bb9de93b3e" ] }, { "id" : "ITEM-2", "itemData" : { "DOI" : "10.1371/journal.pone.0074989", "ISBN" : "1932-6203", "ISSN" : "19326203", "PMID" : "24066162", "abstract" : "We identified hotspots of terrestrial vertebrate species diversity in Europe and adjacent islands. Moreover, we assessed the extent to which by the end of the 21(st) century such hotspots will be exposed to average monthly temperature and precipitation patterns which can be regarded as extreme if compared to the climate experienced during 1950-2000. In particular, we considered the entire European sub-continent plus Turkey and a total of 1149 species of terrestrial vertebrates. For each species, we developed species-specific expert-based distribution models (validated against field data) which we used to calculate species richness maps for mammals, breeding birds, amphibians, and reptiles. Considering four global circulation model outputs and three emission scenarios, we generated an index of risk of exposure to extreme climates, and we used a bivariate local Moran's I to identify the areas with a significant association between hotspots of diversity and high risk of exposure to extreme climates. Our results outline that the Mediterranean basin represents both an important hotspot for biodiversity and especially for threatened species for all taxa. In particular, the Iberian and Italian peninsulas host particularly high species richness as measured over all groups, while the eastern Mediterranean basin is particularly rich in amphibians and reptiles; the islands (both Macaronesian and Mediterranean) host the highest richness of threatened species for all taxa occurs. Our results suggest that the main hotspots of biodiversity for terrestrial vertebrates may be extensively influenced by the climate change projected to occur over the coming decades, especially in the Mediterranean bioregion, posing serious concerns for biodiversity conservation. Maiorano et al. is probably relevant for your idea of modelling habitat suitability for threatened Chilean mammals, as it reports an example of how to develop habitat models at a large scale (&gt;1k European terrestrial vertebrates) for use in regional biodiversity monitoring.", "author" : [ { "dropping-particle" : "", "family" : "Maiorano", "given" : "Luigi", "non-dropping-particle" : "", "parse-names" : false, "suffix" : "" }, { "dropping-particle" : "", "family" : "Amori", "given" : "Giovanni", "non-dropping-particle" : "", "parse-names" : false, "suffix" : "" }, { "dropping-particle" : "", "family" : "Capula", "given" : "Massimo", "non-dropping-particle" : "", "parse-names" : false, "suffix" : "" }, { "dropping-particle" : "", "family" : "Falcucci", "given" : "Alessandra", "non-dropping-particle" : "", "parse-names" : false, "suffix" : "" }, { "dropping-particle" : "", "family" : "Masi", "given" : "Monica", "non-dropping-particle" : "", "parse-names" : false, "suffix" : "" }, { "dropping-particle" : "", "family" : "Montemaggiori", "given" : "Alessandro", "non-dropping-particle" : "", "parse-names" : false, "suffix" : "" }, { "dropping-particle" : "", "family" : "Pottier", "given" : "Julien", "non-dropping-particle" : "", "parse-names" : false, "suffix" : "" }, { "dropping-particle" : "", "family" : "Psomas", "given" : "Achilleas", "non-dropping-particle" : "", "parse-names" : false, "suffix" : "" }, { "dropping-particle" : "", "family" : "Rondinini", "given" : "Carlo", "non-dropping-particle" : "", "parse-names" : false, "suffix" : "" }, { "dropping-particle" : "", "family" : "Russo", "given" : "Danilo", "non-dropping-particle" : "", "parse-names" : false, "suffix" : "" }, { "dropping-particle" : "", "family" : "Zimmermann", "given" : "Niklaus E", "non-dropping-particle" : "", "parse-names" : false, "suffix" : "" }, { "dropping-particle" : "", "family" : "Boitani", "given" : "Luigi", "non-dropping-particle" : "", "parse-names" : false, "suffix" : "" }, { "dropping-particle" : "", "family" : "Guisan", "given" : "Antoine", "non-dropping-particle" : "", "parse-names" : false, "suffix" : "" } ], "container-title" : "PLoS ONE", "id" : "ITEM-2", "issue" : "9", "issued" : { "date-parts" : [ [ "2013" ] ] }, "page" : "1-14", "title" : "Threats from Climate Change to Terrestrial Vertebrate Hotspots in Europe", "type" : "article-journal", "volume" : "8" }, "uris" : [ "http://www.mendeley.com/documents/?uuid=5fce7595-efb7-4a0f-9047-bb82181a5060" ] }, { "id" : "ITEM-3", "itemData" : { "DOI" : "10.1038/ncomms9221", "ISSN" : "2041-1723", "abstract" : "Gaps in digital accessible information (DAI) on species distributions hamper prospects of safeguarding biodiversity and ecosystem services, and addressing central ecological and evolutionary questions. Achieving international targets on biodiversity knowledge requires that information gaps be identified and actions prioritized. Integrating 157 million point records and distribution maps for 21,170 terrestrial vertebrate species, we find that outside a few well-sampled regions, DAI on point occurrences provides very limited and spatially biased inventories of species. Surprisingly, many large, emerging economies are even more under-represented in global DAI than species-rich, developing countries in the tropics. Multi-model inference reveals that completeness is mainly limited by distance to researchers, locally available research funding and participation in data-sharing networks, rather than transportation infrastructure, or size and funding of Western data contributors as often assumed. Our results highlight the urgent need for integrating non-Western data sources and intensifying cooperation to more effectively address societal biodiversity information needs.", "author" : [ { "dropping-particle" : "", "family" : "Meyer", "given" : "Carsten", "non-dropping-particle" : "", "parse-names" : false, "suffix" : "" }, { "dropping-particle" : "", "family" : "Kreft", "given" : "Holger", "non-dropping-particle" : "", "parse-names" : false, "suffix" : "" }, { "dropping-particle" : "", "family" : "Guralnick", "given" : "Robert", "non-dropping-particle" : "", "parse-names" : false, "suffix" : "" }, { "dropping-particle" : "", "family" : "Jetz", "given" : "Walter", "non-dropping-particle" : "", "parse-names" : false, "suffix" : "" } ], "container-title" : "Nature Communications", "id" : "ITEM-3", "issued" : { "date-parts" : [ [ "2015" ] ] }, "page" : "1-8", "title" : "Global priorities for an effective information basis of biodiversity distributions", "type" : "article-journal", "volume" : "6" }, "uris" : [ "http://www.mendeley.com/documents/?uuid=eb46079a-fa80-4b92-b650-19a1b288f259" ] } ], "mendeley" : { "formattedCitation" : "(Ferrier and Drielsma 2010; Maiorano et al. 2013; Meyer et al. 2015)", "plainTextFormattedCitation" : "(Ferrier and Drielsma 2010; Maiorano et al. 2013; Meyer et al. 2015)", "previouslyFormattedCitation" : "(Ferrier and Drielsma 2010; Maiorano et al. 2013; Meyer et al. 2015)" }, "properties" : { "noteIndex" : 0 }, "schema" : "https://github.com/citation-style-language/schema/raw/master/csl-citation.json" }</w:instrText>
      </w:r>
      <w:r w:rsidR="008008FB" w:rsidRPr="002915B7">
        <w:fldChar w:fldCharType="separate"/>
      </w:r>
      <w:r w:rsidR="008008FB" w:rsidRPr="002915B7">
        <w:rPr>
          <w:noProof/>
        </w:rPr>
        <w:t>(Ferrier and Drielsma 2010; Maiorano et al. 2013; Meyer et al. 2015)</w:t>
      </w:r>
      <w:r w:rsidR="008008FB" w:rsidRPr="002915B7">
        <w:fldChar w:fldCharType="end"/>
      </w:r>
      <w:r w:rsidR="00DF4A90" w:rsidRPr="002915B7">
        <w:t xml:space="preserve"> and</w:t>
      </w:r>
      <w:r w:rsidR="008008FB" w:rsidRPr="002915B7">
        <w:t xml:space="preserve"> </w:t>
      </w:r>
      <w:r w:rsidR="00DF4A90" w:rsidRPr="002915B7">
        <w:t>ESs</w:t>
      </w:r>
      <w:r w:rsidR="008008FB" w:rsidRPr="002915B7">
        <w:t xml:space="preserve"> </w:t>
      </w:r>
      <w:r w:rsidR="008008FB" w:rsidRPr="002915B7">
        <w:fldChar w:fldCharType="begin" w:fldLock="1"/>
      </w:r>
      <w:r w:rsidR="008008FB" w:rsidRPr="002915B7">
        <w:instrText>ADDIN CSL_CITATION { "citationItems" : [ { "id" : "ITEM-1", "itemData" : { "DOI" : "10.1016/j.tree.2011.08.006", "ISBN" : "0169-5347", "ISSN" : "01695347", "PMID" : "21943703", "abstract" : "The relationship between biodiversity and the rapidly expanding research and policy field of ecosystem services is confused and is damaging efforts to create coherent policy. Using the widely accepted Convention on Biological Diversity definition of biodiversity and work for the UK National Ecosystem Assessment we show that biodiversity has key roles at all levels of the ecosystem service hierarchy: as a regulator of underpinning ecosystem processes, as a final ecosystem service and as a good that is subject to valuation, whether economic or otherwise. Ecosystem science and practice has not yet absorbed the lessons of this complex relationship, which suggests an urgent need to develop the interdisciplinary science of ecosystem management bringing together ecologists, conservation biologists, resource economists and others. ?? 2011 Elsevier Ltd.", "author" : [ { "dropping-particle" : "", "family" : "Mace", "given" : "Georgina M", "non-dropping-particle" : "", "parse-names" : false, "suffix" : "" }, { "dropping-particle" : "", "family" : "Norris", "given" : "Ken", "non-dropping-particle" : "", "parse-names" : false, "suffix" : "" }, { "dropping-particle" : "", "family" : "Fitter", "given" : "Alastair H", "non-dropping-particle" : "", "parse-names" : false, "suffix" : "" } ], "container-title" : "Trends in Ecology and Evolution", "id" : "ITEM-1", "issue" : "1", "issued" : { "date-parts" : [ [ "2012" ] ] }, "page" : "19-25", "title" : "Biodiversity and ecosystem services: A multilayered relationship", "type" : "article-journal", "volume" : "27" }, "uris" : [ "http://www.mendeley.com/documents/?uuid=c4e3b28c-8e30-47e2-b50b-a206e0234c97" ] }, { "id" : "ITEM-2", "itemData" : { "DOI" : "10.1111/ddi.12459", "ISBN" : "3448", "ISSN" : "13669516", "author" : [ { "dropping-particle" : "", "family" : "Manh\u00e3es", "given" : "Adriana Pellegrini", "non-dropping-particle" : "", "parse-names" : false, "suffix" : "" }, { "dropping-particle" : "", "family" : "Mazzochini", "given" : "Guilherme Gerhardt", "non-dropping-particle" : "", "parse-names" : false, "suffix" : "" }, { "dropping-particle" : "", "family" : "Oliveira-Filho", "given" : "Ary\u00a0Teixeira", "non-dropping-particle" : "", "parse-names" : false, "suffix" : "" }, { "dropping-particle" : "", "family" : "Ganade", "given" : "Gislene", "non-dropping-particle" : "", "parse-names" : false, "suffix" : "" }, { "dropping-particle" : "", "family" : "Carvalho", "given" : "Adriana Rosa", "non-dropping-particle" : "", "parse-names" : false, "suffix" : "" } ], "container-title" : "Diversity and Distributions", "id" : "ITEM-2", "issued" : { "date-parts" : [ [ "2016" ] ] }, "page" : "1-12", "title" : "Spatial associations of ecosystem services and biodiversity as a baseline for systematic conservation planning", "type" : "article-journal" }, "uris" : [ "http://www.mendeley.com/documents/?uuid=e9ab9ec4-4133-4721-8be7-2589ed9812b9" ] } ], "mendeley" : { "formattedCitation" : "(Mace et al. 2012; Manh\u00e3es et al. 2016)", "plainTextFormattedCitation" : "(Mace et al. 2012; Manh\u00e3es et al. 2016)", "previouslyFormattedCitation" : "(Mace et al. 2012; Manh\u00e3es et al. 2016)" }, "properties" : { "noteIndex" : 0 }, "schema" : "https://github.com/citation-style-language/schema/raw/master/csl-citation.json" }</w:instrText>
      </w:r>
      <w:r w:rsidR="008008FB" w:rsidRPr="002915B7">
        <w:fldChar w:fldCharType="separate"/>
      </w:r>
      <w:r w:rsidR="008008FB" w:rsidRPr="002915B7">
        <w:rPr>
          <w:noProof/>
        </w:rPr>
        <w:t>(Mace et al. 2012; Manhães et al. 2016)</w:t>
      </w:r>
      <w:r w:rsidR="008008FB" w:rsidRPr="002915B7">
        <w:fldChar w:fldCharType="end"/>
      </w:r>
      <w:r w:rsidR="00DF4A90" w:rsidRPr="002915B7">
        <w:t xml:space="preserve"> </w:t>
      </w:r>
      <w:r w:rsidR="00C17692">
        <w:t xml:space="preserve">and </w:t>
      </w:r>
      <w:r w:rsidR="00C17692" w:rsidRPr="002915B7">
        <w:t xml:space="preserve">the complex interactions between the two </w:t>
      </w:r>
      <w:r w:rsidR="00DF4A90" w:rsidRPr="002915B7">
        <w:t>h</w:t>
      </w:r>
      <w:r w:rsidR="00CD14AE">
        <w:t>ave</w:t>
      </w:r>
      <w:r w:rsidR="00AF09A1">
        <w:t xml:space="preserve"> been intensely</w:t>
      </w:r>
      <w:r w:rsidR="000372A9">
        <w:t xml:space="preserve"> studied</w:t>
      </w:r>
      <w:r w:rsidR="00964D1C" w:rsidRPr="002915B7">
        <w:t xml:space="preserve"> </w:t>
      </w:r>
      <w:r w:rsidR="00964D1C" w:rsidRPr="002915B7">
        <w:fldChar w:fldCharType="begin" w:fldLock="1"/>
      </w:r>
      <w:r w:rsidR="00496390" w:rsidRPr="002915B7">
        <w:instrText>ADDIN CSL_CITATION { "citationItems" : [ { "id" : "ITEM-1", "itemData" : { "DOI" : "10.1016/j.ecolind.2016.11.015", "ISSN" : "1470160X", "abstract" : "The mapping of ecosystem service supply has become quite common in ecosystem service assessment practice for terrestrial ecosystems, but land cover remains the most common indicator for ecosystems ability to deliver ecosystem services. For marine ecosystems, practice is even less advanced, with a clear deficit in spatially-explicit assessments of ecosystem service supply. This situation, which generates considerable uncertainty in the assessment of ecosystems\u2019 ability to support current and future human well-being, contrasts with increasing understanding of the role of terrestrial and marine biodiversity for ecosystem functioning and thereby for ecosystem services. This paper provides a synthesis of available approaches, models and tools, and data sources, that are able to better link ecosystem service mapping to current understanding of the role of ecosystem service providing organisms and land/seascape structure in ecosystem functioning. Based on a review of literature, models and associated geo-referenced metrics are classified according to the way in which land or marine use, ecological processes and especially biodiversity effects are represented. We distinguish five types of models: proxy-based, phenomenological, niche-based, trait-based and full-process. Examples from each model type are presented and data requirements considered. Our synthesis demonstrates that the current understanding of the role of biota in ecosystem services can effectively be incorporated into mapping approaches and opens avenues for further model development using hybrid approaches tailored to available resources. We end by discussing ways to resolve sources of uncertainty associated with model representation of biotic processes and with data availability.", "author" : [ { "dropping-particle" : "", "family" : "Lavorel", "given" : "Sandra", "non-dropping-particle" : "", "parse-names" : false, "suffix" : "" }, { "dropping-particle" : "", "family" : "Bayer", "given" : "Anita", "non-dropping-particle" : "", "parse-names" : false, "suffix" : "" }, { "dropping-particle" : "", "family" : "Bondeau", "given" : "Alberte", "non-dropping-particle" : "", "parse-names" : false, "suffix" : "" }, { "dropping-particle" : "", "family" : "Lautenbach", "given" : "Sven", "non-dropping-particle" : "", "parse-names" : false, "suffix" : "" }, { "dropping-particle" : "", "family" : "Ruiz-Frau", "given" : "Ana", "non-dropping-particle" : "", "parse-names" : false, "suffix" : "" }, { "dropping-particle" : "", "family" : "Schulp", "given" : "Nynke", "non-dropping-particle" : "", "parse-names" : false, "suffix" : "" }, { "dropping-particle" : "", "family" : "Seppelt", "given" : "Ralf", "non-dropping-particle" : "", "parse-names" : false, "suffix" : "" }, { "dropping-particle" : "", "family" : "Verburg", "given" : "Peter", "non-dropping-particle" : "", "parse-names" : false, "suffix" : "" }, { "dropping-particle" : "van", "family" : "Teeffelen", "given" : "Astrid", "non-dropping-particle" : "", "parse-names" : false, "suffix" : "" }, { "dropping-particle" : "", "family" : "Vannier", "given" : "Cl\u00e9mence", "non-dropping-particle" : "", "parse-names" : false, "suffix" : "" }, { "dropping-particle" : "", "family" : "Arneth", "given" : "Almut", "non-dropping-particle" : "", "parse-names" : false, "suffix" : "" }, { "dropping-particle" : "", "family" : "Cramer", "given" : "Wolfgang", "non-dropping-particle" : "", "parse-names" : false, "suffix" : "" }, { "dropping-particle" : "", "family" : "Marba", "given" : "Nuria", "non-dropping-particle" : "", "parse-names" : false, "suffix" : "" } ], "container-title" : "Ecological Indicators", "id" : "ITEM-1", "issued" : { "date-parts" : [ [ "2017" ] ] }, "page" : "241-260", "title" : "Pathways to bridge the biophysical realism gap in ecosystem services mapping approaches", "type" : "article-journal", "volume" : "74" }, "uris" : [ "http://www.mendeley.com/documents/?uuid=707e001e-3465-402c-a099-dc676b1d5af8" ] } ], "mendeley" : { "formattedCitation" : "(Lavorel et al. 2017)", "plainTextFormattedCitation" : "(Lavorel et al. 2017)", "previouslyFormattedCitation" : "(Lavorel et al. 2017)" }, "properties" : { "noteIndex" : 0 }, "schema" : "https://github.com/citation-style-language/schema/raw/master/csl-citation.json" }</w:instrText>
      </w:r>
      <w:r w:rsidR="00964D1C" w:rsidRPr="002915B7">
        <w:fldChar w:fldCharType="separate"/>
      </w:r>
      <w:r w:rsidR="00964D1C" w:rsidRPr="002915B7">
        <w:rPr>
          <w:noProof/>
        </w:rPr>
        <w:t>(Lavorel et al. 2017)</w:t>
      </w:r>
      <w:r w:rsidR="00964D1C" w:rsidRPr="002915B7">
        <w:fldChar w:fldCharType="end"/>
      </w:r>
      <w:r w:rsidR="00964D1C" w:rsidRPr="002915B7">
        <w:t>.</w:t>
      </w:r>
      <w:r w:rsidR="00DF4A90" w:rsidRPr="002915B7">
        <w:t xml:space="preserve"> While better models </w:t>
      </w:r>
      <w:r w:rsidR="002B6814">
        <w:t xml:space="preserve">and data </w:t>
      </w:r>
      <w:r w:rsidR="00DF4A90" w:rsidRPr="002915B7">
        <w:t xml:space="preserve">are still needed, </w:t>
      </w:r>
      <w:r w:rsidR="00964D1C" w:rsidRPr="002915B7">
        <w:t xml:space="preserve">more </w:t>
      </w:r>
      <w:r w:rsidR="008F75ED">
        <w:t xml:space="preserve">emphasis also needs to be placed on </w:t>
      </w:r>
      <w:r w:rsidR="0096675A" w:rsidRPr="002915B7">
        <w:t xml:space="preserve">translating </w:t>
      </w:r>
      <w:r w:rsidR="00964D1C" w:rsidRPr="002915B7">
        <w:t>the</w:t>
      </w:r>
      <w:r w:rsidR="008F75ED">
        <w:t xml:space="preserve"> knowledge learned into decision-support</w:t>
      </w:r>
      <w:r w:rsidR="008008FB" w:rsidRPr="002915B7">
        <w:t>.</w:t>
      </w:r>
      <w:r w:rsidR="00EE0002" w:rsidRPr="002915B7">
        <w:t xml:space="preserve"> There is an urgent need </w:t>
      </w:r>
      <w:r w:rsidR="00426A14">
        <w:t>for spatial</w:t>
      </w:r>
      <w:r w:rsidR="00EE0002" w:rsidRPr="002915B7">
        <w:t xml:space="preserve"> </w:t>
      </w:r>
      <w:r w:rsidR="00426A14">
        <w:t xml:space="preserve">prioritization </w:t>
      </w:r>
      <w:r w:rsidR="00EE0002" w:rsidRPr="002915B7">
        <w:t xml:space="preserve">methods accounting both for species occurrence and the supply and demand of ESs </w:t>
      </w:r>
      <w:r w:rsidR="00EE0002" w:rsidRPr="002915B7">
        <w:fldChar w:fldCharType="begin" w:fldLock="1"/>
      </w:r>
      <w:r w:rsidR="00EE0002" w:rsidRPr="002915B7">
        <w:instrText>ADDIN CSL_CITATION { "citationItems" : [ { "id" : "ITEM-1", "itemData" : { "DOI" : "10.3410/f1000research.1-17.v1", "ISBN" : "2046-1402", "ISSN" : "2046-1402", "PMID" : "24555017", "abstract" : "Priorities for protecting ecosystem services must be identified to ensure future human well-being. Approaches to broad-scale spatial prioritization of ecosystem services are becoming increasingly popular and are a vital precursor to identifying locations where further detailed analyses of the management of ecosystem services is required (e.g., examining trade-offs among management actions). Prioritization approaches often examine the spatial congruence between priorities for protecting ecosystem services and priorities for protecting biodiversity; therefore, the spatial prioritization method used is crucial because it will influence the alignment of service protection and conservation goals. While spatial prioritization of ecosystem services and prioritization for conservation share similarities, such as the need to document threats and costs, the former differs substantially from the latter owing to the requirement to measure the following components: supply of services; availability of human-derived alternatives to service provision; capacity to meet beneficiary demand; and site dependency in and scale of service delivery. We review studies that identify broad-scale spatial priorities for managing ecosystem services and demonstrate that researchers have used different approaches and included various measures for identifying priorities, and most studies do not consider all of the components listed above. We describe a conceptual framework for integrating each of these components into spatial prioritization of ecosystem services and illustrate our approach using a worked example for water provision. A fuller characterization of the biophysical and social context for ecosystem services that we call for should improve future prioritization and the identification of locations where ecosystem-service management is especially important or cost effective.", "author" : [ { "dropping-particle" : "", "family" : "Luck", "given" : "Gary W", "non-dropping-particle" : "", "parse-names" : false, "suffix" : "" }, { "dropping-particle" : "", "family" : "Chan", "given" : "Kai Ma", "non-dropping-particle" : "", "parse-names" : false, "suffix" : "" }, { "dropping-particle" : "", "family" : "Klein", "given" : "Carissa J", "non-dropping-particle" : "", "parse-names" : false, "suffix" : "" } ], "container-title" : "F1000 Research", "id" : "ITEM-1", "issued" : { "date-parts" : [ [ "2012" ] ] }, "note" : "General\n\nSpatial prioritization of ES differs from spatial prioritization for conservation because \n\n1. ES are valued primarily for their worth to humans, \n2. can be transferable across space (may not need to be \nprotected at a specific location), \n3. are sometimes substitutable by human\nengineering, and \n4. service beneficiaries define the success of management \nactions.\n\nKey elements to any conservation prioritization problem:\n\n1. biodiversity features [assets] that need protection (e.g., \nspecies or habitats)\n2. processes that threaten these features (e.g., habitat loss)\n3. a set of actions that may be effective at abating the threats (e.g., manage invasive species)\n4. financial information specifying the cost of implementing each action, and the available conservation budget\n\nPrioritization of ecosystem services requires at least the following additional considerations:\n\n5. the availability of alternative means of providing benefits supplied by services\n6. the capacity of an ES to meet human demands\n7. scale of, and site dependency in, the delivery of services", "page" : "1-16", "title" : "Identifying spatial priorities for protecting ecosystem services", "type" : "article-journal" }, "uris" : [ "http://www.mendeley.com/documents/?uuid=3b1ba26b-c325-4bef-a79a-407756bcb565" ] }, { "id" : "ITEM-2", "itemData" : { "DOI" : "10.1111/cobi.12872", "ISSN" : "08888892", "author" : [ { "dropping-particle" : "", "family" : "Verhagen", "given" : "Willem", "non-dropping-particle" : "", "parse-names" : false, "suffix" : "" }, { "dropping-particle" : "", "family" : "Kukkala", "given" : "Aija S", "non-dropping-particle" : "", "parse-names" : false, "suffix" : "" }, { "dropping-particle" : "", "family" : "Moilanen", "given" : "Atte", "non-dropping-particle" : "", "parse-names" : false, "suffix" : "" }, { "dropping-particle" : "", "family" : "Teeffelen", "given" : "Astrid J A", "non-dropping-particle" : "van", "parse-names" : false, "suffix" : "" }, { "dropping-particle" : "", "family" : "Verburg", "given" : "Peter H", "non-dropping-particle" : "", "parse-names" : false, "suffix" : "" } ], "container-title" : "Conservation Biology", "id" : "ITEM-2", "issued" : { "date-parts" : [ [ "2016" ] ] }, "note" : "NULL", "title" : "Use of demand and spatial flow in prioritizing areas for ecosystem services", "type" : "article-journal" }, "uris" : [ "http://www.mendeley.com/documents/?uuid=f7ec2a20-c467-4ed1-84bc-3c4c1f242e81" ] } ], "mendeley" : { "formattedCitation" : "(Luck et al. 2012; Verhagen et al. 2016)", "plainTextFormattedCitation" : "(Luck et al. 2012; Verhagen et al. 2016)", "previouslyFormattedCitation" : "(Luck et al. 2012; Verhagen et al. 2016)" }, "properties" : { "noteIndex" : 0 }, "schema" : "https://github.com/citation-style-language/schema/raw/master/csl-citation.json" }</w:instrText>
      </w:r>
      <w:r w:rsidR="00EE0002" w:rsidRPr="002915B7">
        <w:fldChar w:fldCharType="separate"/>
      </w:r>
      <w:r w:rsidR="00EE0002" w:rsidRPr="002915B7">
        <w:rPr>
          <w:noProof/>
        </w:rPr>
        <w:t>(Luck et al. 2012; Verhagen et al. 2016)</w:t>
      </w:r>
      <w:r w:rsidR="00EE0002" w:rsidRPr="002915B7">
        <w:fldChar w:fldCharType="end"/>
      </w:r>
      <w:r w:rsidR="00EE0002" w:rsidRPr="002915B7">
        <w:t>.</w:t>
      </w:r>
      <w:r w:rsidR="008008FB" w:rsidRPr="002915B7">
        <w:t xml:space="preserve"> Despite the strong </w:t>
      </w:r>
      <w:r w:rsidR="00426A14">
        <w:t>uptake of</w:t>
      </w:r>
      <w:r w:rsidR="008008FB" w:rsidRPr="002915B7">
        <w:t xml:space="preserve"> ESs </w:t>
      </w:r>
      <w:r w:rsidR="00426A14">
        <w:t>especially in the policy-sphere</w:t>
      </w:r>
      <w:r w:rsidR="008008FB" w:rsidRPr="002915B7">
        <w:t xml:space="preserve"> </w:t>
      </w:r>
      <w:r w:rsidR="008008FB" w:rsidRPr="002915B7">
        <w:fldChar w:fldCharType="begin" w:fldLock="1"/>
      </w:r>
      <w:r w:rsidR="008008FB" w:rsidRPr="002915B7">
        <w:instrText>ADDIN CSL_CITATION { "citationItems" : [ { "id" : "ITEM-1", "itemData" : { "DOI" : "10.1016/j.cosust.2014.11.002", "ISBN" : "1877-3435", "ISSN" : "18773435", "abstract" : "The first public product of the Intergovernmental Platform on Biodiversity and Ecosystem Services (IPBES) is its Conceptual Framework. This conceptual and analytical tool, presented here in detail, will underpin all IPBES functions and provide structure and comparability to the syntheses that IPBES will produce at different spatial scales, on different themes, and in different regions. Salient innovative aspects of the IPBES Conceptual Framework are its transparent and participatory construction process and its explicit consideration of diverse scientific disciplines, stakeholders, and knowledge systems, including indigenous and local knowledge. Because the focus on co-construction of integrative knowledge is shared by an increasing number of initiatives worldwide, this framework should be useful beyond IPBES, for the wider research and knowledge-policy communities working on the links between nature and people, such as natural, social and engineering scientists, policy-makers at different levels, and decision-makers in different sectors of society.", "author" : [ { "dropping-particle" : "", "family" : "Demissew", "given" : "Sebsebe", "non-dropping-particle" : "", "parse-names" : false, "suffix" : "" }, { "dropping-particle" : "", "family" : "Carabias", "given" : "Julia", "non-dropping-particle" : "", "parse-names" : false, "suffix" : "" }, { "dropping-particle" : "", "family" : "D\u0131", "given" : "Sandra", "non-dropping-particle" : "", "parse-names" : false, "suffix" : "" }, { "dropping-particle" : "", "family" : "Joly", "given" : "Carlos", "non-dropping-particle" : "", "parse-names" : false, "suffix" : "" }, { "dropping-particle" : "", "family" : "Lonsdale", "given" : "Mark", "non-dropping-particle" : "", "parse-names" : false, "suffix" : "" }, { "dropping-particle" : "", "family" : "Ash", "given" : "Neville", "non-dropping-particle" : "", "parse-names" : false, "suffix" : "" }, { "dropping-particle" : "", "family" : "Adhikari", "given" : "Jay Ram", "non-dropping-particle" : "", "parse-names" : false, "suffix" : "" }, { "dropping-particle" : "", "family" : "Arico", "given" : "Salvatore", "non-dropping-particle" : "", "parse-names" : false, "suffix" : "" }, { "dropping-particle" : "", "family" : "Bartuska", "given" : "Ann", "non-dropping-particle" : "", "parse-names" : false, "suffix" : "" }, { "dropping-particle" : "", "family" : "Baste", "given" : "Ivar Andreas", "non-dropping-particle" : "", "parse-names" : false, "suffix" : "" }, { "dropping-particle" : "", "family" : "Bilgin", "given" : "Adem", "non-dropping-particle" : "", "parse-names" : false, "suffix" : "" }, { "dropping-particle" : "", "family" : "Brondizio", "given" : "Eduardo", "non-dropping-particle" : "", "parse-names" : false, "suffix" : "" }, { "dropping-particle" : "", "family" : "Chan", "given" : "Kai MA a", "non-dropping-particle" : "", "parse-names" : false, "suffix" : "" }, { "dropping-particle" : "", "family" : "Figueroa", "given" : "Viviana Elsa", "non-dropping-particle" : "", "parse-names" : false, "suffix" : "" }, { "dropping-particle" : "", "family" : "Duraiappah", "given" : "Anantha", "non-dropping-particle" : "", "parse-names" : false, "suffix" : "" }, { "dropping-particle" : "", "family" : "Fischer", "given" : "Markus", "non-dropping-particle" : "", "parse-names" : false, "suffix" : "" }, { "dropping-particle" : "", "family" : "Hill", "given" : "Rosemary", "non-dropping-particle" : "", "parse-names" : false, "suffix" : "" }, { "dropping-particle" : "", "family" : "Koetz", "given" : "Thomas", "non-dropping-particle" : "", "parse-names" : false, "suffix" : "" }, { "dropping-particle" : "", "family" : "Leadley", "given" : "Paul", "non-dropping-particle" : "", "parse-names" : false, "suffix" : "" }, { "dropping-particle" : "", "family" : "Lyver", "given" : "Philip", "non-dropping-particle" : "", "parse-names" : false, "suffix" : "" }, { "dropping-particle" : "", "family" : "Mace", "given" : "Georgina M", "non-dropping-particle" : "", "parse-names" : false, "suffix" : "" }, { "dropping-particle" : "", "family" : "Martin-lopez", "given" : "Berta", "non-dropping-particle" : "", "parse-names" : false, "suffix" : "" }, { "dropping-particle" : "", "family" : "Okumura", "given" : "Michiko", "non-dropping-particle" : "", "parse-names" : false, "suffix" : "" }, { "dropping-particle" : "", "family" : "Pacheco", "given" : "Diego", "non-dropping-particle" : "", "parse-names" : false, "suffix" : "" }, { "dropping-particle" : "", "family" : "Reyers", "given" : "Belinda", "non-dropping-particle" : "", "parse-names" : false, "suffix" : "" }, { "dropping-particle" : "", "family" : "Pascual", "given" : "Unai", "non-dropping-particle" : "", "parse-names" : false, "suffix" : "" }, { "dropping-particle" : "", "family" : "Pe", "given" : "Edgar Selvin", "non-dropping-particle" : "", "parse-names" : false, "suffix" : "" }, { "dropping-particle" : "", "family" : "Roth", "given" : "Eva", "non-dropping-particle" : "", "parse-names" : false, "suffix" : "" }, { "dropping-particle" : "", "family" : "Saito", "given" : "Osamu", "non-dropping-particle" : "", "parse-names" : false, "suffix" : "" }, { "dropping-particle" : "", "family" : "Scholes", "given" : "Robert John", "non-dropping-particle" : "", "parse-names" : false, "suffix" : "" }, { "dropping-particle" : "", "family" : "Sharma", "given" : "Nalini", "non-dropping-particle" : "", "parse-names" : false, "suffix" : "" }, { "dropping-particle" : "", "family" : "Tallis", "given" : "Heather", "non-dropping-particle" : "", "parse-names" : false, "suffix" : "" }, { "dropping-particle" : "", "family" : "Thaman", "given" : "Randolph", "non-dropping-particle" : "", "parse-names" : false, "suffix" : "" }, { "dropping-particle" : "", "family" : "Watson", "given" : "Robert", "non-dropping-particle" : "", "parse-names" : false, "suffix" : "" }, { "dropping-particle" : "", "family" : "Yahara", "given" : "Tetsukazu", "non-dropping-particle" : "", "parse-names" : false, "suffix" : "" }, { "dropping-particle" : "", "family" : "Hamid", "given" : "Zakri Abdul", "non-dropping-particle" : "", "parse-names" : false, "suffix" : "" }, { "dropping-particle" : "", "family" : "Akosim", "given" : "Callistus", "non-dropping-particle" : "", "parse-names" : false, "suffix" : "" }, { "dropping-particle" : "", "family" : "Al-hafedh", "given" : "Yousef", "non-dropping-particle" : "", "parse-names" : false, "suffix" : "" }, { "dropping-particle" : "", "family" : "Amankwah", "given" : "Edward", "non-dropping-particle" : "", "parse-names" : false, "suffix" : "" }, { "dropping-particle" : "", "family" : "Asah", "given" : "T Stanley", "non-dropping-particle" : "", "parse-names" : false, "suffix" : "" }, { "dropping-particle" : "", "family" : "Asfaw", "given" : "Zemede", "non-dropping-particle" : "", "parse-names" : false, "suffix" : "" }, { "dropping-particle" : "", "family" : "Bartus", "given" : "Gabor", "non-dropping-particle" : "", "parse-names" : false, "suffix" : "" }, { "dropping-particle" : "", "family" : "Brooks", "given" : "Anathea L", "non-dropping-particle" : "", "parse-names" : false, "suffix" : "" }, { "dropping-particle" : "", "family" : "Caillaux", "given" : "Jorge", "non-dropping-particle" : "", "parse-names" : false, "suffix" : "" }, { "dropping-particle" : "", "family" : "Dalle", "given" : "Gemedo", "non-dropping-particle" : "", "parse-names" : false, "suffix" : "" }, { "dropping-particle" : "", "family" : "Darnaedi", "given" : "Dedy", "non-dropping-particle" : "", "parse-names" : false, "suffix" : "" }, { "dropping-particle" : "", "family" : "Driver", "given" : "Amanda", "non-dropping-particle" : "", "parse-names" : false, "suffix" : "" }, { "dropping-particle" : "", "family" : "Erpul", "given" : "Gunay", "non-dropping-particle" : "", "parse-names" : false, "suffix" : "" }, { "dropping-particle" : "", "family" : "Escobar-Eyzaguirre", "given" : "Pablo", "non-dropping-particle" : "", "parse-names" : false, "suffix" : "" }, { "dropping-particle" : "", "family" : "Failler", "given" : "Pierre", "non-dropping-particle" : "", "parse-names" : false, "suffix" : "" }, { "dropping-particle" : "", "family" : "Moustafa", "given" : "Ali", "non-dropping-particle" : "", "parse-names" : false, "suffix" : "" }, { "dropping-particle" : "", "family" : "Fouda", "given" : "Mokhtar", "non-dropping-particle" : "", "parse-names" : false, "suffix" : "" }, { "dropping-particle" : "", "family" : "Fu", "given" : "Bojie", "non-dropping-particle" : "", "parse-names" : false, "suffix" : "" }, { "dropping-particle" : "", "family" : "Gundimeda", "given" : "Haripriya", "non-dropping-particle" : "", "parse-names" : false, "suffix" : "" }, { "dropping-particle" : "", "family" : "Hashimoto", "given" : "Shizuka", "non-dropping-particle" : "", "parse-names" : false, "suffix" : "" }, { "dropping-particle" : "", "family" : "Homer", "given" : "Floyd", "non-dropping-particle" : "", "parse-names" : false, "suffix" : "" }, { "dropping-particle" : "", "family" : "Lavorel", "given" : "Sandra", "non-dropping-particle" : "", "parse-names" : false, "suffix" : "" }, { "dropping-particle" : "", "family" : "Lichtenstein", "given" : "Gabriela", "non-dropping-particle" : "", "parse-names" : false, "suffix" : "" }, { "dropping-particle" : "", "family" : "Mala", "given" : "William Armand", "non-dropping-particle" : "", "parse-names" : false, "suffix" : "" }, { "dropping-particle" : "", "family" : "Mandivenyi", "given" : "Wadzanayi", "non-dropping-particle" : "", "parse-names" : false, "suffix" : "" }, { "dropping-particle" : "", "family" : "Matczak", "given" : "Piotr", "non-dropping-particle" : "", "parse-names" : false, "suffix" : "" }, { "dropping-particle" : "", "family" : "Mbizvo", "given" : "Carmel", "non-dropping-particle" : "", "parse-names" : false, "suffix" : "" }, { "dropping-particle" : "", "family" : "Mehrdadi", "given" : "Mehrasa", "non-dropping-particle" : "", "parse-names" : false, "suffix" : "" }, { "dropping-particle" : "", "family" : "Metzger", "given" : "Jean Paul", "non-dropping-particle" : "", "parse-names" : false, "suffix" : "" }, { "dropping-particle" : "", "family" : "Mikissa", "given" : "Jean Bruno", "non-dropping-particle" : "", "parse-names" : false, "suffix" : "" }, { "dropping-particle" : "", "family" : "Moller", "given" : "Henrik", "non-dropping-particle" : "", "parse-names" : false, "suffix" : "" }, { "dropping-particle" : "", "family" : "Mooney", "given" : "Harold a", "non-dropping-particle" : "", "parse-names" : false, "suffix" : "" }, { "dropping-particle" : "", "family" : "Mumby", "given" : "Peter", "non-dropping-particle" : "", "parse-names" : false, "suffix" : "" }, { "dropping-particle" : "", "family" : "Nagendra", "given" : "Harini", "non-dropping-particle" : "", "parse-names" : false, "suffix" : "" }, { "dropping-particle" : "", "family" : "Nesshover", "given" : "Carsten", "non-dropping-particle" : "", "parse-names" : false, "suffix" : "" }, { "dropping-particle" : "", "family" : "Oteng-Yeboah", "given" : "Alfred Apau", "non-dropping-particle" : "", "parse-names" : false, "suffix" : "" }, { "dropping-particle" : "", "family" : "Rubis", "given" : "Jennifer", "non-dropping-particle" : "", "parse-names" : false, "suffix" : "" }, { "dropping-particle" : "", "family" : "Schultz", "given" : "Maria", "non-dropping-particle" : "", "parse-names" : false, "suffix" : "" }, { "dropping-particle" : "", "family" : "Smith", "given" : "Peggy", "non-dropping-particle" : "", "parse-names" : false, "suffix" : "" }, { "dropping-particle" : "", "family" : "Sumaila", "given" : "Rashid", "non-dropping-particle" : "", "parse-names" : false, "suffix" : "" }, { "dropping-particle" : "", "family" : "Takeuchi", "given" : "Kazuhiko", "non-dropping-particle" : "", "parse-names" : false, "suffix" : "" }, { "dropping-particle" : "", "family" : "Thomas", "given" : "Spencer", "non-dropping-particle" : "", "parse-names" : false, "suffix" : "" }, { "dropping-particle" : "", "family" : "D\u00edaz", "given" : "Sandra", "non-dropping-particle" : "", "parse-names" : false, "suffix" : "" }, { "dropping-particle" : "", "family" : "Demissew", "given" : "Sebsebe", "non-dropping-particle" : "", "parse-names" : false, "suffix" : "" }, { "dropping-particle" : "", "family" : "Carabias", "given" : "Julia", "non-dropping-particle" : "", "parse-names" : false, "suffix" : "" }, { "dropping-particle" : "", "family" : "Joly", "given" : "Carlos", "non-dropping-particle" : "", "parse-names" : false, "suffix" : "" }, { "dropping-particle" : "", "family" : "Lonsdale", "given" : "Mark", "non-dropping-particle" : "", "parse-names" : false, "suffix" : "" }, { "dropping-particle" : "", "family" : "Ash", "given" : "Neville", "non-dropping-particle" : "", "parse-names" : false, "suffix" : "" }, { "dropping-particle" : "", "family" : "Larigauderie", "given" : "Anne", "non-dropping-particle" : "", "parse-names" : false, "suffix" : "" }, { "dropping-particle" : "", "family" : "Adhikari", "given" : "Jay Ram", "non-dropping-particle" : "", "parse-names" : false, "suffix" : "" }, { "dropping-particle" : "", "family" : "Arico", "given" : "Salvatore", "non-dropping-particle" : "", "parse-names" : false, "suffix" : "" }, { "dropping-particle" : "", "family" : "B\u00e1ldi", "given" : "Andr\u00e1s", "non-dropping-particle" : "", "parse-names" : false, "suffix" : "" }, { "dropping-particle" : "", "family" : "Bartuska", "given" : "Ann", "non-dropping-particle" : "", "parse-names" : false, "suffix" : "" }, { "dropping-particle" : "", "family" : "Baste", "given" : "Ivar Andreas", "non-dropping-particle" : "", "parse-names" : false, "suffix" : "" }, { "dropping-particle" : "", "family" : "Bilgin", "given" : "Adem", "non-dropping-particle" : "", "parse-names" : false, "suffix" : "" }, { "dropping-particle" : "", "family" : "Brondizio", "given" : "Eduardo", "non-dropping-particle" : "", "parse-names" : false, "suffix" : "" }, { "dropping-particle" : "", "family" : "Chan", "given" : "Kai MA a", "non-dropping-particle" : "", "parse-names" : false, "suffix" : "" }, { "dropping-particle" : "", "family" : "Figueroa", "given" : "Viviana Elsa", "non-dropping-particle" : "", "parse-names" : false, "suffix" : "" }, { "dropping-particle" : "", "family" : "Duraiappah", "given" : "Anantha", "non-dropping-particle" : "", "parse-names" : false, "suffix" : "" }, { "dropping-particle" : "", "family" : "Fischer", "given" : "Markus", "non-dropping-particle" : "", "parse-names" : false, "suffix" : "" }, { "dropping-particle" : "", "family" : "Hill", "given" : "Rosemary", "non-dropping-particle" : "", "parse-names" : false, "suffix" : "" }, { "dropping-particle" : "", "family" : "Koetz", "given" : "Thomas", "non-dropping-particle" : "", "parse-names" : false, "suffix" : "" }, { "dropping-particle" : "", "family" : "Leadley", "given" : "Paul", "non-dropping-particle" : "", "parse-names" : false, "suffix" : "" }, { "dropping-particle" : "", "family" : "Lyver", "given" : "Philip", "non-dropping-particle" : "", "parse-names" : false, "suffix" : "" }, { "dropping-particle" : "", "family" : "Mace", "given" : "Georgina M", "non-dropping-particle" : "", "parse-names" : false, "suffix" : "" }, { "dropping-particle" : "", "family" : "Martin-lopez", "given" : "Berta", "non-dropping-particle" : "", "parse-names" : false, "suffix" : "" }, { "dropping-particle" : "", "family" : "Okumura", "given" : "Michiko", "non-dropping-particle" : "", "parse-names" : false, "suffix" : "" }, { "dropping-particle" : "", "family" : "Pacheco", "given" : "Diego", "non-dropping-particle" : "", "parse-names" : false, "suffix" : "" }, { "dropping-particle" : "", "family" : "Pascual", "given" : "Unai", "non-dropping-particle" : "", "parse-names" : false, "suffix" : "" }, { "dropping-particle" : "", "family" : "P\u00e9rez", "given" : "Edgar Selvin", "non-dropping-particle" : "", "parse-names" : false, "suffix" : "" }, { "dropping-particle" : "", "family" : "Reyers", "given" : "Belinda", "non-dropping-particle" : "", "parse-names" : false, "suffix" : "" }, { "dropping-particle" : "", "family" : "Roth", "given" : "Eva", "non-dropping-particle" : "", "parse-names" : false, "suffix" : "" }, { "dropping-particle" : "", "family" : "Saito", "given" : "Osamu", "non-dropping-particle" : "", "parse-names" : false, "suffix" : "" }, { "dropping-particle" : "", "family" : "Scholes", "given" : "Robert John", "non-dropping-particle" : "", "parse-names" : false, "suffix" : "" }, { "dropping-particle" : "", "family" : "Sharma", "given" : "Nalini", "non-dropping-particle" : "", "parse-names" : false, "suffix" : "" }, { "dropping-particle" : "", "family" : "Tallis", "given" : "Heather", "non-dropping-particle" : "", "parse-names" : false, "suffix" : "" }, { "dropping-particle" : "", "family" : "Thaman", "given" : "Randolph", "non-dropping-particle" : "", "parse-names" : false, "suffix" : "" }, { "dropping-particle" : "", "family" : "Watson", "given" : "Robert", "non-dropping-particle" : "", "parse-names" : false, "suffix" : "" }, { "dropping-particle" : "", "family" : "Yahara", "given" : "Tetsukazu", "non-dropping-particle" : "", "parse-names" : false, "suffix" : "" }, { "dropping-particle" : "", "family" : "Hamid", "given" : "Zakri Abdul", "non-dropping-particle" : "", "parse-names" : false, "suffix" : "" }, { "dropping-particle" : "", "family" : "Akosim", "given" : "Callistus", "non-dropping-particle" : "", "parse-names" : false, "suffix" : "" }, { "dropping-particle" : "", "family" : "Al-hafedh", "given" : "Yousef", "non-dropping-particle" : "", "parse-names" : false, "suffix" : "" }, { "dropping-particle" : "", "family" : "Allahverdiyev", "given" : "Rashad", "non-dropping-particle" : "", "parse-names" : false, "suffix" : "" }, { "dropping-particle" : "", "family" : "Amankwah", "given" : "Edward", "non-dropping-particle" : "", "parse-names" : false, "suffix" : "" }, { "dropping-particle" : "", "family" : "Asah", "given" : "Stanley T", "non-dropping-particle" : "", "parse-names" : false, "suffix" : "" }, { "dropping-particle" : "", "family" : "Asfaw", "given" : "Zemede", "non-dropping-particle" : "", "parse-names" : false, "suffix" : "" }, { "dropping-particle" : "", "family" : "Bartus", "given" : "Gabor", "non-dropping-particle" : "", "parse-names" : false, "suffix" : "" }, { "dropping-particle" : "", "family" : "Brooks", "given" : "L Anathea", "non-dropping-particle" : "", "parse-names" : false, "suffix" : "" }, { "dropping-particle" : "", "family" : "Caillaux", "given" : "Jorge", "non-dropping-particle" : "", "parse-names" : false, "suffix" : "" }, { "dropping-particle" : "", "family" : "Dalle", "given" : "Gemedo", "non-dropping-particle" : "", "parse-names" : false, "suffix" : "" }, { "dropping-particle" : "", "family" : "Darnaedi", "given" : "Dedy", "non-dropping-particle" : "", "parse-names" : false, "suffix" : "" }, { "dropping-particle" : "", "family" : "Driver", "given" : "Amanda", "non-dropping-particle" : "", "parse-names" : false, "suffix" : "" }, { "dropping-particle" : "", "family" : "Erpul", "given" : "Gunay", "non-dropping-particle" : "", "parse-names" : false, "suffix" : "" }, { "dropping-particle" : "", "family" : "Escobar-Eyzaguirre", "given" : "Pablo", "non-dropping-particle" : "", "parse-names" : false, "suffix" : "" }, { "dropping-particle" : "", "family" : "Failler", "given" : "Pierre", "non-dropping-particle" : "", "parse-names" : false, "suffix" : "" }, { "dropping-particle" : "", "family" : "Fouda", "given" : "Ali Moustafa Mokhtar", "non-dropping-particle" : "", "parse-names" : false, "suffix" : "" }, { "dropping-particle" : "", "family" : "Fu", "given" : "Bojie", "non-dropping-particle" : "", "parse-names" : false, "suffix" : "" }, { "dropping-particle" : "", "family" : "Gundimeda", "given" : "Haripriya", "non-dropping-particle" : "", "parse-names" : false, "suffix" : "" }, { "dropping-particle" : "", "family" : "Hashimoto", "given" : "Shizuka", "non-dropping-particle" : "", "parse-names" : false, "suffix" : "" }, { "dropping-particle" : "", "family" : "Homer", "given" : "Floyd", "non-dropping-particle" : "", "parse-names" : false, "suffix" : "" }, { "dropping-particle" : "", "family" : "Lavorel", "given" : "Sandra", "non-dropping-particle" : "", "parse-names" : false, "suffix" : "" }, { "dropping-particle" : "", "family" : "Lichtenstein", "given" : "Gabriela", "non-dropping-particle" : "", "parse-names" : false, "suffix" : "" }, { "dropping-particle" : "", "family" : "Mala", "given" : "William Armand", "non-dropping-particle" : "", "parse-names" : false, "suffix" : "" }, { "dropping-particle" : "", "family" : "Mandivenyi", "given" : "Wadzanayi", "non-dropping-particle" : "", "parse-names" : false, "suffix" : "" }, { "dropping-particle" : "", "family" : "Matczak", "given" : "Piotr", "non-dropping-particle" : "", "parse-names" : false, "suffix" : "" }, { "dropping-particle" : "", "family" : "Mbizvo", "given" : "Carmel", "non-dropping-particle" : "", "parse-names" : false, "suffix" : "" }, { "dropping-particle" : "", "family" : "Mehrdadi", "given" : "Mehrasa", "non-dropping-particle" : "", "parse-names" : false, "suffix" : "" }, { "dropping-particle" : "", "family" : "Metzger", "given" : "Jean Paul", "non-dropping-particle" : "", "parse-names" : false, "suffix" : "" }, { "dropping-particle" : "", "family" : "Mikissa", "given" : "Jean Bruno", "non-dropping-particle" : "", "parse-names" : false, "suffix" : "" }, { "dropping-particle" : "", "family" : "Moller", "given" : "Henrik", "non-dropping-particle" : "", "parse-names" : false, "suffix" : "" }, { "dropping-particle" : "", "family" : "Mooney", "given" : "Harold a", "non-dropping-particle" : "", "parse-names" : false, "suffix" : "" }, { "dropping-particle" : "", "family" : "Mumby", "given" : "Peter", "non-dropping-particle" : "", "parse-names" : false, "suffix" : "" }, { "dropping-particle" : "", "family" : "Nagendra", "given" : "Harini", "non-dropping-particle" : "", "parse-names" : false, "suffix" : "" }, { "dropping-particle" : "", "family" : "Nesshover", "given" : "Carsten", "non-dropping-particle" : "", "parse-names" : false, "suffix" : "" }, { "dropping-particle" : "", "family" : "Oteng-Yeboah", "given" : "Alfred Apau", "non-dropping-particle" : "", "parse-names" : false, "suffix" : "" }, { "dropping-particle" : "", "family" : "Pataki", "given" : "Gy\u00f6rgy", "non-dropping-particle" : "", "parse-names" : false, "suffix" : "" }, { "dropping-particle" : "", "family" : "Rou\u00e9", "given" : "Marie", "non-dropping-particle" : "", "parse-names" : false, "suffix" : "" }, { "dropping-particle" : "", "family" : "Rubis", "given" : "Jennifer", "non-dropping-particle" : "", "parse-names" : false, "suffix" : "" }, { "dropping-particle" : "", "family" : "Schultz", "given" : "Maria", "non-dropping-particle" : "", "parse-names" : false, "suffix" : "" }, { "dropping-particle" : "", "family" : "Smith", "given" : "Peggy", "non-dropping-particle" : "", "parse-names" : false, "suffix" : "" }, { "dropping-particle" : "", "family" : "Sumaila", "given" : "Rashid", "non-dropping-particle" : "", "parse-names" : false, "suffix" : "" }, { "dropping-particle" : "", "family" : "Takeuchi", "given" : "Kazuhiko", "non-dropping-particle" : "", "parse-names" : false, "suffix" : "" }, { "dropping-particle" : "", "family" : "Thomas", "given" : "Spencer", "non-dropping-particle" : "", "parse-names" : false, "suffix" : "" }, { "dropping-particle" : "", "family" : "Verma", "given" : "Madhu", "non-dropping-particle" : "", "parse-names" : false, "suffix" : "" }, { "dropping-particle" : "", "family" : "Yeo-Chang", "given" : "Youn", "non-dropping-particle" : "", "parse-names" : false, "suffix" : "" }, { "dropping-particle" : "", "family" : "Zlatanova", "given" : "Diana", "non-dropping-particle" : "", "parse-names" : false, "suffix" : "" } ], "container-title" : "Current Opinion in Environmental Sustainability", "id" : "ITEM-1", "issued" : { "date-parts" : [ [ "2015" ] ] }, "page" : "1-16", "title" : "The IPBES Conceptual Framework \u2014 connecting nature and people", "type" : "article-journal", "volume" : "14" }, "uris" : [ "http://www.mendeley.com/documents/?uuid=7d3c37f4-94da-4f62-989f-04690281e46a" ] }, { "id" : "ITEM-2", "itemData" : { "author" : [ { "dropping-particle" : "", "family" : "Millennium Ecosystem Assessment", "given" : "", "non-dropping-particle" : "", "parse-names" : false, "suffix" : "" } ], "id" : "ITEM-2", "issued" : { "date-parts" : [ [ "2005" ] ] }, "publisher-place" : "Washington D.C.", "title" : "Millenium Ecosystem Assessment. 2005. Ecosystems and human well-being: General synthesis.", "type" : "report" }, "uris" : [ "http://www.mendeley.com/documents/?uuid=4503f729-5e36-430f-8a65-2d2edba24c65" ] }, { "id" : "ITEM-3", "itemData" : { "DOI" : "10.1016/j.tree.2015.08.007", "ISSN" : "01695347", "abstract" : "The concept of ecosystem services (ES) neatly encapsulates the ways in which human society depends upon the existence and functioning of nature, but also draws power by chiming with dominant neoliberal ideology. Scientific paradigms such as this have an inherent tendency to stop adherents from recognizing alternative approaches. It is high time to examine whether the concept is being oversold with potentially damaging consequences. Many authors have questioned the monetization of ES, but the origin of the problem lies deeper in anthropocentrism. By illustration with alternatives, I attempt to show how the ES paradigm has constrained thought, particularly towards the monetization and financialization of nature, even when many ecologists and others oppose this trend.", "author" : [ { "dropping-particle" : "", "family" : "Silvertown", "given" : "Jonathan", "non-dropping-particle" : "", "parse-names" : false, "suffix" : "" } ], "container-title" : "Trends in Ecology &amp; Evolution", "id" : "ITEM-3", "issue" : "x", "issued" : { "date-parts" : [ [ "2015" ] ] }, "page" : "1-8", "title" : "Have Ecosystem Services Been Oversold?", "type" : "article-journal", "volume" : "xx" }, "uris" : [ "http://www.mendeley.com/documents/?uuid=1734dea2-6f5a-4a71-b30e-c8d1a10b408a" ] } ], "mendeley" : { "formattedCitation" : "(Millennium Ecosystem Assessment 2005; Demissew et al. 2015; Silvertown 2015)", "plainTextFormattedCitation" : "(Millennium Ecosystem Assessment 2005; Demissew et al. 2015; Silvertown 2015)", "previouslyFormattedCitation" : "(Millennium Ecosystem Assessment 2005; Demissew et al. 2015; Silvertown 2015)" }, "properties" : { "noteIndex" : 0 }, "schema" : "https://github.com/citation-style-language/schema/raw/master/csl-citation.json" }</w:instrText>
      </w:r>
      <w:r w:rsidR="008008FB" w:rsidRPr="002915B7">
        <w:fldChar w:fldCharType="separate"/>
      </w:r>
      <w:r w:rsidR="008008FB" w:rsidRPr="002915B7">
        <w:rPr>
          <w:noProof/>
        </w:rPr>
        <w:t>(Millennium Ecosystem Assessment 2005; Demissew et al. 2015; Silvertown 2015)</w:t>
      </w:r>
      <w:r w:rsidR="008008FB" w:rsidRPr="002915B7">
        <w:fldChar w:fldCharType="end"/>
      </w:r>
      <w:r w:rsidR="008008FB" w:rsidRPr="002915B7">
        <w:t xml:space="preserve">, the operationalization of </w:t>
      </w:r>
      <w:r w:rsidR="00BC57CE" w:rsidRPr="002915B7">
        <w:t>E</w:t>
      </w:r>
      <w:r w:rsidR="008008FB" w:rsidRPr="002915B7">
        <w:t xml:space="preserve">Ss </w:t>
      </w:r>
      <w:r w:rsidR="00BC57CE" w:rsidRPr="002915B7">
        <w:t xml:space="preserve">into practical </w:t>
      </w:r>
      <w:r w:rsidR="00562978">
        <w:t xml:space="preserve">land-use </w:t>
      </w:r>
      <w:r w:rsidR="00BC57CE" w:rsidRPr="002915B7">
        <w:t xml:space="preserve">planning </w:t>
      </w:r>
      <w:r w:rsidR="008008FB" w:rsidRPr="002915B7">
        <w:t xml:space="preserve">is still remarkably varied </w:t>
      </w:r>
      <w:r w:rsidR="00BC57CE" w:rsidRPr="002915B7">
        <w:t>across countries</w:t>
      </w:r>
      <w:r w:rsidR="008008FB" w:rsidRPr="002915B7">
        <w:t xml:space="preserve"> </w:t>
      </w:r>
      <w:r w:rsidR="008008FB" w:rsidRPr="002915B7">
        <w:fldChar w:fldCharType="begin" w:fldLock="1"/>
      </w:r>
      <w:r w:rsidR="00355620" w:rsidRPr="002915B7">
        <w:instrText>ADDIN CSL_CITATION { "citationItems" : [ { "id" : "ITEM-1", "itemData" : { "DOI" : "10.1093/biosci/biw101", "ISSN" : "0006-3568", "abstract" : "National ecosystem assessments form an essential knowledge base for safeguarding biodiversity and ecosystem services. We analyze eight European (sub-)national ecosystem assessments (Portugal, United Kingdom, Spain, Norway, Flanders, Netherlands, Finland, and Germany) and compare their objectives, political context, methods, and operationalization. We observed remarkable differences in breadth of the assessment, methods employed, variety of services considered, policy mandates, and funding mechanisms. Biodiversity and ecosystem services are mainly assessed independently, with biodiversity conceptualized as underpinning services, as a source of conflict with services, or as a service in itself. Recommendations derived from our analysis for future ecosystem assessments include the needs to improve the common evidence base, to advance the mapping of services, to consider international flows of services, and to connect more strongly to policy questions. Although the context specificity of national ecosystem assessments is acknowledged as important, a greater harmonization across assessments could help to better inform common European policies and future pan-regional assessments.", "author" : [ { "dropping-particle" : "", "family" : "Schr\u00f6ter", "given" : "Matthias", "non-dropping-particle" : "", "parse-names" : false, "suffix" : "" }, { "dropping-particle" : "", "family" : "Albert", "given" : "Christian", "non-dropping-particle" : "", "parse-names" : false, "suffix" : "" }, { "dropping-particle" : "", "family" : "Marques", "given" : "Alexandra", "non-dropping-particle" : "", "parse-names" : false, "suffix" : "" }, { "dropping-particle" : "", "family" : "Tobon", "given" : "Wolke", "non-dropping-particle" : "", "parse-names" : false, "suffix" : "" }, { "dropping-particle" : "", "family" : "Lavorel", "given" : "Sandra", "non-dropping-particle" : "", "parse-names" : false, "suffix" : "" }, { "dropping-particle" : "", "family" : "Maes", "given" : "Joachim", "non-dropping-particle" : "", "parse-names" : false, "suffix" : "" }, { "dropping-particle" : "", "family" : "Brown", "given" : "Claire", "non-dropping-particle" : "", "parse-names" : false, "suffix" : "" }, { "dropping-particle" : "", "family" : "Klotz", "given" : "Stefan", "non-dropping-particle" : "", "parse-names" : false, "suffix" : "" }, { "dropping-particle" : "", "family" : "Bonn", "given" : "Aletta", "non-dropping-particle" : "", "parse-names" : false, "suffix" : "" } ], "container-title" : "BioScience", "id" : "ITEM-1", "issue" : "10", "issued" : { "date-parts" : [ [ "2016" ] ] }, "page" : "biw101", "title" : "National Ecosystem Assessments in Europe: A Review", "type" : "article-journal", "volume" : "66" }, "uris" : [ "http://www.mendeley.com/documents/?uuid=c7907228-c39f-46e0-aab3-9264596df5c4" ] }, { "id" : "ITEM-2", "itemData" : { "DOI" : "10.1016/j.ecoser.2017.02.015", "ISSN" : "22120416", "author" : [ { "dropping-particle" : "", "family" : "Prip", "given" : "Christian", "non-dropping-particle" : "", "parse-names" : false, "suffix" : "" } ], "container-title" : "Ecosystem Services", "id" : "ITEM-2", "issue" : "February", "issued" : { "date-parts" : [ [ "2017" ] ] }, "page" : "1-6", "publisher" : "Elsevier B.V.", "title" : "The Convention on Biological Diversity as a legal framework for safeguarding ecosystem services", "type" : "article-journal" }, "uris" : [ "http://www.mendeley.com/documents/?uuid=52f813dc-6fce-4cfa-b173-80e44493a1ee" ] } ], "mendeley" : { "formattedCitation" : "(Schr\u00f6ter et al. 2016; Prip 2017)", "plainTextFormattedCitation" : "(Schr\u00f6ter et al. 2016; Prip 2017)", "previouslyFormattedCitation" : "(Schr\u00f6ter et al. 2016; Prip 2017)" }, "properties" : { "noteIndex" : 0 }, "schema" : "https://github.com/citation-style-language/schema/raw/master/csl-citation.json" }</w:instrText>
      </w:r>
      <w:r w:rsidR="008008FB" w:rsidRPr="002915B7">
        <w:fldChar w:fldCharType="separate"/>
      </w:r>
      <w:r w:rsidR="00BC225C" w:rsidRPr="002915B7">
        <w:rPr>
          <w:noProof/>
        </w:rPr>
        <w:t>(Schröter et al. 2016; Prip 2017)</w:t>
      </w:r>
      <w:r w:rsidR="008008FB" w:rsidRPr="002915B7">
        <w:fldChar w:fldCharType="end"/>
      </w:r>
      <w:r w:rsidR="008008FB" w:rsidRPr="002915B7">
        <w:t>.</w:t>
      </w:r>
      <w:r w:rsidR="00BC225C" w:rsidRPr="002915B7">
        <w:t xml:space="preserve"> This is most likely </w:t>
      </w:r>
      <w:r w:rsidR="00562978">
        <w:t>due</w:t>
      </w:r>
      <w:r w:rsidR="00BC225C" w:rsidRPr="002915B7">
        <w:t xml:space="preserve"> to the conceptual ambiguity of ESs and the lack </w:t>
      </w:r>
      <w:r w:rsidR="00562978">
        <w:t>of clear</w:t>
      </w:r>
      <w:r w:rsidR="007179E7">
        <w:t xml:space="preserve"> </w:t>
      </w:r>
      <w:r w:rsidR="004B3DFB">
        <w:t xml:space="preserve">technical </w:t>
      </w:r>
      <w:r w:rsidR="00562978">
        <w:t>articulation of what methods need to account for when working with ESs</w:t>
      </w:r>
      <w:r w:rsidR="00072CA1" w:rsidRPr="002915B7">
        <w:t xml:space="preserve">. </w:t>
      </w:r>
    </w:p>
    <w:p w14:paraId="02B919FA" w14:textId="77777777" w:rsidR="00355620" w:rsidRPr="002915B7" w:rsidRDefault="00355620" w:rsidP="003F6AB2">
      <w:pPr>
        <w:spacing w:line="480" w:lineRule="auto"/>
      </w:pPr>
    </w:p>
    <w:p w14:paraId="12263B8E" w14:textId="77777777" w:rsidR="00355620" w:rsidRPr="002915B7" w:rsidRDefault="00D55F19" w:rsidP="003F6AB2">
      <w:pPr>
        <w:spacing w:line="480" w:lineRule="auto"/>
      </w:pPr>
      <w:r>
        <w:t>Spatial planning methods for ESs and biodiversity</w:t>
      </w:r>
      <w:r w:rsidR="005802F3">
        <w:t xml:space="preserve"> often fall</w:t>
      </w:r>
      <w:r>
        <w:t xml:space="preserve"> into</w:t>
      </w:r>
      <w:r w:rsidR="00355620" w:rsidRPr="002915B7">
        <w:t xml:space="preserve"> </w:t>
      </w:r>
      <w:r w:rsidR="00D855CC">
        <w:t xml:space="preserve">one of </w:t>
      </w:r>
      <w:r w:rsidR="00355620" w:rsidRPr="002915B7">
        <w:t xml:space="preserve">two </w:t>
      </w:r>
      <w:r>
        <w:t xml:space="preserve">broad </w:t>
      </w:r>
      <w:r w:rsidR="00355620" w:rsidRPr="002915B7">
        <w:t xml:space="preserve">frameworks: Multi-criteria decision making (MCDA) and spatial conservation prioritization (SCP). Whereas the former has been gaining popularity in </w:t>
      </w:r>
      <w:r w:rsidR="00CF0D1E">
        <w:t xml:space="preserve">the </w:t>
      </w:r>
      <w:r w:rsidR="00355620" w:rsidRPr="002915B7">
        <w:t xml:space="preserve">ES literature </w:t>
      </w:r>
      <w:r w:rsidR="00355620" w:rsidRPr="002915B7">
        <w:fldChar w:fldCharType="begin" w:fldLock="1"/>
      </w:r>
      <w:r w:rsidR="005F0209" w:rsidRPr="002915B7">
        <w:instrText>ADDIN CSL_CITATION { "citationItems" : [ { "id" : "ITEM-1", "itemData" : { "DOI" : "10.1016/j.ecoser.2016.10.014", "ISSN" : "22120416", "abstract" : "Multi-Criteria Decision Analysis (MCDA) methods has been promoted as an alternative approach to monetary economic valuation of ecosystem services in Cost-Benefit Analysis framework (CBA). We discuss the potential of MCDA in providing a framework for integrated valuation of ecosystem services. We conclude that MCDA does in general perform better than CBA and associated monetary valuation techniques in several aspects that are essential in ecosystem service valuation. These include the ability of a valuation method to account for multiple dimensions of well-being, including ecological and economic as well as cultural and moral aspects of a policy or management problem and to facilitate open and transparent public debate on the pros and cons of alternative courses of action, including the distribution of gains and losses across beneficiaries of ecosystem services. The capacity of MCDA to articulate values related to ecosystem services depends on individual methods used in the MCDA process. More importantly, it depends of the ways in which the process is organized and facilitated. However, MCDA cannot provide representative information of the values of wider population. Further empirical and theoretical research is needed on the potential of hybrid methodologies to combine monetary valuation and MCDA in fruitful ways.", "author" : [ { "dropping-particle" : "", "family" : "Saarikoski", "given" : "Heli", "non-dropping-particle" : "", "parse-names" : false, "suffix" : "" }, { "dropping-particle" : "", "family" : "Mustajoki", "given" : "Jyri", "non-dropping-particle" : "", "parse-names" : false, "suffix" : "" }, { "dropping-particle" : "", "family" : "Barton", "given" : "David N", "non-dropping-particle" : "", "parse-names" : false, "suffix" : "" }, { "dropping-particle" : "", "family" : "Geneletti", "given" : "Davide", "non-dropping-particle" : "", "parse-names" : false, "suffix" : "" }, { "dropping-particle" : "", "family" : "Langemeyer", "given" : "Johannes", "non-dropping-particle" : "", "parse-names" : false, "suffix" : "" }, { "dropping-particle" : "", "family" : "Gomez-Baggethun", "given" : "Erik", "non-dropping-particle" : "", "parse-names" : false, "suffix" : "" }, { "dropping-particle" : "", "family" : "Marttunen", "given" : "Mika", "non-dropping-particle" : "", "parse-names" : false, "suffix" : "" }, { "dropping-particle" : "", "family" : "Antunes", "given" : "Paula", "non-dropping-particle" : "", "parse-names" : false, "suffix" : "" }, { "dropping-particle" : "", "family" : "Keune", "given" : "Hans", "non-dropping-particle" : "", "parse-names" : false, "suffix" : "" }, { "dropping-particle" : "", "family" : "Santos", "given" : "Rui", "non-dropping-particle" : "", "parse-names" : false, "suffix" : "" } ], "container-title" : "Ecosystem Services", "id" : "ITEM-1", "issue" : "October", "issued" : { "date-parts" : [ [ "2016" ] ] }, "note" : "NULL", "page" : "0-1", "publisher" : "Elsevier", "title" : "Multi-Criteria Decision Analysis and Cost-Benefit Analysis: Comparing alternative frameworks for integrated valuation of ecosystem services", "type" : "article-journal" }, "uris" : [ "http://www.mendeley.com/documents/?uuid=91434e74-ee53-44ff-a07d-0bac068a25f7" ] }, { "id" : "ITEM-2", "itemData" : { "DOI" : "10.1016/j.envsci.2016.02.013", "ISSN" : "1462-9011", "abstract" : "Land-use planning is an important determinant for green space policy in cities. It defines land covers and hence the structure and function of urban ecosystems and the benefits these provide to humans, such as air purification, urban cooling, runoff mitigation, and recreation. The ecosystem service approach has helped to attract policy attention to these benefits but the concept remains poorly implemented in urban policy and governance. To address this gap, we advance a framework to bridge ecosystem services into policy processes through Multi-Criteria Decision Analysis (MCDA) as decision support tool. The paper is organized in three main parts. First, we conduct a systematic literature review to assess state-of-the-art knowledge on ecosystem service assessments through MCDA. Next, we build on insights from the literature review to develop the 'ecosystem services policy-cycle', a conceptual framework that merges the 'ecosystem service cascade' and 'policy cycle' models to reinforce the link between ecosystem service assessments and practical applications in urban policy and governance. Next, we illustrate the applicability of the proposed framework along an example about conflicting interests on land use and green space planning following the closure of the Airport Tempelhof in Berlin, Germany. Our results highlight the scope of MCDA as a decision support tool for integrating ecosystem service assessments in green space governance. We discuss advantages and disadvantages of different methodological choices in the use of MCDA in ecosystem service assessments and note that a key strength of this tool in informing green space policies lies in its capacity to accommodate conflicting stakeholder perspectives and to address trade-offs between ecological, social and economic values.", "author" : [ { "dropping-particle" : "", "family" : "Langemeyer", "given" : "Johannes", "non-dropping-particle" : "", "parse-names" : false, "suffix" : "" }, { "dropping-particle" : "", "family" : "Haase", "given" : "Dagmar", "non-dropping-particle" : "", "parse-names" : false, "suffix" : "" }, { "dropping-particle" : "", "family" : "Elmqvist", "given" : "Thomas", "non-dropping-particle" : "", "parse-names" : false, "suffix" : "" }, { "dropping-particle" : "", "family" : "Scheuer", "given" : "S.", "non-dropping-particle" : "", "parse-names" : false, "suffix" : "" }, { "dropping-particle" : "", "family" : "G\u00f3mez-Baggethun", "given" : "Erik", "non-dropping-particle" : "", "parse-names" : false, "suffix" : "" } ], "container-title" : "Environmental Science and Policy", "id" : "ITEM-2", "issue" : "2015", "issued" : { "date-parts" : [ [ "2016" ] ] }, "page" : "45-56", "title" : "Bridging the gap between ecosystem service assessments and landuse planning through Multi-Criteria Decision Analysis (MCDA)", "type" : "article-journal", "volume" : "62" }, "uris" : [ "http://www.mendeley.com/documents/?uuid=d4528711-484a-4aa6-b634-6fd81a2afd83" ] } ], "mendeley" : { "formattedCitation" : "(Langemeyer et al. 2016; Saarikoski et al. 2016)", "plainTextFormattedCitation" : "(Langemeyer et al. 2016; Saarikoski et al. 2016)", "previouslyFormattedCitation" : "(Langemeyer et al. 2016; Saarikoski et al. 2016)" }, "properties" : { "noteIndex" : 0 }, "schema" : "https://github.com/citation-style-language/schema/raw/master/csl-citation.json" }</w:instrText>
      </w:r>
      <w:r w:rsidR="00355620" w:rsidRPr="002915B7">
        <w:fldChar w:fldCharType="separate"/>
      </w:r>
      <w:r w:rsidR="005F0209" w:rsidRPr="002915B7">
        <w:rPr>
          <w:noProof/>
        </w:rPr>
        <w:t>(Langemeyer et al. 2016; Saarikoski et al. 2016)</w:t>
      </w:r>
      <w:r w:rsidR="00355620" w:rsidRPr="002915B7">
        <w:fldChar w:fldCharType="end"/>
      </w:r>
      <w:r w:rsidR="00355620" w:rsidRPr="002915B7">
        <w:t xml:space="preserve">, </w:t>
      </w:r>
      <w:r w:rsidR="005F0209" w:rsidRPr="002915B7">
        <w:t xml:space="preserve">the latter </w:t>
      </w:r>
      <w:r w:rsidR="00E94F66">
        <w:t xml:space="preserve">is commonly used in  </w:t>
      </w:r>
      <w:r w:rsidR="005F0209" w:rsidRPr="002915B7">
        <w:t xml:space="preserve">biodiversity conservation research </w:t>
      </w:r>
      <w:r w:rsidR="005F0209" w:rsidRPr="002915B7">
        <w:fldChar w:fldCharType="begin" w:fldLock="1"/>
      </w:r>
      <w:r w:rsidR="00D066BC" w:rsidRPr="002915B7">
        <w:instrText>ADDIN CSL_CITATION { "citationItems" : [ { "id" : "ITEM-1", "itemData" : { "author"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"publisher" : "Oxford University Press", "publisher-place" : "Oxford, UK", "title" : "Spatial conservation prioritization: quantitative methods and computational tools", "type" : "book" }, "uris" : [ "http://www.mendeley.com/documents/?uuid=44e427bc-f75c-4da2-a26d-682a9c82b1b5" ] } ], "mendeley" : { "formattedCitation" : "(Moilanen et al. 2009)", "plainTextFormattedCitation" : "(Moilanen et al. 2009)", "previouslyFormattedCitation" : "(Moilanen et al. 2009)" }, "properties" : { "noteIndex" : 0 }, "schema" : "https://github.com/citation-style-language/schema/raw/master/csl-citation.json" }</w:instrText>
      </w:r>
      <w:r w:rsidR="005F0209" w:rsidRPr="002915B7">
        <w:fldChar w:fldCharType="separate"/>
      </w:r>
      <w:r w:rsidR="005F0209" w:rsidRPr="002915B7">
        <w:rPr>
          <w:noProof/>
        </w:rPr>
        <w:t>(Moilanen et al. 2009)</w:t>
      </w:r>
      <w:r w:rsidR="005F0209" w:rsidRPr="002915B7">
        <w:fldChar w:fldCharType="end"/>
      </w:r>
      <w:r w:rsidR="005F0209" w:rsidRPr="002915B7">
        <w:t xml:space="preserve">. </w:t>
      </w:r>
      <w:r w:rsidR="00F45FFA" w:rsidRPr="002915B7">
        <w:t>With the proliferation of available decision-support methods</w:t>
      </w:r>
      <w:r w:rsidR="00130729">
        <w:t xml:space="preserve"> within both frameworks</w:t>
      </w:r>
      <w:r w:rsidR="00F45FFA" w:rsidRPr="002915B7">
        <w:t>, it</w:t>
      </w:r>
      <w:r w:rsidR="00506DF6">
        <w:t xml:space="preserve"> is worth considering what the</w:t>
      </w:r>
      <w:r w:rsidR="00F45FFA" w:rsidRPr="002915B7">
        <w:t xml:space="preserve"> strengths and weaknesses </w:t>
      </w:r>
      <w:r w:rsidR="0031759A">
        <w:t>these methods ar</w:t>
      </w:r>
      <w:r w:rsidR="000669C9">
        <w:t>e</w:t>
      </w:r>
      <w:r w:rsidR="0031759A">
        <w:t xml:space="preserve"> </w:t>
      </w:r>
      <w:r w:rsidR="000669C9">
        <w:t>i</w:t>
      </w:r>
      <w:r w:rsidR="0031759A">
        <w:t>nclu</w:t>
      </w:r>
      <w:r w:rsidR="000669C9">
        <w:t>ding</w:t>
      </w:r>
      <w:r w:rsidR="0031759A">
        <w:t xml:space="preserve"> the built-in, and often implicit, </w:t>
      </w:r>
      <w:r w:rsidR="00F45FFA" w:rsidRPr="002915B7">
        <w:t>assumptions</w:t>
      </w:r>
      <w:r w:rsidR="000669C9">
        <w:t xml:space="preserve"> underlying the methods</w:t>
      </w:r>
      <w:r w:rsidR="00F45FFA" w:rsidRPr="002915B7">
        <w:t xml:space="preserve">. </w:t>
      </w:r>
      <w:r w:rsidR="00977499" w:rsidRPr="002915B7">
        <w:t>Providing decision</w:t>
      </w:r>
      <w:r w:rsidR="00B03D38">
        <w:t>-</w:t>
      </w:r>
      <w:r w:rsidR="00977499" w:rsidRPr="002915B7">
        <w:t xml:space="preserve">support using models and </w:t>
      </w:r>
      <w:r w:rsidR="00977499" w:rsidRPr="00433FCA">
        <w:t xml:space="preserve">computational tools is complicated </w:t>
      </w:r>
      <w:r w:rsidR="009E4B11" w:rsidRPr="00433FCA">
        <w:t xml:space="preserve">and </w:t>
      </w:r>
      <w:r w:rsidR="00D066BC" w:rsidRPr="00433FCA">
        <w:t xml:space="preserve">fraught with potential problems related to technical </w:t>
      </w:r>
      <w:r w:rsidR="00D066BC" w:rsidRPr="00433FCA">
        <w:fldChar w:fldCharType="begin" w:fldLock="1"/>
      </w:r>
      <w:r w:rsidR="003106FC" w:rsidRPr="00433FCA">
        <w:instrText>ADDIN CSL_CITATION { "citationItems" : [ { "id" : "ITEM-1", "itemData" : { "DOI" : "10.1016/j.tree.2011.08.001", "ISSN" : "01695347", "author" : [ { "dropping-particle" : "", "family" : "Langford", "given" : "William T", "non-dropping-particle" : "", "parse-names" : false, "suffix" : "" }, { "dropping-particle" : "", "family" : "Gordon", "given" : "Ascelin", "non-dropping-particle" : "", "parse-names" : false, "suffix" : "" }, { "dropping-particle" : "", "family" : "Bastin", "given" : "Lucy", "non-dropping-particle" : "", "parse-names" : false, "suffix" : "" }, { "dropping-particle" : "", "family" : "Bekessy", "given" : "Sarah A", "non-dropping-particle" : "", "parse-names" : false, "suffix" : "" }, { "dropping-particle" : "", "family" : "White", "given" : "Matt D", "non-dropping-particle" : "", "parse-names" : false, "suffix" : "" }, { "dropping-particle" : "", "family" : "Newell", "given" : "Graeme", "non-dropping-particle" : "", "parse-names" : false, "suffix" : "" } ], "container-title" : "Trends in Ecology and Evolution", "id" : "ITEM-1", "issue" : "2", "issued" : { "date-parts" : [ [ "2011", "9" ] ] }, "page" : "634-640", "title" : "Raising the bar for systematic conservation planning", "type" : "article-journal", "volume" : "26" }, "uris" : [ "http://www.mendeley.com/documents/?uuid=b7be0747-886d-458a-8487-890b8fa0887b" ] }, { "id" : "ITEM-2", "itemData" : { "DOI" : "10.1016/j.gloenvcha.2015.08.007", "ISSN" : "09593780", "abstract" : "The \u2018Anthropocene\u2019 concept provides a conceptual framework that encapsulates the current global situation in which society has an ever-greater dominating influence on Earth System functioning. Simulation models used to understand earth system dynamics provide early warning, scenario analysis and evaluation of environmental management and policies. This paper aims to assess the extent to which current models represent the Anthropocene and suggest ways forward. Current models do not fully reflect the typical characteristics of the Anthropocene, such as societal influences and interactions with natural processes, feedbacks and system dynamics, tele-connections, tipping points, thresholds and regime shifts. Based on an analysis of current model representations of Anthropocene dynamics, we identify ways to enhance the role of modeling tools to better help us understand Anthropocene dynamics and address sustainability issues arising from them. To explore sustainable futures (\u2018safe and operating spaces\u2019), social processes and anthropogenic drivers of biophysical processes must be incorporated, to allow for a spectrum of potential impacts and responses at different societal levels. In this context, model development can play a major role in reconciling the different epistemologies of the disciplines that need to collaborate to capture changes in the functioning of socio-ecological systems. Feedbacks between system functioning and underlying endogenous drivers should be represented, rather than assuming the drivers to be exogenous to the modelled system or stationary in time and space. While global scale assessments are important, the global scale dynamics need to be connected to local realities and vice versa. The diversity of stakeholders and potential questions requires a diversification of models, avoiding the convergence towards single models that are able to answer a wide range of questions, but without sufficient specificity. The novel concept of the Anthropocene can help to develop innovative model representations and model architectures that are better suited to assist in designing sustainable solutions targeted at the users of the models and model results. \u00e3", "author" : [ { "dropping-particle" : "", "family" : "Verburg", "given" : "Peter H", "non-dropping-particle" : "", "parse-names" : false, "suffix" : "" }, { "dropping-particle" : "</w:instrText>
      </w:r>
      <w:r w:rsidR="003106FC" w:rsidRPr="00784CD8">
        <w:rPr>
          <w:lang w:val="nl-NL"/>
        </w:rPr>
        <w:instrText>", "family" : "Dearing", "given" : "John A", "non-dropping-particle" : "", "parse-names" : false, "suffix" : "" }, { "dropping-particle" : "", "family" : "Dyke", "given" : "James G", "non-dropping-particle" : "", "parse-names" : false, "suffix" : "" }, { "dropping-particle" : "van der", "family" : "Leeuw", "given" : "Sander", "non-dropping-particle" : "", "parse-names" : false, "suffix" : "" }, { "dropping-particle" : "", "family" : "Seitzinger", "given" : "Sybil", "non-dropping-particle" : "", "parse-names" : false, "suffix" : "" }, { "dropping-particle" : "", "family" : "Steffen", "given" : "Will", "non-dropping-particle" : "", "parse-names" : false, "suffix" : "" }, { "dropping-particle" : "", "family" : "Syvitski", "given" : "James", "non-dropping-particle" : "", "parse-names" : false, "suffix" : "" } ], "container-title" : "Global Environmental Change", "id" : "ITEM-2", "issued" : { "date-parts" : [ [ "2015" ] ] }, "title" : "Methods and approaches to modelling the Anthropocene", "type" : "article-journal" }, "uris" : [ "http://www.mendeley.com/documents/?uuid=03d29ae3-8f67-4065-927a-04c4ce9a19e1" ] } ], "mendeley" : { "formattedCitation" : "(Langford et al. 2011; Verburg et al. 2015)", "plainTextFormattedCitation" : "(Langford et al. 2011; Verburg et al. 2015)", "previouslyFormattedCitation" : "(Langford et al. 2011; Verburg et al. 2015)" }, "properties" : { "noteIndex" : 0 }, "schema" : "https://github.com/citation-style-language/schema/raw/master/csl-citation.json" }</w:instrText>
      </w:r>
      <w:r w:rsidR="00D066BC" w:rsidRPr="00433FCA">
        <w:fldChar w:fldCharType="separate"/>
      </w:r>
      <w:r w:rsidR="00D066BC" w:rsidRPr="00677197">
        <w:rPr>
          <w:noProof/>
        </w:rPr>
        <w:t>(Langford et al. 2011; Verburg et al. 2015)</w:t>
      </w:r>
      <w:r w:rsidR="00D066BC" w:rsidRPr="00433FCA">
        <w:fldChar w:fldCharType="end"/>
      </w:r>
      <w:r w:rsidR="00D066BC" w:rsidRPr="00677197">
        <w:t xml:space="preserve">, social </w:t>
      </w:r>
      <w:r w:rsidR="00D066BC" w:rsidRPr="00433FCA">
        <w:fldChar w:fldCharType="begin" w:fldLock="1"/>
      </w:r>
      <w:r w:rsidR="00D066BC" w:rsidRPr="00677197">
        <w:instrText>ADDIN CSL_CITATION { "citationItems" : [ { "id" : "ITEM-1", "itemData" : { "DOI" : "10.1016/j.envsoft.2010.03.007", "ISSN" : "1364-8152", "author" : [ { "dropping-particle" : "", "family" : "Voinov", "given" : "Alexey", "non-dropping-particle" : "", "parse-names" : false, "suffix" : "" }, { "dropping-particle" : "", "family" : "Bousquet", "given" : "Francois", "non-dropping-particle" : "", "parse-names" : false, "suffix" : "" } ], "container-title" : "Environmental Modelling &amp; Software", "id" : "ITEM-1", "issue" : "11", "issued" : { "date-parts" : [ [ "2010", "11" ] ] }, "page" : "1268-1281", "publisher" : "Elsevier Ltd", "title" : "Modelling with stakeholders", "type" : "article-journal", "volume" : "25" }, "uris" : [ "http://www.mendeley.com/documents/?uuid=81b240c4-8612-4945-912b-802aed2291ab" ] }, { "id" : "ITEM-2", "itemData" : { "DOI" : "10.1016/j.envsoft.2015.08.019", "ISSN" : "13648152", "abstract" : "The paper aims to demonstrate the importance of behavioural issues in environmental modelling. These issues can relate both to the modeler and to the modelling process including the social interaction in the modelling team. The origins of behavioural effects can be in the cognitive and motivational biases or in the social systems created as well as in the visual and verbal communication strategies used. The possible occurrence of these phenomena in the context of environmental modelling is discussed and suggestions for research topics are provided.", "author" : [ { "dropping-particle" : "", "family" : "H\u00e4m\u00e4l\u00e4inen", "given" : "Raimo P.", "non-dropping-particle" : "", "parse-names" : false, "suffix" : "" } ], "container-title" : "Environmental Modelling &amp; Software", "id" : "ITEM-2", "issued" : { "date-parts" : [ [ "2015" ] ] }, "page" : "244-253", "title" : "Behavioural issues in environmental modelling \u2013 The missing perspective", "type" : "article-journal", "volume" : "73" }, "uris" : [ "http://www.mendeley.com/documents/?uuid=3eafb5f9-6c47-4cc6-8767-8c63f95349a4" ] } ], "mendeley" : { "formattedCitation" : "(Voinov and Bousquet 2010; H\u00e4m\u00e4l\u00e4inen 2015)", "plainTextFormattedCitation" : "(Voinov and Bousquet 2010; H\u00e4m\u00e4l\u00e4inen 2015)", "previouslyFormattedCitation" : "(Voinov and Bousquet 2010; H\u00e4m\u00e4l\u00e4inen 2015)" }, "properties" : { "noteIndex" : 0 }, "schema" : "https://github.com/citation-style-language/schema/raw/master/csl-citation.json" }</w:instrText>
      </w:r>
      <w:r w:rsidR="00D066BC" w:rsidRPr="00433FCA">
        <w:fldChar w:fldCharType="separate"/>
      </w:r>
      <w:r w:rsidR="00D066BC" w:rsidRPr="00677197">
        <w:rPr>
          <w:noProof/>
        </w:rPr>
        <w:t>(Voinov and Bousquet 2010; Hämäläinen 2015)</w:t>
      </w:r>
      <w:r w:rsidR="00D066BC" w:rsidRPr="00433FCA">
        <w:fldChar w:fldCharType="end"/>
      </w:r>
      <w:r w:rsidR="00D066BC" w:rsidRPr="00677197">
        <w:t xml:space="preserve"> and policy </w:t>
      </w:r>
      <w:r w:rsidR="003106FC" w:rsidRPr="00433FCA">
        <w:fldChar w:fldCharType="begin" w:fldLock="1"/>
      </w:r>
      <w:r w:rsidR="00862D7D" w:rsidRPr="00677197">
        <w:instrText>ADDIN CSL_CITATION { "citationItems" : [ { "id" : "ITEM-1", "itemData" : { "DOI" : "10.1016/j.envsoft.2016.06.003", "ISSN" : "13648152", "abstract" : "Modelers involved in environmental policy assessments are commonly confronted with the lack of uptake of model output by policy actors. Actors have different expectations of models, condensed into three quality criteria: credibility, salience, and legitimacy. The fulfilment of quality criteria is also dynamic as expectations vary, change, and possibly counteract each other. We present a checklist for modelers involved in model-based assessments that is aimed at the identification and monitoring of issues, limitations and trade-offs regarding model quality criteria. It draws upon the literature of integrated assessments as well as case study analysis of environmental policy assessments for the Dutch government, based on expert interviews and embedded experience. The checklist is intended to be consulted during assessments; its application may result in greater awareness among modelers involved in assessments regarding model quality criteria, and may positively affect the uptake of model-based knowledge</w:instrText>
      </w:r>
      <w:r w:rsidR="00862D7D" w:rsidRPr="00262A90">
        <w:instrText xml:space="preserve"> from environmental policy assessments by policy actors.", "author" : [ { "dropping-particle" : "", "family" : "Voorn", "given" : "G A K", "non-dropping-particle" : "van", "parse-names" : false, "suffix" : "" }, { "dropping-particle" : "", "family" : "Verburg", "given" : "R W", "non-dropping-particle" : "", "parse-name</w:instrText>
      </w:r>
      <w:r w:rsidR="00862D7D" w:rsidRPr="00433FCA">
        <w:instrText>s" : false, "suffix" : "" }, { "dropping-particle" : "", "family" : "Kunseler", "given" : "E-M", "non-dropping-particle" : "", "parse-names" : false, "suffix" : "" }, { "dropping-particle" : "", "family" : "Vader", "given" : "J", "non-dropping-particle" : "", "parse-names" : false, "suffix" : "" }, { "dropping-particle" : "", "family" : "Janssen", "given" : "P H M", "non-dropping-particle" : "", "parse-names" : false, "suffix" : "" } ], "container-title" : "Environmental Modelling &amp; Software", "id" : "ITEM-1", "issued" : { "date-parts" : [ [ "2016" ] ] }, "page" : "224-236", "title" : "A checklist for model credibility, salience, and legitimacy to improve information transfer in environmental policy assessments", "type" : "article-journal", "volume" : "83" }, "uris" : [ "http://www.mendeley.com/documents/?uuid=d239b6fc-96d7-425d-9f1b-77bc29788aeb" ] } ], "mendeley" : { "formattedCitation" : "(van Voorn et al. 2016)", "plainTextFormattedCitation" : "(van Voorn et al. 2016)", "previouslyFormattedCitation" : "(van Voorn et al. 2016)" }, "properties" : { "noteIndex" : 0 }, "schema" : "https://github.com/citation-style-language/schema/raw/master/csl-citation.json" }</w:instrText>
      </w:r>
      <w:r w:rsidR="003106FC" w:rsidRPr="00433FCA">
        <w:fldChar w:fldCharType="separate"/>
      </w:r>
      <w:r w:rsidR="003106FC" w:rsidRPr="00433FCA">
        <w:rPr>
          <w:noProof/>
        </w:rPr>
        <w:t xml:space="preserve">(van </w:t>
      </w:r>
      <w:r w:rsidR="003106FC" w:rsidRPr="00433FCA">
        <w:rPr>
          <w:noProof/>
        </w:rPr>
        <w:lastRenderedPageBreak/>
        <w:t>Voorn et al. 2016)</w:t>
      </w:r>
      <w:r w:rsidR="003106FC" w:rsidRPr="00433FCA">
        <w:fldChar w:fldCharType="end"/>
      </w:r>
      <w:r w:rsidR="003106FC" w:rsidRPr="00433FCA">
        <w:t xml:space="preserve"> </w:t>
      </w:r>
      <w:r w:rsidR="00D066BC" w:rsidRPr="00433FCA">
        <w:t xml:space="preserve">aspects of </w:t>
      </w:r>
      <w:r w:rsidR="009E4B11" w:rsidRPr="00433FCA">
        <w:t>decision-making</w:t>
      </w:r>
      <w:r w:rsidR="00D066BC" w:rsidRPr="00433FCA">
        <w:t xml:space="preserve">. </w:t>
      </w:r>
      <w:r w:rsidR="00433FCA">
        <w:t>Only through being open and explicit about the underlying assumption, can we start to alleviate such problems.</w:t>
      </w:r>
    </w:p>
    <w:p w14:paraId="5FC75EC0" w14:textId="77777777" w:rsidR="005F0209" w:rsidRDefault="005F0209" w:rsidP="003F6AB2">
      <w:pPr>
        <w:spacing w:line="480" w:lineRule="auto"/>
      </w:pPr>
    </w:p>
    <w:p w14:paraId="7E8AC403" w14:textId="77777777" w:rsidR="00BB6C5C" w:rsidRPr="002915B7" w:rsidRDefault="00351C79" w:rsidP="003F6AB2">
      <w:pPr>
        <w:spacing w:line="480" w:lineRule="auto"/>
      </w:pPr>
      <w:r>
        <w:t>F</w:t>
      </w:r>
      <w:r w:rsidR="005748EA" w:rsidRPr="002915B7">
        <w:t>irst studies combining biodiversity and ESs in the s</w:t>
      </w:r>
      <w:r>
        <w:t xml:space="preserve">ame spatial planning framework </w:t>
      </w:r>
      <w:r w:rsidR="005748EA" w:rsidRPr="002915B7">
        <w:t xml:space="preserve">were done </w:t>
      </w:r>
      <w:r>
        <w:t xml:space="preserve">already </w:t>
      </w:r>
      <w:r w:rsidR="005748EA" w:rsidRPr="002915B7">
        <w:t xml:space="preserve">more than ten years ago </w:t>
      </w:r>
      <w:r w:rsidR="005748EA" w:rsidRPr="002915B7">
        <w:fldChar w:fldCharType="begin" w:fldLock="1"/>
      </w:r>
      <w:r w:rsidR="005748EA" w:rsidRPr="002915B7">
        <w:instrText>ADDIN CSL_CITATION { "citationItems" : [ { "id" : "ITEM-1", "itemData" : { "DOI" : "10.1371/journal.pbio.0040379", "abstract" : "A spatially explicit framework reveals whether areas important for the provision of ecosystem services align with areas important for biodiversity conservation and indicates the need to broaden current conservation goals.", "author" : [ { "dropping-particle" : "", "family" : "Chan", "given" : "Kai M. A", "non-dropping-particle" : "", "parse-names" : false, "suffix" : "" }, { "dropping-particle" : "", "family" : "Shaw", "given" : "M. Rebecca", "non-dropping-particle" : "", "parse-names" : false, "suffix" : "" }, { "dropping-particle" : "", "family" : "Cameron", "given" : "David R", "non-dropping-particle" : "", "parse-names" : false, "suffix" : "" }, { "dropping-particle" : "", "family" : "Underwood", "given" : "Emma C", "non-dropping-particle" : "", "parse-names" : false, "suffix" : "" }, { "dropping-particle" : "", "family" : "Daily", "given" : "Gretchen C", "non-dropping-particle" : "", "parse-names" : false, "suffix" : "" } ], "container-title" : "PLoS Biology", "id" : "ITEM-1", "issue" : "11", "issued" : { "date-parts" : [ [ "2006", "10" ] ] }, "page" : "e379", "title" : "Conservation Planning for Ecosystem Services", "type" : "article-journal", "volume" : "4" }, "prefix" : "e.g. ", "uris" : [ "http://www.mendeley.com/documents/?uuid=81ef493b-7227-4cf1-b48a-1cb2ac807ba8" ] }, { "id" : "ITEM-2", "itemData" : { "DOI" : "10.1016/j.ecolecon.2007.04.007", "ISBN" : "0921-8009", "ISSN" : "09218009", "abstract" : "A call has been made for conservation planners to include ecosystem services into their assessments of conservation priority areas. The need to develop an integrated approach to meeting different conservation objectives and a shift in focus towards human wellbeing are some of the motivations behind this call. There is currently no widely accepted approach to planning for ecosystem services. This study contributes towards the development of this approach through a review of conservation assessments and the extent to which they include ecosystem services. Of the 476 conservation assessments identified by a set of search terms on the Web of Science, 100 were randomly selected for this review. Of these only seven had included ecosystem services, while another 13 had referred to ecosystem services as a rationale for conservation without including them in the assessment. The majority of assessments were based on biodiversity pattern data while 19 used data on ecological processes. A total of 11 of these 19 assessments used processes, which could be linked to services. Ecosystem services have witnessed an increase in attention received in conservation assessments since the year 2000, however trends were not apparent beyond this date. In order to assess which types of ecosystem services and how they have been accounted for in conservation assessments, we extended our review to include an additional nine conservation assessments which included ecosystem services. The majority included cultural ecosystem services, followed by regulatory, provisioning and supporting services respectively. We conclude with an analysis of the constraints and opportunities for the integration of ecosystem services into conservation assessments and highlight the urgent need for an appropriate framework for planning for ecosystem services. ?? 2007 Elsevier B.V. All rights reserved.", "author" : [ { "dropping-particle" : "", "family" : "Egoh", "given" : "Benis", "non-dropping-particle" : "", "parse-names" : false, "suffix" : "" }, { "dropping-particle" : "", "family" : "Rouget", "given" : "Mathieu", "non-dropping-particle" : "", "parse-names" : false, "suffix" : "" }, { "dropping-particle" : "", "family" : "Reyers", "given" : "Belinda", "non-dropping-particle" : "", "parse-names" : false, "suffix" : "" }, { "dropping-particle" : "", "family" : "Knight", "given" : "Andrew T", "non-dropping-particle" : "", "parse-names" : false, "suffix" : "" }, { "dropping-particle" : "", "family" : "Cowling", "given" : "Richard M", "non-dropping-particle" : "", "parse-names" : false, "suffix" : "" }, { "dropping-particle" : "", "family" : "Jaarsveld", "given" : "Albert S", "non-dropping-particle" : "van", "parse-names" : false, "suffix" : "" }, { "dropping-particle" : "", "family" : "Welz", "given" : "Adam", "non-dropping-particle" : "", "parse-names" : false, "suffix" : "" } ], "container-title" : "Ecological Economics", "id" : "ITEM-2", "issue" : "4", "issued" : { "date-parts" : [ [ "2007" ] ] }, "page" : "714-721", "title" : "Integrating ecosystem services into conservation assessments: A review", "type" : "article-journal", "volume" : "63" }, "uris" : [ "http://www.mendeley.com/documents/?uuid=947f71a5-27d3-4897-9cea-71bc495f4379" ] } ], "mendeley" : { "formattedCitation" : "(e.g. Chan et al. 2006; Egoh et al. 2007)", "plainTextFormattedCitation" : "(e.g. Chan et al. 2006; Egoh et al. 2007)", "previouslyFormattedCitation" : "(e.g. Chan et al. 2006; Egoh et al. 2007)" }, "properties" : { "noteIndex" : 0 }, "schema" : "https://github.com/citation-style-language/schema/raw/master/csl-citation.json" }</w:instrText>
      </w:r>
      <w:r w:rsidR="005748EA" w:rsidRPr="002915B7">
        <w:fldChar w:fldCharType="separate"/>
      </w:r>
      <w:r w:rsidR="005748EA" w:rsidRPr="002915B7">
        <w:rPr>
          <w:noProof/>
        </w:rPr>
        <w:t>(e.g. Chan et al. 2006; Egoh et al. 2007)</w:t>
      </w:r>
      <w:r w:rsidR="005748EA" w:rsidRPr="002915B7">
        <w:fldChar w:fldCharType="end"/>
      </w:r>
      <w:r w:rsidR="005748EA" w:rsidRPr="002915B7">
        <w:t xml:space="preserve">, </w:t>
      </w:r>
      <w:r>
        <w:t xml:space="preserve">but to date </w:t>
      </w:r>
      <w:r w:rsidR="00223C40">
        <w:t xml:space="preserve">studies </w:t>
      </w:r>
      <w:r w:rsidR="005748EA" w:rsidRPr="002915B7">
        <w:t>have mostly concentrated on one or the other. The conceptualization</w:t>
      </w:r>
      <w:r w:rsidR="00023DCC">
        <w:t xml:space="preserve"> of the</w:t>
      </w:r>
      <w:r w:rsidR="00AD2EB1">
        <w:t xml:space="preserve"> planning problem </w:t>
      </w:r>
      <w:r w:rsidR="00023DCC">
        <w:t>has</w:t>
      </w:r>
      <w:r w:rsidR="005748EA" w:rsidRPr="002915B7">
        <w:t xml:space="preserve"> also been </w:t>
      </w:r>
      <w:r w:rsidR="00524F53">
        <w:t>mixed</w:t>
      </w:r>
      <w:r w:rsidR="005748EA" w:rsidRPr="002915B7">
        <w:t xml:space="preserve">: sometimes biodiversity features are treated as one component of ESs </w:t>
      </w:r>
      <w:r w:rsidR="005748EA" w:rsidRPr="002915B7">
        <w:fldChar w:fldCharType="begin" w:fldLock="1"/>
      </w:r>
      <w:r w:rsidR="005748EA" w:rsidRPr="002915B7">
        <w:instrText>ADDIN CSL_CITATION { "citationItems" : [ { "id" : "ITEM-1", "itemData" : { "DOI" : "10.1371/journal.pone.0112557", "ISBN" : "1932-6203 (Electronic)\\r1932-6203 (Linking)", "ISSN" : "19326203", "PMID" : "25393951", "abstract" : "Inclusion of spatially explicit information on ecosystem services in conservation planning is a fairly new practice. This study analyses how the incorporation of ecosystem services as conservation features can affect conservation of forest biodiversity and how different opportunity cost constraints can change spatial priorities for conservation. We created spatially explicit cost-effective conservation scenarios for 59 forest biodiversity features and five ecosystem services in the county of Telemark (Norway) with the help of the heuristic optimisation planning software, Marxan with Zones. We combined a mix of conservation instruments where forestry is either completely (non-use zone) or partially restricted (partial use zone). Opportunity costs were measured in terms of foregone timber harvest, an important provisioning service in Telemark. Including a number of ecosystem services shifted priority conservation sites compared to a case where only biodiversity was considered, and increased the area of both the partial (+36.2%) and the non-use zone (+3.2%). Furthermore, opportunity costs increased (+6.6%), which suggests that ecosystem services may not be a side-benefit of biodiversity conservation in this area. Opportunity cost levels were systematically changed to analyse their effect on spatial conservation priorities. Conservation of biodiversity and ecosystem services trades off against timber harvest. Currently designated nature reserves and landscape protection areas achieve a very low proportion (9.1%) of the conservation targets we set in our scenario, which illustrates the high importance given to timber production at present. A trade-off curve indicated that large marginal increases in conservation target achievement are possible when the budget for conservation is increased. Forty percent of the maximum hypothetical opportunity costs would yield an average conservation target achievement of 79%.", "author" : [ { "dropping-particle" : "", "family" : "Schr\u00f6ter", "given" : "Matthias", "non-dropping-particle" : "", "parse-names" : false, "suffix" : "" }, { "dropping-particle" : "", "family" : "Rusch", "given" : "Graciela M.", "non-dropping-particle" : "", "parse-names" : false, "suffix" : "" }, { "dropping-particle" : "", "family" : "Barton", "given" : "David N.", "non-dropping-particle" : "", "parse-names" : false, "suffix" : "" }, { "dropping-particle" : "", "family" : "Blumentrath", "given" : "Stefan", "non-dropping-particle" : "", "parse-names" : false, "suffix" : "" }, { "dropping-particle" : "", "family" : "Nord\u00e9n", "given" : "Bj\u00f6rn", "non-dropping-particle" : "", "parse-names" : false, "suffix" : "" } ], "container-title" : "PLoS ONE", "id" : "ITEM-1", "issue" : "11", "issued" : { "date-parts" : [ [ "2014" ] ] }, "title" : "Ecosystem services and opportunity costs shift spatial priorities for conserving forest biodiversity", "type" : "article-journal", "volume" : "9" }, "uris" : [ "http://www.mendeley.com/documents/?uuid=39778905-189d-4eb9-8e75-ad3e60dd3fcc" ] }, { "id" : "ITEM-2", "itemData" : { "DOI" : "10.1371/journal.pone.0024378", "ISBN" : "1932-6203 (Electronic)\\n1932-6203 (Linking)", "ISSN" : "19326203", "PMID" : "21915318", "abstract" : "There is growing support for characterizing ecosystem services in order to link conservation and human well-being. However, few studies have explicitly included ecosystem services within systematic conservation planning, and those that have follow two fundamentally different approaches: ecosystem services as intrinsically-important targeted benefits vs. substitutable co-benefits. We present a first comparison of these two approaches in a case study in the Central Interior of British Columbia. We calculated and mapped economic values for carbon storage, timber production, and recreational angling using a geographical information system (GIS). These 'marginal' values represent the difference in service-provision between conservation and managed forestry as land uses. We compared two approaches to including ecosystem services in the site-selection software Marxan: as Targeted Benefits, and as Co-Benefits/Costs (in Marxan's cost function); we also compared these approaches with a Hybrid approach (carbon and angling as targeted benefits, timber as an opportunity cost). For this analysis, the Co-Benefit/Cost approach yielded a less costly reserve network than the Hybrid approach (1.6% cheaper). Including timber harvest as an opportunity cost in the cost function resulted in a reserve network that achieved targets equivalently, but at 15% lower total cost. We found counter-intuitive results for conservation: conservation-compatible services (carbon, angling) were positively correlated with each other and biodiversity, whereas the conservation-incompatible service (timber) was negatively correlated with all other networks. Our findings suggest that including ecosystem services within a conservation plan may be most cost-effective when they are represented as substitutable co-benefits/costs, rather than as targeted benefits. By explicitly valuing the costs and benefits associated with services, we may be able to achieve meaningful biodiversity conservation at lower cost and with greater co-benefits.", "author" : [ { "dropping-particle" : "", "family" : "Chan", "given" : "Kai M A", "non-dropping-particle" : "", "parse-names" : false, "suffix" : "" }, { "dropping-particle" : "", "family" : "Hoshizaki", "given" : "Lara", "non-dropping-particle" : "", "parse-names" : false, "suffix" : "" }, { "dropping-particle" : "", "family" : "Klinkenberg", "given" : "Brian", "non-dropping-particle" : "", "parse-names" : false, "suffix" : "" } ], "container-title" : "PLoS ONE", "id" : "ITEM-2", "issue" : "9", "issued" : { "date-parts" : [ [ "2011" ] ] }, "title" : "Ecosystem services in conservation planning: Targeted benefits vs. co-benefits or costs?", "type" : "article-journal", "volume" : "6" }, "uris" : [ "http://www.mendeley.com/documents/?uuid=3e8f275b-8030-4f07-ad02-4d2bd897e26e" ] } ], "mendeley" : { "formattedCitation" : "(Chan et al. 2011; Schr\u00f6ter et al. 2014b)", "plainTextFormattedCitation" : "(Chan et al. 2011; Schr\u00f6ter et al. 2014b)", "previouslyFormattedCitation" : "(Chan et al. 2011; Schr\u00f6ter et al. 2014b)" }, "properties" : { "noteIndex" : 0 }, "schema" : "https://github.com/citation-style-language/schema/raw/master/csl-citation.json" }</w:instrText>
      </w:r>
      <w:r w:rsidR="005748EA" w:rsidRPr="002915B7">
        <w:fldChar w:fldCharType="separate"/>
      </w:r>
      <w:r w:rsidR="005748EA" w:rsidRPr="002915B7">
        <w:rPr>
          <w:noProof/>
        </w:rPr>
        <w:t>(Chan et al. 2011; Schröter et al. 2014b)</w:t>
      </w:r>
      <w:r w:rsidR="005748EA" w:rsidRPr="002915B7">
        <w:fldChar w:fldCharType="end"/>
      </w:r>
      <w:r w:rsidR="005748EA" w:rsidRPr="002915B7">
        <w:t xml:space="preserve">, sometime as a separate group of features </w:t>
      </w:r>
      <w:r w:rsidR="005748EA" w:rsidRPr="002915B7">
        <w:fldChar w:fldCharType="begin" w:fldLock="1"/>
      </w:r>
      <w:r w:rsidR="005748EA" w:rsidRPr="002915B7">
        <w:instrText>ADDIN CSL_CITATION { "citationItems" : [ { "id" : "ITEM-1", "itemData" : { "DOI" : "10.1016/j.biocon.2016.11.037", "ISSN" : "0006-3207", "author" : [ { "dropping-particle" : "", "family" : "Minin", "given" : "Enrico", "non-dropping-particle" : "Di", "parse-names" : false, "suffix" : "" }, { "dropping-particle" : "", "family" : "Soutullo", "given" : "Alvaro", "non-dropping-particle" : "", "parse-names" : false, "suffix" : "" }, { "dropping-particle" : "", "family" : "Bartesaghi", "given" : "Lucia", "non-dropping-particle" : "", "parse-names" : false, "suffix" : "" }, { "dropping-particle" : "", "family" : "Rios", "given" : "Mariana", "non-dropping-particle" : "", "parse-names" : false, "suffix" : "" }, { "dropping-particle" : "", "family" : "Nube", "given" : "Maria", "non-dropping-particle" : "", "parse-names" : false, "suffix" : "" }, { "dropping-particle" : "", "family" : "Moilanen", "given" : "Atte", "non-dropping-particle" : "", "parse-names" : false, "suffix" : "" } ], "container-title" : "Biological Conservation", "id" : "ITEM-1", "issued" : { "date-parts" : [ [ "2017" ] ] }, "note" : "NULL", "page" : "56-64", "title" : "Integrating biodiversity , ecosystem services and socio-economic data to identify priority areas and landowners for conservation actions at the national scale", "type" : "article-journal", "volume" : "206" }, "uris" : [ "http://www.mendeley.com/documents/?uuid=b364aec6-eee3-49d3-8535-7b91d6288d33" ] }, { "id" : "ITEM-2", "itemData" : { "DOI" : "10.1190/1.9781560802129.ch1", "ISBN" : "9781843763826", "author" : [ { "dropping-particle" : "", "family" : "Dur\u00e1n", "given" : "Am\u00e9rica P", "non-dropping-particle" : "", "parse-names" : false, "suffix" : "" }, { "dropping-particle" : "", "family" : "Duffy", "given" : "James P", "non-dropping-particle" : "", "parse-names" : false, "suffix" : "" }, { "dropping-particle" : "", "family" : "Gaston", "given" : "Kevin J", "non-dropping-particle" : "", "parse-names" : false, "suffix" : "" } ], "container-title" : "Proceedings of the Royal Society B: Biological Sciences", "id" : "ITEM-2", "issued" : { "date-parts" : [ [ "2014" ] ] }, "page" : "1-9", "title" : "Exclusion of agricultural lands in spatial conservation prioritization strategies: consequences for biodiversity and ecosystem service representation", "type" : "article-journal", "volume" : "281" }, "uris" : [ "http://www.mendeley.com/documents/?uuid=8b2b0492-384f-41d4-9862-68b67a640e8c" ] } ], "mendeley" : { "formattedCitation" : "(Dur\u00e1n et al. 2014; Di Minin et al. 2017)", "plainTextFormattedCitation" : "(Dur\u00e1n et al. 2014; Di Minin et al. 2017)", "previouslyFormattedCitation" : "(Dur\u00e1n et al. 2014; Di Minin et al. 2017)" }, "properties" : { "noteIndex" : 0 }, "schema" : "https://github.com/citation-style-language/schema/raw/master/csl-citation.json" }</w:instrText>
      </w:r>
      <w:r w:rsidR="005748EA" w:rsidRPr="002915B7">
        <w:fldChar w:fldCharType="separate"/>
      </w:r>
      <w:r w:rsidR="005748EA" w:rsidRPr="002915B7">
        <w:rPr>
          <w:noProof/>
        </w:rPr>
        <w:t>(Durán et al. 2014; Di Minin et al. 2017)</w:t>
      </w:r>
      <w:r w:rsidR="005748EA" w:rsidRPr="002915B7">
        <w:fldChar w:fldCharType="end"/>
      </w:r>
      <w:r w:rsidR="002D7178">
        <w:t xml:space="preserve">. </w:t>
      </w:r>
      <w:r w:rsidR="00524F53">
        <w:t>Regardless of how ESs and biodiversity are conceptualized in the model</w:t>
      </w:r>
      <w:r w:rsidR="006C7504" w:rsidRPr="002915B7">
        <w:t>, the (spatial) planning problems generally</w:t>
      </w:r>
      <w:r w:rsidR="00440F65" w:rsidRPr="002915B7">
        <w:t xml:space="preserve"> involve multiple objectives</w:t>
      </w:r>
      <w:r w:rsidR="005B4F6A">
        <w:t>: species should be protected where they are and ES supply should be maximized where there is demand.</w:t>
      </w:r>
      <w:r w:rsidR="006C7504" w:rsidRPr="002915B7">
        <w:t xml:space="preserve"> </w:t>
      </w:r>
      <w:r w:rsidR="000E74F5">
        <w:t>MCDA</w:t>
      </w:r>
      <w:r w:rsidR="00440F65" w:rsidRPr="002915B7">
        <w:t xml:space="preserve"> is a branch of decision analysis dedicated for establishing best course of action given </w:t>
      </w:r>
      <w:r w:rsidR="00451237">
        <w:t xml:space="preserve">such </w:t>
      </w:r>
      <w:r w:rsidR="00440F65" w:rsidRPr="002915B7">
        <w:t xml:space="preserve">multiple criteria and a set of potential alternatives </w:t>
      </w:r>
      <w:r w:rsidR="00440F65" w:rsidRPr="002915B7">
        <w:fldChar w:fldCharType="begin" w:fldLock="1"/>
      </w:r>
      <w:r w:rsidR="00440F65" w:rsidRPr="002915B7">
        <w:instrText>ADDIN CSL_CITATION { "citationItems" : [ { "id" : "ITEM-1", "itemData" : { "DOI" : "10.1007/s10669-014-9515-4", "ISSN" : "21945411", "abstract" : "The article provides the author's perspective on environmental models which he said are of crucial importance for undertaking environmental assessment and management. The author talked about the linkage of environmental models and decisions defined with less clarity than the taxonomy of environmental models itself. The author pointed out the information generated by environmental models, both physical and analytical.", "author" : [ { "dropping-particle" : "", "family" : "Keisler", "given" : "Jeffrey", "non-dropping-particle" : "", "parse-names" : false, "suffix" : "" }, { "dropping-particle" : "", "family" : "Linkov", "given" : "Igor", "non-dropping-particle" : "", "parse-names" : false, "suffix" : "" } ], "container-title" : "Environment Systems and Decisions", "id" : "ITEM-1", "issue" : "3", "issued" : { "date-parts" : [ [ "2014" ] ] }, "page" : "369-372", "title" : "Environment models and decisions", "type" : "article-journal", "volume" : "34" }, "uris" : [ "http://www.mendeley.com/documents/?uuid=2808a498-467b-47a1-afba-d9c47de2b342" ] } ], "mendeley" : { "formattedCitation" : "(Keisler and Linkov 2014)", "plainTextFormattedCitation" : "(Keisler and Linkov 2014)", "previouslyFormattedCitation" : "(Keisler and Linkov 2014)" }, "properties" : { "noteIndex" : 0 }, "schema" : "https://github.com/citation-style-language/schema/raw/master/csl-citation.json" }</w:instrText>
      </w:r>
      <w:r w:rsidR="00440F65" w:rsidRPr="002915B7">
        <w:fldChar w:fldCharType="separate"/>
      </w:r>
      <w:r w:rsidR="00440F65" w:rsidRPr="002915B7">
        <w:rPr>
          <w:noProof/>
        </w:rPr>
        <w:t>(Keisler and Linkov 2014)</w:t>
      </w:r>
      <w:r w:rsidR="00440F65" w:rsidRPr="002915B7">
        <w:fldChar w:fldCharType="end"/>
      </w:r>
      <w:r w:rsidR="00910977">
        <w:t xml:space="preserve">. It </w:t>
      </w:r>
      <w:r w:rsidR="00440F65" w:rsidRPr="002915B7">
        <w:t xml:space="preserve">covers a broad range of methods, some of which are also spatially explicit </w:t>
      </w:r>
      <w:r w:rsidR="00440F65" w:rsidRPr="002915B7">
        <w:fldChar w:fldCharType="begin" w:fldLock="1"/>
      </w:r>
      <w:r w:rsidR="00440F65" w:rsidRPr="002915B7">
        <w:instrText>ADDIN CSL_CITATION { "citationItems" : [ { "id" : "ITEM-1", "itemData" : { "DOI" : "10.1016/j.envsoft.2017.02.026", "ISSN" : "13648152", "author" : [ { "dropping-particle" : "", "family" : "Mustajoki", "given" : "Jyri", "non-dropping-particle" : "", "parse-names" : false, "suffix" : "" }, { "dropping-particle" : "", "family" : "Marttunen", "given" : "Mika", "non-dropping-particle" : "", "parse-names" : false, "suffix" : "" } ], "container-title" : "Environmental Modelling &amp; Software", "id" : "ITEM-1", "issued" : { "date-parts" : [ [ "2017" ] ] }, "page" : "78-91", "publisher" : "Elsevier Ltd", "title" : "Comparison of multi-criteria decision analytical software for supporting environmental planning processes", "type" : "article-journal", "volume" : "93" }, "uris" : [ "http://www.mendeley.com/documents/?uuid=5d21a867-7f95-459a-b41a-dda00beb7729" ] } ], "mendeley" : { "formattedCitation" : "(Mustajoki and Marttunen 2017)", "plainTextFormattedCitation" : "(Mustajoki and Marttunen 2017)", "previouslyFormattedCitation" : "(Mustajoki and Marttunen 2017)" }, "properties" : { "noteIndex" : 0 }, "schema" : "https://github.com/citation-style-language/schema/raw/master/csl-citation.json" }</w:instrText>
      </w:r>
      <w:r w:rsidR="00440F65" w:rsidRPr="002915B7">
        <w:fldChar w:fldCharType="separate"/>
      </w:r>
      <w:r w:rsidR="00440F65" w:rsidRPr="002915B7">
        <w:rPr>
          <w:noProof/>
        </w:rPr>
        <w:t>(Mustajoki and Marttunen 2017)</w:t>
      </w:r>
      <w:r w:rsidR="00440F65" w:rsidRPr="002915B7">
        <w:fldChar w:fldCharType="end"/>
      </w:r>
      <w:r w:rsidR="00440F65" w:rsidRPr="002915B7">
        <w:t xml:space="preserve">. MCDA has been </w:t>
      </w:r>
      <w:r w:rsidR="008F7069">
        <w:t>used extensively</w:t>
      </w:r>
      <w:r w:rsidR="00440F65" w:rsidRPr="002915B7">
        <w:t xml:space="preserve"> in </w:t>
      </w:r>
      <w:r w:rsidR="00972BAC">
        <w:t xml:space="preserve">studies addressing </w:t>
      </w:r>
      <w:r w:rsidR="00440F65" w:rsidRPr="002915B7">
        <w:t xml:space="preserve">environmental decision-making </w:t>
      </w:r>
      <w:r w:rsidR="00440F65" w:rsidRPr="002915B7">
        <w:fldChar w:fldCharType="begin" w:fldLock="1"/>
      </w:r>
      <w:r w:rsidR="00440F65" w:rsidRPr="002915B7">
        <w:instrText>ADDIN CSL_CITATION { "citationItems" : [ { "id" : "ITEM-1", "itemData" : { "DOI" : "10.1016/j.landurbplan.2016.05.003", "ISSN" : "01692046", "abstract" : "Urbanization is viewed as endangering more critical habitats of global value and is more ubiquitous than any other human activity affecting biodiversity, climate, water and nutrient cycles at multiple scales. Spatial and landscape planning can help create alternative urban patterns protecting ecosystems and thus supporting the provision of needed services they provide. While many approaches exist to make the values of nature explicit, new tools are needed to interpret the vast quantity of information in an integrated assessment to support planning. In this study, we present a new spatial decision support tool PALM (\"Potential Allocation of urban development areas for sustainable Land Management\") aimed at supporting the allocation of urban development zones. A GIS-based MCDA approach was integrated into a web-based platform that allows distributing a requested amount of urban development areas within a selected perimeter based on ecosystem services and locational factors. The short running time of different user-defined scenarios allows exploring consequences and tradeoffs between decisions in an interactive way, thus making it a useful tool to support discussions in participatory planning processes. The results of the application of PALM in a case study region in Switzerland show that integrating ecosystem services when distributing urban development areas is particularly effective in urban peripheries, where building zones are shifted towards urban centers securing the productive soils located around cities. This shift of building zones from the urban peripheries to the urban centers when considering ecosystem services is less pronounced in rural areas, as they provide fewer ecosystem services. However, the results also show that integrating ecosystem services in spatial planning needs to be embedded in the right policy context: Ecosystem services can only be traded-off for locational factors if the perimeter of the case study ranges across municipalities. Whereas this transparent and flexible platform offers a suitable tool at the beginning of a planning process, we also discuss further development needs.", "author" : [ { "dropping-particle" : "", "family" : "Gr\u00eat-Regamey", "given" : "Adrienne", "non-dropping-particle" : "", "parse-names" : false, "suffix" : "" }, { "dropping-particle" : "", "family" : "Altwegg", "given" : "J\u00fcrg", "non-dropping-particle" : "", "parse-names" : false, "suffix" : "" }, { "dropping-particle" : "", "family" : "Sir\u00e9n", "given" : "Elina A", "non-dropping-particle" : "", "parse-names" : false, "suffix" : "" }, { "dropping-particle" : "", "family" : "Strien", "given" : "Maarten J", "non-dropping-particle" : "van", "parse-names" : false, "suffix" : "" }, { "dropping-particle" : "", "family" : "Weibel", "given" : "Bettina", "non-dropping-particle" : "", "parse-names" : false, "suffix" : "" } ], "container-title" : "Landscape and Urban Planning", "id" : "ITEM-1", "issued" : { "date-parts" : [ [ "2016" ] ] }, "title" : "Integrating ecosystem services into spatial planning - A spatial decision support tool", "type" : "article-journal" }, "uris" : [ "http://www.mendeley.com/documents/?uuid=8e391e17-02c0-463f-9c5a-dc19d2829e71" ] }, { "id" : "ITEM-2", "itemData" : { "DOI" : "10.1016/j.jenvman.2007.04.026", "ISBN" : "0301-4797", "ISSN" : "03014797", "PMID" : "17888564", "abstract" : "This contribution discusses a site selection process for establishing a local park. It was supported by a value-focused approach and spatial multi-criteria evaluation techniques. A first set of spatial criteria was used to design a number of potential sites. Next, a new set of spatial and non-spatial criteria was employed, including the social functions and the financial costs, together with the degree of suitability for the park to evaluate the potential sites and to recommend the most acceptable one. The whole process was facilitated by a new software tool that supports spatial multiple criteria evaluation, or SMCE. The application of this tool, combined with a continual feedback by the public administration, has provided an effective methodology to solve complex decisional problem in land-use and urban planning. \u00a9 2007 Elsevier Ltd. All rights reserved.", "author" : [ { "dropping-particle" : "", "family" : "Zucca", "given" : "Antonella", "non-dropping-particle" : "", "parse-names" : false, "suffix" : "" }, { "dropping-particle" : "", "family" : "Sharifi", "given" : "Ali M", "non-dropping-particle" : "", "parse-names" : false, "suffix" : "" }, { "dropping-particle" : "", "family" : "Fabbri", "given" : "Andrea G", "non-dropping-particle" : "", "parse-names" : false, "suffix" : "" } ], "container-title" : "Journal of Environmental Management", "id" : "ITEM-2", "issue" : "4", "issued" : { "date-parts" : [ [ "2008" ] ] }, "page" : "752-769", "title" : "Application of spatial multi-criteria analysis to site selection for a local park: A case study in the Bergamo Province, Italy", "type" : "article-journal", "volume" : "88" }, "uris" : [ "http://www.mendeley.com/documents/?uuid=5537e8ba-ba05-4a27-bd5f-e603d453b2ea" ] }, { "id" : "ITEM-3", "itemData" : { "DOI" : "10.1016/j.ecolind.2011.12.010", "ISBN" : "1470-160X", "ISSN" : "1470160X", "abstract" : "The article presents a multicriteria assessment framework for the qualitative estimation of regional potentials to provide ecosystem services as a prerequisite to support regional development planning. We applied this approach to a model region in Saxony, Eastern Germany. For the estimation of the potentials of the model region to provide ecosystem services, we used a modified approach compared to the Millenium Ecosystem Assessment (2005). We then employed a benefit transfer and a purely expert driven approach to assess contribution of the land cover classes in our model region to the provision of ecosystem services. In a subsequent step, the services in our set were combined to ecosystem services groups that were designed together with regional actors, while considering their ideas, concerns and experiences in regional decision making. The latter was analyzed in a weighting experiment, in which different weighting approaches were tested. Based upon this, we analyzed the performance of the model region to provide ecosystem services and generated ecosystem services distribution maps. We could show that the different data gathering methods \"benefit transfer\" and \"expert-based assessment\" have a considerable impact on the evaluation outcomes. The results of our study show that the combination of selected services and land cover data can contribute to regional planning by communicating the effect of land cover change on ecosystem services groups, especially when applied as an evaluation basis in the tool Pimp Your Landscape (PYL). The approach supports also the assessment of the performance of a region to provide ecosystem services and the comparison of regions towards this aspect. Finally, we discuss the limitations of our approach that are related to coarse land cover data, lacking knowledge on the provision of ecosystem services at a landscape scale, and the difficulty to make relevant the ecosystem services concept in regional planning processes. \u00a9 2011 Elsevier Ltd. All rights reserved.", "author" : [ { "dropping-particle" : "", "family" : "Koschke", "given" : "Lars", "non-dropping-particle" : "", "parse-names" : false, "suffix" : "" }, { "dropping-particle" : "", "family" : "F\u00fcrst", "given" : "Christine", "non-dropping-particle" : "", "parse-names" : false, "suffix" : "" }, { "dropping-particle" : "", "family" : "Frank", "given" : "Susanne", "non-dropping-particle" : "", "parse-names" : false, "suffix" : "" }, { "dropping-particle" : "", "family" : "Makeschin", "given" : "Franz", "non-dropping-particle" : "", "parse-names" : false, "suffix" : "" } ], "container-title" : "Ecological Indicators", "id" : "ITEM-3", "issued" : { "date-parts" : [ [ "2012" ] ] }, "page" : "54-66", "title" : "A multi-criteria approach for an integrated land-cover-based assessment of ecosystem services provision to support landscape planning", "type" : "article-journal", "volume" : "21" }, "uris" : [ "http://www.mendeley.com/documents/?uuid=d2a6e752-d858-43ee-a3a1-d4d2c724ad1d" ] }, { "id" : "ITEM-4", "itemData" : { "DOI" : "10.1016/j.envsci.2016.02.013", "ISSN" : "1462-9011", "abstract" : "Land-use planning is an important determinant for green space policy in cities. It defines land covers and hence the structure and function of urban ecosystems and the benefits these provide to humans, such as air purification, urban cooling, runoff mitigation, and recreation. The ecosystem service approach has helped to attract policy attention to these benefits but the concept remains poorly implemented in urban policy and governance. To address this gap, we advance a framework to bridge ecosystem services into policy processes through Multi-Criteria Decision Analysis (MCDA) as decision support tool. The paper is organized in three main parts. First, we conduct a systematic literature review to assess state-of-the-art knowledge on ecosystem service assessments through MCDA. Next, we build on insights from the literature review to develop the 'ecosystem services policy-cycle', a conceptual framework that merges the 'ecosystem service cascade' and 'policy cycle' models to reinforce the link between ecosystem service assessments and practical applications in urban policy and governance. Next, we illustrate the applicability of the proposed framework along an example about conflicting interests on land use and green space planning following the closure of the Airport Tempelhof in Berlin, Germany. Our results highlight the scope of MCDA as a decision support tool for integrating ecosystem service assessments in green space governance. We discuss advantages and disadvantages of different methodological choices in the use of MCDA in ecosystem service assessments and note that a key strength of this tool in informing green space policies lies in its capacity to accommodate conflicting stakeholder perspectives and to address trade-offs between ecological, social and economic values.", "author" : [ { "dropping-particle" : "", "family" : "Langemeyer", "given" : "Johannes", "non-dropping-particle" : "", "parse-names" : false, "suffix" : "" }, { "dropping-particle" : "", "fami</w:instrText>
      </w:r>
      <w:r w:rsidR="00440F65" w:rsidRPr="00566141">
        <w:rPr>
          <w:lang w:val="nl-NL"/>
        </w:rPr>
        <w:instrText>ly" : "Haase", "given" : "Dagmar", "non-dropping-particle" : "", "parse-names" : false, "suf</w:instrText>
      </w:r>
      <w:r w:rsidR="00440F65" w:rsidRPr="0075276C">
        <w:rPr>
          <w:lang w:val="nl-NL"/>
        </w:rPr>
        <w:instrText>fix" : "" }, { "dropping-particle" : "", "family" : "Elmqvist", "given" : "Thomas", "non-dropping-particle" : "", "parse-names" : false, "suffix" : "" }, { "dropping-particle" : "", "family" : "Scheuer", "given" : "S.", "non-dropping-particle" : "", "parse-names" : false, "suffix" : "" }, { "dropping-particle" : "", "family" : "G\u00f3mez-Baggethun", "given" : "Erik", "non-dropping-particle" : "", "parse-names" : false, "suffix" : "" } ], "container-title" : "Environmental Science and Policy", "id" : "ITEM-4", "issue" : "2015", "issued" : { "date-parts" : [ [ "2016" ] ] }, "page" : "45-56", "title" : "Bridging the gap between ecosystem service assessments and landuse planning through Multi-Criteria Decision Analysis (MCDA)", "type" : "article-journal", "volume" : "62" }, "uris" : [ "http://www.mendeley.com/documents/?uuid=d4528711-484a-4aa6-b634-6fd81a2afd83" ] } ], "mendeley" : { "formattedCitation" : "(Zucca et al. 2008; Koschke et al. 2012; Gr\u00eat-Regamey et al. 2016; Langemeyer et al. 2016)", "plainTextFormattedCitation" : "(Zucca et al. 2008; Koschke et al. 2012; Gr\u00eat-Regamey et al. 2016; Langemeyer et al. 2016)", "previouslyFormattedCitation" : "(Zucca et al. 2008; Koschke et al. 2012; Gr\u00eat-Regamey et al. 2016; Langemeyer et al. 2016)" }, "properties" : { "noteIndex" : 0 }, "schema" : "https://github.com/citation-style-language/schema/raw/master/csl-citation.json" }</w:instrText>
      </w:r>
      <w:r w:rsidR="00440F65" w:rsidRPr="002915B7">
        <w:fldChar w:fldCharType="separate"/>
      </w:r>
      <w:r w:rsidR="00440F65" w:rsidRPr="0075276C">
        <w:rPr>
          <w:noProof/>
          <w:lang w:val="nl-NL"/>
        </w:rPr>
        <w:t>(Zucca et al. 2008; Koschke et al. 2012; Grêt-Regamey et al. 2016; Langemeyer et al. 2016)</w:t>
      </w:r>
      <w:r w:rsidR="00440F65" w:rsidRPr="002915B7">
        <w:fldChar w:fldCharType="end"/>
      </w:r>
      <w:r w:rsidR="0075276C" w:rsidRPr="0075276C">
        <w:rPr>
          <w:lang w:val="nl-NL"/>
        </w:rPr>
        <w:t xml:space="preserve">. </w:t>
      </w:r>
      <w:r w:rsidR="0075276C" w:rsidRPr="0075276C">
        <w:t>F</w:t>
      </w:r>
      <w:r w:rsidR="0075276C">
        <w:t>urther, it</w:t>
      </w:r>
      <w:r w:rsidR="00440F65" w:rsidRPr="002915B7">
        <w:t xml:space="preserve"> may be particularly well-suited for the valuation of ESs because the methods can be used to analyze the performance of different alternatives (i.e. actions) in terms of evaluation criteria which</w:t>
      </w:r>
      <w:r w:rsidR="0031443A">
        <w:t xml:space="preserve"> in turn</w:t>
      </w:r>
      <w:r w:rsidR="00440F65" w:rsidRPr="002915B7">
        <w:t xml:space="preserve"> can include the subjective preferences of decision-makers </w:t>
      </w:r>
      <w:r w:rsidR="00440F65" w:rsidRPr="002915B7">
        <w:fldChar w:fldCharType="begin" w:fldLock="1"/>
      </w:r>
      <w:r w:rsidR="005F0209" w:rsidRPr="002915B7">
        <w:instrText>ADDIN CSL_CITATION { "citationItems" : [ { "id" : "ITEM-1", "itemData" : { "DOI" : "10.1016/j.ecoser.2016.10.014", "ISSN" : "22120416", "abstract" : "Multi-Criteria Decision Analysis (MCDA) methods has been promoted as an alternative approach to monetary economic valuation of ecosystem services in Cost-Benefit Analysis framework (CBA). We discuss the potential of MCDA in providing a framework for integrated valuation of ecosystem services. We conclude that MCDA does in general perform better than CBA and associated monetary valuation techniques in several aspects that are essential in ecosystem service valuation. These include the ability of a valuation method to account for multiple dimensions of well-being, including ecological and economic as well as cultural and moral aspects of a policy or management problem and to facilitate open and transparent public debate on the pros and cons of alternative courses of action, including the distribution of gains and losses across beneficiaries of ecosystem services. The capacity of MCDA to articulate values related to ecosystem services depends on individual methods used in the MCDA process. More importantly, it depends of the ways in which the process is organized and facilitated. However, MCDA cannot provide representative information of the values of wider population. Further empirical and theoretical research is needed on the potential of hybrid methodologies to combine monetary valuation and MCDA in fruitful ways.", "author" : [ { "dropping-particle" : "", "family" : "Saarikoski", "given" : "Heli", "non-dropping-particle" : "", "parse-names" : false, "suffix" : "" }, { "dropping-particle" : "", "family" : "Mustajoki", "given" : "Jyri", "non-dropping-particle" : "", "parse-names" : false, "suffix" : "" }, { "dropping-particle" : "", "family" : "Barton", "given" : "David N", "non-dropping-particle" : "", "parse-names" : false, "suffix" : "" }, { "dropping-particle" : "", "family" : "Geneletti", "given" : "Davide", "non-dropping-particle" : "", "parse-names" : false, "suffix" : "" }, { "dropping-particle" : "", "family" : "Langemeyer", "given" : "Johannes", "non-dropping-particle" : "", "parse-names" : false, "suffix" : "" }, { "dropping-particle" : "", "family" : "Gomez-Baggethun", "given" : "Erik", "non-dropping-particle" : "", "parse-names" : false, "suffix" : "" }, { "dropping-particle" : "", "family" : "Marttunen", "given" : "Mika", "non-dropping-particle" : "", "parse-names" : false, "suffix" : "" }, { "dropping-particle" : "", "family" : "Antunes", "given" : "Paula", "non-dropping-particle" : "", "parse-names" : false, "suffix" : "" }, { "dropping-particle" : "", "family" : "Keune", "given" : "Hans", "non-dropping-particle" : "", "parse-names" : false, "suffix" : "" }, { "dropping-particle" : "", "family" : "Santos", "given" : "Rui", "non-dropping-particle" : "", "parse-names" : false, "suffix" : "" } ], "container-title" : "Ecosystem Services", "id" : "ITEM-1", "issue" : "October", "issued" : { "date-parts" : [ [ "2016" ] ] }, "note" : "NULL", "page" : "0-1", "publisher" : "Elsevier", "title" : "Multi-Criteria Decision Analysis and Cost-Benefit Analysis: Comparing alternative frameworks for integrated valuation of ecosystem services", "type" : "article-journal" }, "uris" : [ "http://www.mendeley.com/documents/?uuid=91434e74-ee53-44ff-a07d-0bac068a25f7" ] } ], "mendeley" : { "formattedCitation" : "(Saarikoski et al. 2016)", "plainTextFormattedCitation" : "(Saarikoski et al. 2016)", "previouslyFormattedCitation" : "(Saarikoski et al. 2016)" }, "properties" : { "noteIndex" : 0 }, "schema" : "https://github.com/citation-style-language/schema/raw/master/csl-citation.json" }</w:instrText>
      </w:r>
      <w:r w:rsidR="00440F65" w:rsidRPr="002915B7">
        <w:fldChar w:fldCharType="separate"/>
      </w:r>
      <w:r w:rsidR="005F0209" w:rsidRPr="002915B7">
        <w:rPr>
          <w:noProof/>
        </w:rPr>
        <w:t>(Saarikoski et al. 2016)</w:t>
      </w:r>
      <w:r w:rsidR="00440F65" w:rsidRPr="002915B7">
        <w:fldChar w:fldCharType="end"/>
      </w:r>
      <w:r w:rsidR="00440F65" w:rsidRPr="002915B7">
        <w:t>.</w:t>
      </w:r>
      <w:r w:rsidR="00043B1C" w:rsidRPr="002915B7">
        <w:t xml:space="preserve"> </w:t>
      </w:r>
    </w:p>
    <w:p w14:paraId="2C8EA63F" w14:textId="77777777" w:rsidR="00BB6C5C" w:rsidRPr="002915B7" w:rsidRDefault="00BB6C5C" w:rsidP="003F6AB2">
      <w:pPr>
        <w:spacing w:line="480" w:lineRule="auto"/>
      </w:pPr>
    </w:p>
    <w:p w14:paraId="778C7BCD" w14:textId="4DDFF329" w:rsidR="00743880" w:rsidRDefault="00743880" w:rsidP="0027199E">
      <w:pPr>
        <w:spacing w:line="480" w:lineRule="auto"/>
      </w:pPr>
      <w:r w:rsidRPr="002915B7">
        <w:t>S</w:t>
      </w:r>
      <w:r w:rsidR="00292A45">
        <w:t>patial conservation prioritization</w:t>
      </w:r>
      <w:r w:rsidRPr="002915B7">
        <w:t xml:space="preserve"> </w:t>
      </w:r>
      <w:r w:rsidR="004A4029">
        <w:t>can be seen as</w:t>
      </w:r>
      <w:r w:rsidRPr="002915B7">
        <w:t xml:space="preserve"> the technical, biogeographic-economic assessment of which areas are important for biodiversity and when and how actions should be implemented to achieve conservation goals </w:t>
      </w:r>
      <w:r w:rsidRPr="002915B7">
        <w:fldChar w:fldCharType="begin" w:fldLock="1"/>
      </w:r>
      <w:r w:rsidRPr="002915B7">
        <w:instrText>ADDIN CSL_CITATION { "citationItems" : [ { "id" : "ITEM-1", "itemData" : { "author" : [ { "dropping-particle" : "", "family" : "Ferrier", "given" : "Simon", "non-dropping-particle" : "", "parse-names" : false, "suffix" : "" }, { "dropping-particle" : "", "family" : "Wintle", "given" : "Brendan A", "non-dropping-particle" : "", "parse-names" : false, "suffix" : "" } ], "chapter-number" : "1", "container-title" : "Spatial conservation prioritization: quantitative methods &amp; computational tools", "editor"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"304", "publisher" : "Oxford University Press", "publisher-place" : "Oxford", "title" : "Quantitative approaches to spatial conservation prioritization: matching the solution to the need", "type" : "chapter" }, "uris" : [ "http://www.mendeley.com/documents/?uuid=4b9b3e4b-1d7b-470e-a859-f9cd7f0c0799" ] }, { "id" : "ITEM-2", "itemData" : { "DOI" : "10.1111/brv.12008", "ISSN" : "14647931", "author" : [ { "dropping-particle" : "", "family" : "Kukkala", "given" : "Aija S", "non-dropping-particle" : "", "parse-names" : false, "suffix" : "" }, { "dropping-particle" : "", "family" : "Moilanen", "given" : "Atte", "non-dropping-particle" : "", "parse-names" : false, "suffix" : "" } ], "container-title" : "Biological Reviews", "id" : "ITEM-2", "issue" : "2", "issued" : { "date-parts" : [ [ "2012", "12", "22" ] ] }, "page" : "443-464", "title" : "Core concepts of spatial prioritisation in systematic conservation planning", "type" : "article-journal", "volume" : "88" }, "uris" : [ "http://www.mendeley.com/documents/?uuid=9ae8dc3b-2f87-42af-b142-feec54819b7a" ] }, { "id" : "ITEM-3", "itemData" : { "DOI" : "10.1371/journal.pbio.0050223", "abstract" : "Conservation priority-setting schemes have not yet combined geographic priorities with a framework that can guide the allocation of funds among alternate conservation actions that address specific threats. We develop such a framework, and apply it to 17 of the world's 39 Mediterranean ecoregions. This framework offers an improvement over approaches that only focus on land purchase or species richness and do not account for threats. We discover that one could protect many more plant and vertebrate species by investing in a sequence of conservation actions targeted towards specific threats, such as invasive species control, land acquisition, and off-reserve management, than by relying solely on acquiring land for protected areas. Applying this new framework will ensure investment in actions that provide the most cost-effective outcomes for biodiversity conservation. This will help to minimise the misallocation of scarce conservation resources.", "author" : [ { "dropping-particle" : "", "family" : "Wilson", "given" : "Kerrie A", "non-dropping-particle" : "", "parse-names" : false, "suffix" : "" }, { "dropping-particle" : "", "family" : "Underwood", "given" : "Emma C", "non-dropping-particle" : "", "parse-names" : false, "suffix" : "" }, { "dropping-particle" : "", "family" : "Morrison", "given" : "Scott A", "non-dropping-particle" : "", "parse-names" : false, "suffix" : "" }, { "dropping-particle" : "", "family" : "Klausmeyer", "given" : "Kirk R", "non-dropping-particle" : "", "parse-names" : false, "suffix" : "" }, { "dropping-particle" : "", "family" : "Murdoch", "given" : "William W", "non-dropping-particle" : "", "parse-names" : false, "suffix" : "" }, { "dropping-particle" : "", "family" : "Reyers", "given" : "Belinda", "non-dropping-particle" : "", "parse-names" : false, "suffix" : "" }, { "dropping-particle" : "", "family" : "Wardell-Johnson", "given" : "Grant", "non-dropping-particle" : "", "parse-names" : false, "suffix" : "" }, { "dropping-particle" : "", "family" : "Marquet", "given" : "Pablo A", "non-dropping-particle" : "", "parse-names" : false, "suffix" : "" }, { "dropping-particle" : "", "family" : "Rundel", "given" : "Phil W", "non-dropping-particle" : "", "parse-names" : false, "suffix" : "" }, { "dropping-particle" : "", "family" : "McBride", "given" : "Marissa F", "non-dropping-particle" : "", "parse-names" : false, "suffix" : "" }, { "dropping-particle" : "", "family" : "Pressey", "given" : "Robert L", "non-dropping-particle" : "", "parse-names" : false, "suffix" : "" }, { "dropping-particle" : "", "family" : "Bode", "given" : "Michael", "non-dropping-particle" : "", "parse-names" : false, "suffix" : "" }, { "dropping-particle" : "", "family" : "Hoekstra", "given" : "Jon M", "non-dropping-particle" : "", "parse-names" : false, "suffix" : "" }, { "dropping-particle" : "", "family" : "Andelman", "given" : "Sandy J", "non-dropping-particle" : "", "parse-names" : false, "suffix" : "" }, { "dropping-particle" : "", "family" : "Looker", "given" : "Michael", "non-dropping-particle" : "", "parse-names" : false, "suffix" : "" }, { "dropping-particle" : "", "family" : "Rondinini", "given" : "Carlo", "non-dropping-particle" : "", "parse-names" : false, "suffix" : "" }, { "dropping-particle" : "", "family" : "Kareiva", "given" : "Peter M", "non-dropping-particle" : "", "parse-names" : false, "suffix" : "" }, { "dropping-particle" : "", "family" : "Shaw", "given" : "M Rebecca", "non-dropping-particle" : "", "parse-names" : false, "suffix" : "" }, { "dropping-particle" : "", "family" : "Possingham", "given" : "Hugh P", "non-dropping-particle" : "", "parse-names" : false, "suffix" : "" } ], "container-title" : "PLoS Biology", "editor" : [ { "dropping-particle" : "", "family" : "Mace", "given" : "Georgina M", "non-dropping-particle" : "", "parse-names" : false, "suffix" : "" } ], "id" : "ITEM-3", "issue" : "9", "issued" : { "date-parts" : [ [ "2007" ] ] }, "page" : "12", "title" : "Conserving biodiversity efficiently: what to do, where, and when", "type" : "article-journal", "volume" : "5" }, "uris" : [ "http://www.mendeley.com/documents/?uuid=f982a233-2d0f-4d73-9f9e-c11280bcd062" ] } ], "mendeley" : { "formattedCitation" : "(Wilson et al. 2007; Ferrier and Wintle 2009; Kukkala and Moilanen 2012)", "plainTextFormattedCitation" : "(Wilson et al. 2007; Ferrier and Wintle 2009; Kukkala and Moilanen 2012)", "previouslyFormattedCitation" : "(Wilson et al. 2007; Ferrier and Wintle 2009; Kukkala and Moilanen 2012)" }, "properties" : { "noteIndex" : 0 }, "schema" : "https://github.com/citation-style-language/schema/raw/master/csl-citation.json" }</w:instrText>
      </w:r>
      <w:r w:rsidRPr="002915B7">
        <w:fldChar w:fldCharType="separate"/>
      </w:r>
      <w:r w:rsidRPr="002915B7">
        <w:rPr>
          <w:noProof/>
        </w:rPr>
        <w:t>(Wilson et al. 2007; Ferrier and Wintle 2009; Kukkala and Moilanen 2012)</w:t>
      </w:r>
      <w:r w:rsidRPr="002915B7">
        <w:fldChar w:fldCharType="end"/>
      </w:r>
      <w:r w:rsidRPr="002915B7">
        <w:fldChar w:fldCharType="begin"/>
      </w:r>
      <w:r w:rsidRPr="002915B7">
        <w:fldChar w:fldCharType="separate"/>
      </w:r>
      <w:r w:rsidRPr="002915B7">
        <w:rPr>
          <w:noProof/>
        </w:rPr>
        <w:t>(Ferrier and Wintle, 2009; Kukkala and Moilanen, 2012; Wilson et al., 2007)</w:t>
      </w:r>
      <w:r w:rsidRPr="002915B7">
        <w:fldChar w:fldCharType="end"/>
      </w:r>
      <w:r w:rsidRPr="002915B7">
        <w:t xml:space="preserve">. In addition to ecological effectiveness, socio-economic efficiency is a key aspect of SCP: how should limited resources be invested to maximize expected outcomes </w:t>
      </w:r>
      <w:r w:rsidRPr="002915B7">
        <w:fldChar w:fldCharType="begin" w:fldLock="1"/>
      </w:r>
      <w:r w:rsidRPr="002915B7">
        <w:instrText>ADDIN CSL_CITATION { "citationItems" : [ { "id" : "ITEM-1", "itemData" : { "DOI" : "10.1016/j.biocon.2015.08.023", "ISSN" : "00063207", "author" : [ { "dropping-particle" : "", "family" : "Evans", "given" : "Megan C", "non-dropping-particle" : "", "parse-names" : false, "suffix" : "" }, { "dropping-particle" : "", "family" : "Tulloch", "given" : "Ayesha I T", "non-dropping-particle" : "", "parse-names" : false, "suffix" : "" }, { "dropping-particle" : "", "family" : "Law", "given" : "Elizabeth A", "non-dropping-particle" : "", "parse-names" : false, "suffix" : "" }, { "dropping-particle" : "", "family" : "Raiter", "given" : "Keren G", "non-dropping-particle" : "", "parse-names" : false, "suffix" : "" }, { "dropping-particle" : "", "family" : "Possingham", "given" : "Hugh P", "non-dropping-particle" : "", "parse-names" : false, "suffix" : "" }, { "dropping-particle" : "", "family" : "Wilson", "given" : "Kerrie A", "non-dropping-particle" : "", "parse-names" : false, "suffix" : "" } ], "container-title" : "Biological Conservation", "id" : "ITEM-1", "issued" : { "date-parts" : [ [ "2015" ] ] }, "page" : "716-727", "title" : "Clear consideration of costs, condition and conservation benefits yields better planning outcomes", "type" : "article-journal", "volume" : "191" }, "uris" : [ "http://www.mendeley.com/documents/?uuid=69556fe6-8eee-4918-ba68-37a353d22c8a" ] } ], "mendeley" : { "formattedCitation" : "(Evans et al. 2015)", "plainTextFormattedCitation" : "(Evans et al. 2015)", "previouslyFormattedCitation" : "(Evans et al. 2015)" }, "properties" : { "noteIndex" : 0 }, "schema" : "https://github.com/citation-style-language/schema/raw/master/csl-citation.json" }</w:instrText>
      </w:r>
      <w:r w:rsidRPr="002915B7">
        <w:fldChar w:fldCharType="separate"/>
      </w:r>
      <w:r w:rsidRPr="002915B7">
        <w:rPr>
          <w:noProof/>
        </w:rPr>
        <w:t>(Evans et al. 2015)</w:t>
      </w:r>
      <w:r w:rsidRPr="002915B7">
        <w:fldChar w:fldCharType="end"/>
      </w:r>
      <w:r w:rsidRPr="002915B7">
        <w:fldChar w:fldCharType="begin"/>
      </w:r>
      <w:r w:rsidRPr="002915B7">
        <w:fldChar w:fldCharType="separate"/>
      </w:r>
      <w:r w:rsidRPr="002915B7">
        <w:rPr>
          <w:noProof/>
        </w:rPr>
        <w:t>(Evans et al., 2015)</w:t>
      </w:r>
      <w:r w:rsidRPr="002915B7">
        <w:fldChar w:fldCharType="end"/>
      </w:r>
      <w:r w:rsidRPr="002915B7">
        <w:t xml:space="preserve">. </w:t>
      </w:r>
      <w:r w:rsidR="00CE470D">
        <w:t>SCP problem</w:t>
      </w:r>
      <w:r w:rsidR="00F11BE8">
        <w:t>s are</w:t>
      </w:r>
      <w:r w:rsidR="00CE470D">
        <w:t xml:space="preserve"> commonly </w:t>
      </w:r>
      <w:r w:rsidR="00F11BE8">
        <w:t xml:space="preserve">solved by analyzing the relevant features (e.g. species or ecosystem services) as spatially uniform grids where each </w:t>
      </w:r>
      <w:r w:rsidR="00D13BC3">
        <w:t>cell</w:t>
      </w:r>
      <w:r w:rsidR="00F11BE8">
        <w:t xml:space="preserve"> (</w:t>
      </w:r>
      <w:r w:rsidR="00D13BC3">
        <w:t xml:space="preserve">or planning unit more </w:t>
      </w:r>
      <w:r w:rsidR="00D13BC3">
        <w:lastRenderedPageBreak/>
        <w:t>broadly</w:t>
      </w:r>
      <w:r w:rsidR="00F11BE8">
        <w:t xml:space="preserve">) can be either selected or not conditional to relevant decision-making constraints (e.g. costs). The problem to solve then becomes which </w:t>
      </w:r>
      <w:r w:rsidR="00D13BC3">
        <w:t>cells</w:t>
      </w:r>
      <w:r w:rsidR="00F11BE8">
        <w:t xml:space="preserve"> to select given the occurrence of features and relevant constraints. Technically, this problem has two important facets: 1) how conservation value is aggregated over multiple features, and 2) how is the suitable subset of planning units selected out of all possible combinations. Both of these facets are defined but the method used. </w:t>
      </w:r>
      <w:r w:rsidR="00F11BE8">
        <w:rPr>
          <w:rStyle w:val="CommentReference"/>
        </w:rPr>
        <w:commentReference w:id="6"/>
      </w:r>
      <w:r w:rsidRPr="002915B7">
        <w:t xml:space="preserve">While SCP </w:t>
      </w:r>
      <w:r w:rsidR="005B240F">
        <w:t>was born out of need for</w:t>
      </w:r>
      <w:r w:rsidRPr="002915B7">
        <w:t xml:space="preserve"> designing effective protected area networks</w:t>
      </w:r>
      <w:r w:rsidR="00AA4D60">
        <w:t xml:space="preserve"> for biodiversity</w:t>
      </w:r>
      <w:r w:rsidRPr="002915B7">
        <w:t xml:space="preserve">, the underlying principles and methods </w:t>
      </w:r>
      <w:r w:rsidR="005B240F">
        <w:t xml:space="preserve">have been applied to many different </w:t>
      </w:r>
      <w:r w:rsidRPr="002915B7">
        <w:t xml:space="preserve">decision-making </w:t>
      </w:r>
      <w:r w:rsidR="005B240F">
        <w:t>problems</w:t>
      </w:r>
      <w:r w:rsidRPr="002915B7">
        <w:t>,</w:t>
      </w:r>
      <w:r w:rsidR="005B240F">
        <w:t xml:space="preserve"> such as</w:t>
      </w:r>
      <w:r w:rsidRPr="002915B7">
        <w:t xml:space="preserve"> natural resource extraction </w:t>
      </w:r>
      <w:r w:rsidRPr="002915B7">
        <w:fldChar w:fldCharType="begin" w:fldLock="1"/>
      </w:r>
      <w:r w:rsidRPr="002915B7">
        <w:instrText>ADDIN CSL_CITATION { "citationItems" : [ { "id" : "ITEM-1", "itemData" : { "DOI" : "10.1111/cobi.12146", "ISSN" : "1523-1739", "PMID" : "24033397", "abstract" : "Globally expanding human land use sets constantly increasing pressure for maintenance of biological diversity and functioning ecosystems. To fight the decline of biological diversity, conservation science has broken ground with methods such as the operational model of systematic conservation planning (SCP), which focuses on design and on-the-ground implementation of conservation areas. The most commonly used method in SCP is reserve selection that focuses on the spatial design of reserve networks and their expansion. We expanded these methods by introducing another form of spatial allocation of conservation effort relevant for land-use zoning at the landscape scale that avoids negative ecological effects of human land use outside protected areas. We call our method inverse spatial conservation prioritization. It can be used to identify areas suitable for economic development while simultaneously limiting total ecological and environmental effects of that development at the landscape level by identifying areas with highest economic but lowest ecological value. Our method is not based on a priori targets, and as such it is applicable to cases where the effects of land use on, for example, individual species or ecosystem types are relatively small and would not lead to violation of regional or national conservation targets. We applied our method to land-use allocation to peat mining. Our method identified a combination of profitable production areas that provides the needed area for peat production while retaining most of the landscape-level ecological value of the ecosystem. The results of this inverse spatial conservation prioritization are being used in land-use zoning in the province of Central Finland.", "author" : [ { "dropping-particle" : "", "family" : "Kareksela", "given" : "Santtu", "non-dropping-particle" : "", "parse-names" : false, "suffix" : "" }, { "dropping-particle" : "", "family" : "Moilanen", "given" : "Atte", "non-dropping-particle" : "", "parse-names" : false, "suffix" : "" }, { "dropping-particle" : "", "family" : "Tuominen", "given" : "Seppo", "non-dropping-particle" : "", "parse-names" : false, "suffix" : "" }, { "dropping-particle" : "", "family" : "Kotiaho", "given" : "Janne S", "non-dropping-particle" : "", "parse-names" : false, "suffix" : "" } ], "container-title" : "Conservation Biology", "id" : "ITEM-1", "issue" : "6", "issued" : { "date-parts" : [ [ "2013", "9", "4" ] ] }, "page" : "1294-1303", "title" : "Use of Inverse Spatial Conservation Prioritization to Avoid Biological Diversity Loss Outside Protected Areas", "type" : "article-journal", "volume" : "27" }, "uris" : [ "http://www.mendeley.com/documents/?uuid=b6171023-ac56-40fb-b310-d811cce311ea" ] } ], "mendeley" : { "formattedCitation" : "(Kareksela et al. 2013)", "plainTextFormattedCitation" : "(Kareksela et al. 2013)", "previouslyFormattedCitation" : "(Kareksela et al. 2013)" }, "properties" : { "noteIndex" : 0 }, "schema" : "https://github.com/citation-style-language/schema/raw/master/csl-citation.json" }</w:instrText>
      </w:r>
      <w:r w:rsidRPr="002915B7">
        <w:fldChar w:fldCharType="separate"/>
      </w:r>
      <w:r w:rsidRPr="002915B7">
        <w:rPr>
          <w:noProof/>
        </w:rPr>
        <w:t>(Kareksela et al. 2013)</w:t>
      </w:r>
      <w:r w:rsidRPr="002915B7">
        <w:fldChar w:fldCharType="end"/>
      </w:r>
      <w:r w:rsidRPr="002915B7">
        <w:fldChar w:fldCharType="begin"/>
      </w:r>
      <w:r w:rsidRPr="002915B7">
        <w:fldChar w:fldCharType="separate"/>
      </w:r>
      <w:r w:rsidRPr="002915B7">
        <w:rPr>
          <w:noProof/>
        </w:rPr>
        <w:t>(Kareksela et al., 2013)</w:t>
      </w:r>
      <w:r w:rsidRPr="002915B7">
        <w:fldChar w:fldCharType="end"/>
      </w:r>
      <w:r w:rsidRPr="002915B7">
        <w:t xml:space="preserve">, habitat restoration </w:t>
      </w:r>
      <w:r w:rsidRPr="002915B7">
        <w:fldChar w:fldCharType="begin" w:fldLock="1"/>
      </w:r>
      <w:r w:rsidRPr="002915B7">
        <w:instrText>ADDIN CSL_CITATION { "citationItems" : [ { "id" : "ITEM-1", "itemData" : { "DOI" : "10.1890/08-0915.1", "ISSN" : "1051-0761", "PMID" : "19544726", "abstract" : "Restoration of native vegetation is required in many regions of the world, but determining priority locations for revegetation is a complex problem. We consider the problem of determining spatial and temporal priorities for revegetation to maximize habitat for 62 bird species within a heavily cleared agricultural region, 11000 km2 in area. We show how a reserve-selection framework can be applied to a complex, large-scale restoration-planning problem to account for multi-species objectives and connectivity requirements at a spatial extent and resolution relevant to management. Our approach explicitly accounts for time lags in planting and development of habitat resources, which is intended to avoid future population bottlenecks caused by delayed provision of critical resources, such as tree hollows. We coupled species-specific models of expected habitat quality and fragmentation effects with the dynamics of habitat suitability following replanting to produce species-specific maps for future times. Spatial priorities for restoration were determined by ranking locations (150-m grid cells) by their expected contribution to species habitat through time using the conservation planning tool, \"Zonation.\" We evaluated solutions by calculating expected trajectories of habitat availability for each species. We produced a spatially explicit revegetation schedule for the region that resulted in a balanced increase in habitat for all species. Priority areas for revegetation generally were clustered around existing vegetation, although not always. Areas on richer soils and with high rainfall were more highly ranked, reflecting their potential to support high-quality habitats that have been disproportionately cleared for agriculture. Accounting for delayed development of habitat resources altered the rank-order of locations in the derived revegetation plan and led to improved expected outcomes for fragmentation-sensitive species. This work demonstrates the potential for systematic restoration planning at large scales that accounts for multiple objectives, which is urgently needed by land and natural resource managers.", "author" : [ { "dropping-particle" : "", "family" : "Thomson", "given" : "J", "non-dropping-particle" : "", "parse-names" : false, "suffix" : "" }, { "dropping-particle" : "", "family" : "Moilanen", "given" : "Atte", "non-dropping-particle" : "", "parse-names" : false, "suffix" : "" }, { "dropping-particle" : "", "family" : "Vesk", "given" : "Peter A", "non-dropping-particle" : "", "parse-names" : false, "suffix" : "" }, { "dropping-particle" : "", "family" : "Bennett", "given" : "Andrew", "non-dropping-particle" : "", "parse-names" : false, "suffix" : "" }, { "dropping-particle" : "Mac", "family" : "Nally", "given" : "R", "non-dropping-particle" : "", "parse-names" : false, "suffix" : "" }, { "dropping-particle" : "", "family" : "MacNally", "given" : "R M", "non-dropping-particle" : "", "parse-names" : false, "suffix" : "" } ], "container-title" : "Ecological applications", "id" : "ITEM-1", "issue" : "4", "issued" : { "date-parts" : [ [ "2009", "6" ] ] }, "page" : "817\u2013828", "publisher" : "Eco Soc America", "title" : "Where and when to revegetate: a quantitative method for scheduling landscape reconstruction", "type" : "article-journal", "volume" : "19" }, "uris" : [ "http://www.mendeley.com/documents/?uuid=f7d01a38-2e9d-460e-96d6-983cb39cbd7d" ] } ], "mendeley" : { "formattedCitation" : "(Thomson et al. 2009)", "plainTextFormattedCitation" : "(Thomson et al. 2009)", "previouslyFormattedCitation" : "(Thomson et al. 2009)" }, "properties" : { "noteIndex" : 0 }, "schema" : "https://github.com/citation-style-language/schema/raw/master/csl-citation.json" }</w:instrText>
      </w:r>
      <w:r w:rsidRPr="002915B7">
        <w:fldChar w:fldCharType="separate"/>
      </w:r>
      <w:r w:rsidRPr="002915B7">
        <w:rPr>
          <w:noProof/>
        </w:rPr>
        <w:t>(Thomson et al. 2009)</w:t>
      </w:r>
      <w:r w:rsidRPr="002915B7">
        <w:fldChar w:fldCharType="end"/>
      </w:r>
      <w:r w:rsidRPr="002915B7">
        <w:fldChar w:fldCharType="begin"/>
      </w:r>
      <w:r w:rsidRPr="002915B7">
        <w:fldChar w:fldCharType="separate"/>
      </w:r>
      <w:r w:rsidRPr="002915B7">
        <w:rPr>
          <w:noProof/>
        </w:rPr>
        <w:t>(Thomson et al., 2009)</w:t>
      </w:r>
      <w:r w:rsidRPr="002915B7">
        <w:fldChar w:fldCharType="end"/>
      </w:r>
      <w:r w:rsidRPr="002915B7">
        <w:t xml:space="preserve"> and food production </w:t>
      </w:r>
      <w:r w:rsidRPr="002915B7">
        <w:fldChar w:fldCharType="begin" w:fldLock="1"/>
      </w:r>
      <w:r w:rsidRPr="002915B7">
        <w:instrText>ADDIN CSL_CITATION { "citationItems" : [ { "id" : "ITEM-1", "itemData" : { "DOI" : "10.1093/biosci/biu064", "ISBN" : "0006-3568\\n1525-3244", "ISSN" : "0006-3568", "abstract" : "If the growing needs of humans are to be met, food production must increase; however, increasing food production will further compromise biodiversity. Can these seemingly irreconcilable conflicts be mitigated? The solutions proposed so far include reducing food waste and closing yield gaps. Here, we investigate an alternative approach to reducing the impact of agricultural expansion on biodiversity without compromising food production by combining two strategies: taking agricultural production into consideration to solve the biodiversity crisis and promoting the definition of protected areas on the basis of a globalized blueprint. We found that combining these strategies could result in a 78% reduction in the agricultural opportunity costs incurred in the implementation of protected areas. Furthermore, a 30% increase in biodiversity protection could be achieved. We show that the movement toward global governance of natural resources would lead to reduced conflict between the needs of food production and biodiversity conservation.", "author" : [ { "dropping-particle" : "", "family" : "Dobrovolski", "given" : "Ricardo", "non-dropping-particle" : "", "parse-names" : false, "suffix" : "" }, { "dropping-particle" : "", "family" : "Loyola", "given" : "Rafael Dias", "non-dropping-particle" : "", "parse-names" : false, "suffix" : "" }, { "dropping-particle" : "", "family" : "Gustavo", "given" : "A B", "non-dropping-particle" : "", "parse-names" : false, "suffix" : "" }, { "dropping-particle" : "", "family" : "Ara\u00fajo", "given" : "Miguel B", "non-dropping-particle" : "", "parse-names" : false, "suffix" : "" }, { "dropping-particle" : "", "family" : "Fonseca", "given" : "Gustavo A B", "non-dropping-particle" : "Da", "parse-names" : false, "suffix" : "" }, { "dropping-particle" : "", "family" : "Diniz-Filho", "given" : "Jos\u00e9 A F", "non-dropping-particle" : "", "parse-names" : false, "suffix" : "" }, { "dropping-particle" : "", "family" : "Ara\u00fajo", "given" : "Miguel B", "non-dropping-particle" : "", "parse-names" : false, "suffix" : "" } ], "container-title" : "BioScience", "id" : "ITEM-1", "issue" : "X", "issued" : { "date-parts" : [ [ "2014" ] ] }, "page" : "1-7", "title" : "Globalizing Conservation Efforts to Save Species and Enhance Food Production", "type" : "article-journal", "volume" : "XX" }, "uris" : [ "http://www.mendeley.com/documents/?uuid=7548de6a-8771-4bee-a4bb-42f99491afc4" ] } ], "mendeley" : { "formattedCitation" : "(Dobrovolski et al. 2014)", "plainTextFormattedCitation" : "(Dobrovolski et al. 2014)", "previouslyFormattedCitation" : "(Dobrovolski et al. 2014)" }, "properties" : { "noteIndex" : 0 }, "schema" : "https://github.com/citation-style-language/schema/raw/master/csl-citation.json" }</w:instrText>
      </w:r>
      <w:r w:rsidRPr="002915B7">
        <w:fldChar w:fldCharType="separate"/>
      </w:r>
      <w:r w:rsidRPr="002915B7">
        <w:rPr>
          <w:noProof/>
        </w:rPr>
        <w:t>(Dobrovolski et al. 2014)</w:t>
      </w:r>
      <w:r w:rsidRPr="002915B7">
        <w:fldChar w:fldCharType="end"/>
      </w:r>
      <w:r w:rsidRPr="002915B7">
        <w:fldChar w:fldCharType="begin"/>
      </w:r>
      <w:r w:rsidRPr="002915B7">
        <w:fldChar w:fldCharType="separate"/>
      </w:r>
      <w:r w:rsidRPr="002915B7">
        <w:rPr>
          <w:noProof/>
        </w:rPr>
        <w:t>(Dobrovolski et al., 2014)</w:t>
      </w:r>
      <w:r w:rsidRPr="002915B7">
        <w:fldChar w:fldCharType="end"/>
      </w:r>
      <w:r w:rsidR="005231C8">
        <w:t>.</w:t>
      </w:r>
      <w:r w:rsidR="00AA4D60">
        <w:t xml:space="preserve"> Especially, there are now a wide range of applications in the realm of ecosystem services</w:t>
      </w:r>
      <w:r w:rsidR="00625707">
        <w:t xml:space="preserve"> aiming at </w:t>
      </w:r>
      <w:r w:rsidR="00625707" w:rsidRPr="002915B7">
        <w:t xml:space="preserve">prioritizing areas suitable for the </w:t>
      </w:r>
      <w:r w:rsidR="00625707">
        <w:t xml:space="preserve">supply </w:t>
      </w:r>
      <w:r w:rsidR="00625707" w:rsidRPr="002915B7">
        <w:t xml:space="preserve">of ecosystem services </w:t>
      </w:r>
      <w:r w:rsidR="00625707" w:rsidRPr="002915B7">
        <w:fldChar w:fldCharType="begin" w:fldLock="1"/>
      </w:r>
      <w:r w:rsidR="00625707" w:rsidRPr="002915B7">
        <w:instrText>ADDIN CSL_CITATION { "citationItems" : [ { "id" : "ITEM-1", "itemData" : { "DOI" : "10.1371/journal.pbio.0040379", "abstract" : "A spatially explicit framework reveals whether areas important for the provision of ecosystem services align with areas important for biodiversity conservation and indicates the need to broaden current conservation goals.", "author" : [ { "dropping-particle" : "", "family" : "Chan", "given" : "Kai M. A", "non-dropping-particle" : "", "parse-names" : false, "suffix" : "" }, { "dropping-particle" : "", "family" : "Shaw", "given" : "M. Rebecca", "non-dropping-particle" : "", "parse-names" : false, "suffix" : "" }, { "dropping-particle" : "", "family" : "Cameron", "given" : "David R", "non-dropping-particle" : "", "parse-names" : false, "suffix" : "" }, { "dropping-particle" : "", "family" : "Underwood", "given" : "Emma C", "non-dropping-particle" : "", "parse-names" : false, "suffix" : "" }, { "dropping-particle" : "", "family" : "Daily", "given" : "Gretchen C", "non-dropping-particle" : "", "parse-names" : false, "suffix" : "" } ], "container-title" : "PLoS Biology", "id" : "ITEM-1", "issue" : "11", "issued" : { "date-parts" : [ [ "2006", "10" ] ] }, "page" : "e379", "title" : "Conservation Planning for Ecosystem Services", "type" : "article-journal", "volume" : "4" }, "uris" : [ "http://www.mendeley.com/documents/?uuid=81ef493b-7227-4cf1-b48a-1cb2ac807ba8" ] }, { "id" : "ITEM-2", "itemData" : { "DOI" : "10.1371/journal.pone.0112557", "ISBN" : "1932-6203 (Electronic)\\r1932-6203 (Linking)", "ISSN" : "19326203", "PMID" : "25393951", "abstract" : "Inclusion of spatially explicit information on ecosystem services in conservation planning is a fairly new practice. This study analyses how the incorporation of ecosystem services as conservation features can affect conservation of forest biodiversity and how different opportunity cost constraints can change spatial priorities for conservation. We created spatially explicit cost-effective conservation scenarios for 59 forest biodiversity features and five ecosystem services in the county of Telemark (Norway) with the help of the heuristic optimisation planning software, Marxan with Zones. We combined a mix of conservation instruments where forestry is either completely (non-use zone) or partially restricted (partial use zone). Opportunity costs were measured in terms of foregone timber harvest, an important provisioning service in Telemark. Including a number of ecosystem services shifted priority conservation sites compared to a case where only biodiversity was considered, and increased the area of both the partial (+36.2%) and the non-use zone (+3.2%). Furthermore, opportunity costs increased (+6.6%), which suggests that ecosystem services may not be a side-benefit of biodiversity conservation in this area. Opportunity cost levels were systematically changed to analyse their effect on spatial conservation priorities. Conservation of biodiversity and ecosystem services trades off against timber harvest. Currently designated nature reserves and landscape protection areas achieve a very low proportion (9.1%) of the conservation targets we set in our scenario, which illustrates the high importance given to timber production at present. A trade-off curve indicated that large marginal increases in conservation target achievement are possible when the budget for conservation is increased. Forty percent of the maximum hypothetical opportunity costs would yield an average conservation target achievement of 79%.", "author" : [ { "dropping-particle" : "", "family" : "Schr\u00f6ter", "given" : "Matthias", "non-dropping-particle" : "", "parse-names" : false, "suffix" : "" }, { "dropping-particle" : "", "family" : "Rusch", "given" : "Graciela M.", "non-dropping-particle" : "", "parse-names" : false, "suffix" : "" }, { "dropping-particle" : "", "family" : "Barton", "given" : "David N.", "non-dropping-particle" : "", "parse-names" : false, "suffix" : "" }, { "dropping-particle" : "", "family" : "Blumentrath", "given" : "Stefan", "non-dropping-particle" : "", "parse-names" : false, "suffix" : "" }, { "dropping-particle" : "", "family" : "Nord\u00e9n", "given" : "Bj\u00f6rn", "non-dropping-particle" : "", "parse-names" : false, "suffix" : "" } ], "container-title" : "PLoS ONE", "id" : "ITEM-2", "issue" : "11", "issued" : { "date-parts" : [ [ "2014" ] ] }, "title" : "Ecosystem services and opportunity costs shift spatial priorities for conserving forest biodiversity", "type" : "article-journal", "volume" : "9" }, "uris" : [ "http://www.mendeley.com/documents/?uuid=39778905-189d-4eb9-8e75-ad3e60dd3fcc" ] } ], "mendeley" : { "formattedCitation" : "(Chan et al. 2006; Schr\u00f6ter et al. 2014b)", "plainTextFormattedCitation" : "(Chan et al. 2006; Schr\u00f6ter et al. 2014b)", "previouslyFormattedCitation" : "(Chan et al. 2006; Schr\u00f6ter et al. 2014b)" }, "properties" : { "noteIndex" : 0 }, "schema" : "https://github.com/citation-style-language/schema/raw/master/csl-citation.json" }</w:instrText>
      </w:r>
      <w:r w:rsidR="00625707" w:rsidRPr="002915B7">
        <w:fldChar w:fldCharType="separate"/>
      </w:r>
      <w:r w:rsidR="00625707" w:rsidRPr="002915B7">
        <w:rPr>
          <w:noProof/>
        </w:rPr>
        <w:t>(Chan et al. 2006; Schröter et al. 2014b)</w:t>
      </w:r>
      <w:r w:rsidR="00625707" w:rsidRPr="002915B7">
        <w:fldChar w:fldCharType="end"/>
      </w:r>
      <w:r w:rsidR="00625707" w:rsidRPr="002915B7">
        <w:fldChar w:fldCharType="begin"/>
      </w:r>
      <w:r w:rsidR="00625707" w:rsidRPr="002915B7">
        <w:fldChar w:fldCharType="separate"/>
      </w:r>
      <w:r w:rsidR="00625707" w:rsidRPr="002915B7">
        <w:rPr>
          <w:noProof/>
        </w:rPr>
        <w:t>(Chan et al., 2006; Schröter et al., 2014b)</w:t>
      </w:r>
      <w:r w:rsidR="00625707" w:rsidRPr="002915B7">
        <w:fldChar w:fldCharType="end"/>
      </w:r>
      <w:r w:rsidR="00625707" w:rsidRPr="002915B7">
        <w:t xml:space="preserve">, </w:t>
      </w:r>
      <w:r w:rsidR="00625707">
        <w:t>supply</w:t>
      </w:r>
      <w:r w:rsidR="00625707" w:rsidRPr="002915B7">
        <w:t xml:space="preserve"> of ecosystem services and urban development </w:t>
      </w:r>
      <w:r w:rsidR="00625707" w:rsidRPr="002915B7">
        <w:fldChar w:fldCharType="begin" w:fldLock="1"/>
      </w:r>
      <w:r w:rsidR="00625707" w:rsidRPr="002915B7">
        <w:instrText>ADDIN CSL_CITATION { "citationItems" : [ { "id" : "ITEM-1", "itemData" : { "DOI" : "10.1371/journal.pone.0107822", "ISBN" : "1932-6203", "ISSN" : "19326203", "PMID" : "25250775", "abstract" : "Although the importance of addressing ecosystem service benefits in regional land use planning and decision-making is evident, substantial practical challenges remain. In particular, methods to identify priority areas for the provision of key ecosystem services and other environmental services (benefits from the environment not directly linked to the function of ecosystems) need to be developed. Priority areas are locations which provide disproportionally high benefits from one or more service. Here we map a set of ecosystem and environmental services and delineate priority areas according to different scenarios. Each scenario is produced by a set of weightings allocated to different services and corresponds to different landscape management strategies which decision makers could undertake. Using the county of Cornwall, U.K., as a case study, we processed gridded maps of key ecosystem services and environmental services, including renewable energy production and urban development. We explored their spatial distribution patterns and their spatial covariance and spatial stationarity within the region. Finally we applied a complementarity-based priority ranking algorithm (zonation) using different weighting schemes. Our conclusions are that (i) there are two main patterns of service distribution in this region, clustered services (including agriculture, carbon stocks, urban development and plant production) and dispersed services (including cultural services, energy production and floods mitigation); (ii) more than half of the services are spatially correlated and there is high non-stationarity in the spatial covariance between services; and (iii) it is important to consider both ecosystem services and other environmental services in identifying priority areas. Different weighting schemes provoke drastic changes in the delineation of priority areas and therefore decision making processes need to carefully consider the relative values attributed to different services.", "author" : [ { "dropping-particle" : "", "family" : "Casalegno", "given" : "Stefano", "non-dropping-particle" : "", "parse-names" : false, "suffix" : "" }, { "dropping-particle" : "", "family" : "Bennie", "given" : "Jonathan J", "non-dropping-particle" : "", "parse-names" : false, "suffix" : "" }, { "dropping-particle" : "", "family" : "Inger", "given" : "Richard", "non-dropping-particle" : "", "parse-names" : false, "suffix" : "" }, { "dropping-particle" : "", "family" : "Gaston", "given" : "Kevin J", "non-dropping-particle" : "", "parse-names" : false, "suffix" : "" } ], "container-title" : "PLoS ONE", "id" : "ITEM-1", "issue" : "9", "issued" : { "date-parts" : [ [ "2014" ] ] }, "note" : "NULL", "title" : "Regional scale prioritisation for key ecosystem services, renewable energy production and urban development", "type" : "article-journal", "volume" : "9" }, "uris" : [ "http://www.mendeley.com/documents/?uuid=c761f6f1-50a3-43b6-b836-9f62b2aa75fc" ] } ], "mendeley" : { "formattedCitation" : "(Casalegno et al. 2014)", "plainTextFormattedCitation" : "(Casalegno et al. 2014)", "previouslyFormattedCitation" : "(Casalegno et al. 2014)" }, "properties" : { "noteIndex" : 0 }, "schema" : "https://github.com/citation-style-language/schema/raw/master/csl-citation.json" }</w:instrText>
      </w:r>
      <w:r w:rsidR="00625707" w:rsidRPr="002915B7">
        <w:fldChar w:fldCharType="separate"/>
      </w:r>
      <w:r w:rsidR="00625707" w:rsidRPr="002915B7">
        <w:rPr>
          <w:noProof/>
        </w:rPr>
        <w:t>(Casalegno et al. 2014)</w:t>
      </w:r>
      <w:r w:rsidR="00625707" w:rsidRPr="002915B7">
        <w:fldChar w:fldCharType="end"/>
      </w:r>
      <w:r w:rsidR="00625707" w:rsidRPr="002915B7">
        <w:fldChar w:fldCharType="begin"/>
      </w:r>
      <w:r w:rsidR="00625707" w:rsidRPr="002915B7">
        <w:fldChar w:fldCharType="separate"/>
      </w:r>
      <w:r w:rsidR="00625707" w:rsidRPr="002915B7">
        <w:rPr>
          <w:noProof/>
        </w:rPr>
        <w:t>(Casalegno et al., 2014)</w:t>
      </w:r>
      <w:r w:rsidR="00625707" w:rsidRPr="002915B7">
        <w:fldChar w:fldCharType="end"/>
      </w:r>
      <w:r w:rsidR="00625707" w:rsidRPr="002915B7">
        <w:t xml:space="preserve"> and both </w:t>
      </w:r>
      <w:r w:rsidR="00625707">
        <w:t>supply</w:t>
      </w:r>
      <w:r w:rsidR="00625707" w:rsidRPr="002915B7">
        <w:t xml:space="preserve"> of ecosystem services and biodiversity conservation </w:t>
      </w:r>
      <w:r w:rsidR="00625707" w:rsidRPr="002915B7">
        <w:fldChar w:fldCharType="begin" w:fldLock="1"/>
      </w:r>
      <w:r w:rsidR="009F6694">
        <w:instrText>ADDIN CSL_CITATION { "citationItems" : [ { "id" : "ITEM-1", "itemData" : { "DOI" : "10.1890/10-1865.1", "author" : [ { "dropping-particle" : "", "family" : "Moilanen", "given" : "Atte", "non-dropping-particle" : "", "parse-names" : false, "suffix" : "" }, { "dropping-particle" : "", "family" : "Anderson", "given" : "Barbara J B.J.", "non-dropping-particle" : "", "parse-names" : false, "suffix" : "" }, { "dropping-particle" : "", "family" : "Eigenbrod", "given" : "Felix", "non-dropping-particle" : "", "parse-names" : false, "suffix" : "" }, { "dropping-particle" : "", "family" : "Heinemeyer", "given" : "Andreas", "non-dropping-particle" : "", "parse-names" : false, "suffix" : "" }, { "dropping-particle" : "", "family" : "Roy", "given" : "D.B. David B", "non-dropping-particle" : "", "parse-names" : false, "suffix" : "" }, { "dropping-particle" : "", "family" : "Gillings", "given" : "Simon", "non-dropping-particle" : "", "parse-names" : false, "suffix" : "" }, { "dropping-particle" : "", "family" : "Armsworth", "given" : "P.R. Paul R", "non-dropping-particle" : "", "parse-names" : false, "suffix" : "" }, { "dropping-particle" : "", "family" : "Gaston", "given" : "Kevin J K.J.", "non-dropping-particle" : "", "parse-names" : false, "suffix" : "" }, { "dropping-particle" : "", "family" : "Thomas", "given" : "Chris D C.D.", "non-dropping-particle" : "", "parse-names" : false, "suffix" : "" } ], "container-title" : "Ecological Applications", "id" : "ITEM-1", "issue" : "5", "issued" : { "date-parts" : [ [ "2011" ] ] }, "page" : "1419-1426", "title" : "Balancing alternative land uses in conservation prioritization", "type" : "article-journal", "volume" : "21" }, "uris" : [ "http://www.mendeley.com/documents/?uuid=4e91da20-0d1d-41ae-8219-f2171ca2ecd0" ] }, { "id" : "ITEM-2", "itemData" : { "DOI" : "doi:10.1016/j.ecoser.2015.12.009", "ISSN" : "22120416", "author" : [ { "dropping-particle" : "", "family" : "Nin", "given" : "Mariana", "non-dropping-particle" : "", "parse-names" : false, "suffix" : "" }, { "dropping-particle" : "", "family" : "Soutullo", "given" : "Alvaro", "non-dropping-particle" : "", "parse-names" : false, "suffix" : "" }, { "dropping-particle" : "", "family" : "Rodr\u00edguez-Gallego", "given" : "Lorena", "non-dropping-particle" : "", "parse-names" : false, "suffix" : "" }, { "dropping-particle" : "", "family" : "Minin", "given" : "Enrico", "non-dropping-particle" : "Di", "parse-names" : false, "suffix" : "" } ], "container-title" : "Ecosystem Services", "id" : "ITEM-2", "issued" : { "date-parts" : [ [ "2016" ] ] }, "page" : "172-184", "title" : "Ecosystem services-based land planning for environmental impact avoidance", "type" : "article-journal", "volume" : "17" }, "uris" : [ "http://www.mendeley.com/documents/?uuid=e63a76e1-b6cc-4e1a-a449-aefa6d8f6fd5" ] }, { "id" : "ITEM-3", "itemData" : { "DOI" : "10.1525/bio.2012.62.5.12", "ISBN" : "0006-3568", "ISSN" : "00063568", "abstract" : "Recently, some members of the conservation community have used ecosystem services as a strategy to conserve biodiversity. Others in the community have criticized this strategy as a distraction from the mission of biodiversity conservation. The debate continues, and it remains unclear whether the concerns expressed are significant enough to merit the opposition. Through an exploration of the science of biodiversity and ecosystem services, we find that narrow interpretations of metrics, values, and management drive much of the tension and make the common ground appear small. The size of this common ground depends on the relationship between biodiversity and ecosystem services and how they respond to management interventions. We demonstrate how understanding this response can be used to delimit common ground but highlight the importance of differentiating between objectives and approaches to meeting those objectives in conservation projects.", "author" : [ { "dropping-particle" : "", "family" : "Reyers", "given" : "Belinda", "non-dropping-particle" : "", "parse-names" : false, "suffix" : "" }, { "dropping-particle" : "", "family" : "Polasky", "given" : "Stephen", "non-dropping-particle" : "", "parse-names" : false, "suffix" : "" }, { "dropping-particle" : "", "family" : "Tallis", "given" : "Heather", "non-dropping-particle" : "", "parse-names" : false, "suffix" : "" }, { "dropping-particle" : "", "family" : "Mooney", "given" : "Harold A", "non-dropping-particle" : "", "parse-names" : false, "suffix" : "" }, { "dropping-particle" : "", "family" : "Larigauderie", "given" : "Anne", "non-dropping-particle" : "", "parse-names" : false, "suffix" : "" } ], "container-title" : "Bioscience", "id" : "ITEM-3", "issue" : "5", "issued" : { "date-parts" : [ [ "2012" ] ] }, "page" : "503-507", "title" : "Finding Common Ground for Biodiversity and Ecosystem Services", "type" : "article-journal", "volume" : "62" }, "uris" : [ "http://www.mendeley.com/documents/?uuid=b1a1ef0a-c8c6-452f-afe4-8db259e100fe" ] } ], "mendeley" : { "formattedCitation" : "(Moilanen et al. 2011; Reyers et al. 2012; Nin et al. 2016)", "plainTextFormattedCitation" : "(Moilanen et al. 2011; Reyers et al. 2012; Nin et al. 2016)", "previouslyFormattedCitation" : "(Moilanen et al. 2011; Reyers et al. 2012; Nin et al. 2016)" }, "properties" : { "noteIndex" : 0 }, "schema" : "https://github.com/citation-style-language/schema/raw/master/csl-citation.json" }</w:instrText>
      </w:r>
      <w:r w:rsidR="00625707" w:rsidRPr="002915B7">
        <w:fldChar w:fldCharType="separate"/>
      </w:r>
      <w:r w:rsidR="00625707" w:rsidRPr="002915B7">
        <w:rPr>
          <w:noProof/>
        </w:rPr>
        <w:t>(Moilanen et al. 2011; Reyers et al. 2012; Nin et al. 2016)</w:t>
      </w:r>
      <w:r w:rsidR="00625707" w:rsidRPr="002915B7">
        <w:fldChar w:fldCharType="end"/>
      </w:r>
      <w:r w:rsidR="00625707" w:rsidRPr="002915B7">
        <w:fldChar w:fldCharType="begin"/>
      </w:r>
      <w:r w:rsidR="00625707" w:rsidRPr="002915B7">
        <w:fldChar w:fldCharType="separate"/>
      </w:r>
      <w:r w:rsidR="00625707" w:rsidRPr="002915B7">
        <w:rPr>
          <w:noProof/>
        </w:rPr>
        <w:t>(Moilanen et al., 2011; Nin et al., 2016; Reyers et al., 2012)</w:t>
      </w:r>
      <w:r w:rsidR="00625707" w:rsidRPr="002915B7">
        <w:fldChar w:fldCharType="end"/>
      </w:r>
      <w:r w:rsidR="00625707" w:rsidRPr="002915B7">
        <w:t xml:space="preserve">. </w:t>
      </w:r>
    </w:p>
    <w:p w14:paraId="63765B29" w14:textId="77777777" w:rsidR="00743880" w:rsidRDefault="00743880" w:rsidP="003F6AB2">
      <w:pPr>
        <w:spacing w:line="480" w:lineRule="auto"/>
      </w:pPr>
    </w:p>
    <w:p w14:paraId="16C60E59" w14:textId="7E84DE32" w:rsidR="00566141" w:rsidRDefault="00FF198F" w:rsidP="003F6AB2">
      <w:pPr>
        <w:spacing w:line="480" w:lineRule="auto"/>
      </w:pPr>
      <w:r>
        <w:t>Most</w:t>
      </w:r>
      <w:r w:rsidRPr="002915B7">
        <w:t xml:space="preserve"> </w:t>
      </w:r>
      <w:r>
        <w:t xml:space="preserve">MCDA </w:t>
      </w:r>
      <w:r w:rsidRPr="002915B7">
        <w:t xml:space="preserve">methods use </w:t>
      </w:r>
      <w:r>
        <w:t xml:space="preserve">relatively </w:t>
      </w:r>
      <w:r w:rsidRPr="002915B7">
        <w:t xml:space="preserve">simple linear additive scoring models to combine the distinct features, </w:t>
      </w:r>
      <w:r>
        <w:t xml:space="preserve">even if </w:t>
      </w:r>
      <w:r w:rsidRPr="002915B7">
        <w:t xml:space="preserve">mathematically more complex models of value aggregation </w:t>
      </w:r>
      <w:r>
        <w:t xml:space="preserve">are available </w:t>
      </w:r>
      <w:r>
        <w:fldChar w:fldCharType="begin" w:fldLock="1"/>
      </w:r>
      <w:r w:rsidR="009F6694">
        <w:instrText>ADDIN CSL_CITATION { "citationItems" : [ { "id" : "ITEM-1", "itemData" : { "DOI" : "10.1007/s10669-014-9515-4", "ISSN" : "21945411", "abstract" : "The article provides the author's perspective on environmental models which he said are of crucial importance for undertaking environmental assessment and management. The author talked about the linkage of environmental models and decisions defined with less clarity than the taxonomy of environmental models itself. The author pointed out the information generated by environmental models, both physical and analytical.", "author" : [ { "dropping-particle" : "", "family" : "Keisler", "given" : "Jeffrey", "non-dropping-particle" : "", "parse-names" : false, "suffix" : "" }, { "dropping-particle" : "", "family" : "Linkov", "given" : "Igor", "non-dropping-particle" : "", "parse-names" : false, "suffix" : "" } ], "container-title" : "Environment Systems and Decisions", "id" : "ITEM-1", "issue" : "3", "issued" : { "date-parts" : [ [ "2014" ] ] }, "page" : "369-372", "title" : "Environment models and decisions", "type" : "article-journal", "volume" : "34" }, "uris" : [ "http://www.mendeley.com/documents/?uuid=2808a498-467b-47a1-afba-d9c47de2b342" ] } ], "mendeley" : { "formattedCitation" : "(Keisler and Linkov 2014)", "plainTextFormattedCitation" : "(Keisler and Linkov 2014)", "previouslyFormattedCitation" : "(Keisler and Linkov 2014)" }, "properties" : { "noteIndex" : 0 }, "schema" : "https://github.com/citation-style-language/schema/raw/master/csl-citation.json" }</w:instrText>
      </w:r>
      <w:r>
        <w:fldChar w:fldCharType="separate"/>
      </w:r>
      <w:r w:rsidRPr="00825C36">
        <w:rPr>
          <w:noProof/>
        </w:rPr>
        <w:t>(Keisler and Linkov 2014)</w:t>
      </w:r>
      <w:r>
        <w:fldChar w:fldCharType="end"/>
      </w:r>
      <w:r w:rsidRPr="002915B7">
        <w:t>.</w:t>
      </w:r>
      <w:r w:rsidR="00133504">
        <w:t xml:space="preserve"> T</w:t>
      </w:r>
      <w:r w:rsidR="00133504" w:rsidRPr="002915B7">
        <w:t>he simplest way of calculating the aggregate value, and ultimately the priority, of a given location is simply to give that location score base</w:t>
      </w:r>
      <w:r w:rsidR="00967C86">
        <w:t>d on features that occur there.</w:t>
      </w:r>
      <w:r w:rsidR="008D7CCF">
        <w:t xml:space="preserve"> </w:t>
      </w:r>
      <w:r w:rsidR="008D7CCF" w:rsidRPr="002915B7">
        <w:t xml:space="preserve">This scoring can be done in </w:t>
      </w:r>
      <w:r w:rsidR="008D7CCF">
        <w:t>additively</w:t>
      </w:r>
      <w:r w:rsidR="008D7CCF" w:rsidRPr="002915B7">
        <w:t xml:space="preserve"> by e.g. summing up the number of features (richness score) </w:t>
      </w:r>
      <w:r w:rsidR="008D7CCF" w:rsidRPr="002915B7">
        <w:fldChar w:fldCharType="begin" w:fldLock="1"/>
      </w:r>
      <w:r w:rsidR="008D7CCF" w:rsidRPr="002915B7">
        <w:instrText>ADDIN CSL_CITATION { "citationItems" : [ { "id" : "ITEM-1", "itemData" : { "author" : [ { "dropping-particle" : "", "family" : "Ferrier", "given" : "Simon", "non-dropping-particle" : "", "parse-names" : false, "suffix" : "" }, { "dropping-particle" : "", "family" : "Wintle", "given" : "Brendan A", "non-dropping-particle" : "", "parse-names" : false, "suffix" : "" } ], "chapter-number" : "1", "container-title" : "Spatial conservation prioritization: quantitative methods &amp; computational tools", "editor"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"304", "publisher" : "Oxford University Press", "publisher-place" : "Oxford", "title" : "Quantitative approaches to spatial conservation prioritization: matching the solution to the need", "type" : "chapter" }, "uris" : [ "http://www.mendeley.com/documents/?uuid=4b9b3e4b-1d7b-470e-a859-f9cd7f0c0799" ] }, { "id" : "ITEM-2", "itemData" : { "author" : [ { "dropping-particle" : "", "family" : "Williams", "given" : "Paul", "non-dropping-particle" : "", "parse-names" : false, "suffix" : "" }, { "dropping-particle" : "", "family" : "Gibbons", "given" : "David", "non-dropping-particle" : "", "parse-names" : false, "suffix" : "" }, { "dropping-particle" : "", "family" : "Margules", "given" : "Chris", "non-dropping-particle" : "", "parse-names" : false, "suffix" : "" }, { "dropping-particle" : "", "family" : "Rebelo", "given" : "Anthony", "non-dropping-particle" : "", "parse-names" : false, "suffix" : "" }, { "dropping-particle" : "", "family" : "Humphries", "given" : "Chris", "non-dropping-particle" : "", "parse-names" : false, "suffix" : "" }, { "dropping-particle" : "", "family" : "Pressey", "given" : "Robert", "non-dropping-particle" : "", "parse-names" : false, "suffix" : "" } ], "container-title" : "Conservation Biology", "id" : "ITEM-2", "issue" : "1", "issued" : { "date-parts" : [ [ "1996" ] ] }, "page" : "155-174", "title" : "A Comparison of Richness Hotspots , Rarity Hotspots , and Complementary Areas for Conserving Diversity of British Birds", "type" : "article-journal", "volume" : "10" }, "uris" : [ "http://www.mendeley.com/documents/?uuid=e3956283-c25e-4060-a144-1b0c8066d4b4" ] } ], "mendeley" : { "formattedCitation" : "(Williams et al. 1996; Ferrier and Wintle 2009)", "plainTextFormattedCitation" : "(Williams et al. 1996; Ferrier and Wintle 2009)", "previouslyFormattedCitation" : "(Williams et al. 1996; Ferrier and Wintle 2009)" }, "properties" : { "noteIndex" : 0 }, "schema" : "https://github.com/citation-style-language/schema/raw/master/csl-citation.json" }</w:instrText>
      </w:r>
      <w:r w:rsidR="008D7CCF" w:rsidRPr="002915B7">
        <w:fldChar w:fldCharType="separate"/>
      </w:r>
      <w:r w:rsidR="008D7CCF" w:rsidRPr="002915B7">
        <w:rPr>
          <w:noProof/>
        </w:rPr>
        <w:t>(Williams et al. 1996; Ferrier and Wintle 2009)</w:t>
      </w:r>
      <w:r w:rsidR="008D7CCF" w:rsidRPr="002915B7">
        <w:fldChar w:fldCharType="end"/>
      </w:r>
      <w:r w:rsidR="008D7CCF" w:rsidRPr="002915B7">
        <w:fldChar w:fldCharType="begin"/>
      </w:r>
      <w:r w:rsidR="008D7CCF" w:rsidRPr="002915B7">
        <w:fldChar w:fldCharType="separate"/>
      </w:r>
      <w:r w:rsidR="008D7CCF" w:rsidRPr="002915B7">
        <w:rPr>
          <w:noProof/>
        </w:rPr>
        <w:t>(Ferrier and Wintle, 2009; Williams et al., 1996)</w:t>
      </w:r>
      <w:r w:rsidR="008D7CCF" w:rsidRPr="002915B7">
        <w:fldChar w:fldCharType="end"/>
      </w:r>
      <w:r w:rsidR="008D7CCF" w:rsidRPr="002915B7">
        <w:t xml:space="preserve">. </w:t>
      </w:r>
      <w:r w:rsidR="000C05AC">
        <w:t xml:space="preserve">In contrast, </w:t>
      </w:r>
      <w:r w:rsidR="006E6BE7">
        <w:t xml:space="preserve">most modern </w:t>
      </w:r>
      <w:r w:rsidR="000C05AC">
        <w:t>m</w:t>
      </w:r>
      <w:r w:rsidRPr="002915B7">
        <w:t xml:space="preserve">ethods </w:t>
      </w:r>
      <w:r>
        <w:t>for SCP are built with the special characteristics of biodiversity in mind</w:t>
      </w:r>
      <w:r w:rsidRPr="002915B7">
        <w:t xml:space="preserve">. </w:t>
      </w:r>
      <w:r>
        <w:t>More specifically, they</w:t>
      </w:r>
      <w:r w:rsidRPr="002915B7">
        <w:t xml:space="preserve"> combine two aspects of biodiversity occurrence: rarity and richness.</w:t>
      </w:r>
      <w:r>
        <w:t xml:space="preserve"> With this combination</w:t>
      </w:r>
      <w:r w:rsidRPr="002915B7">
        <w:t xml:space="preserve">, we </w:t>
      </w:r>
      <w:r>
        <w:t>express preference for</w:t>
      </w:r>
      <w:r w:rsidRPr="002915B7">
        <w:t xml:space="preserve"> having more features over having fewer features, and having rarer features over having </w:t>
      </w:r>
      <w:r>
        <w:t xml:space="preserve">more </w:t>
      </w:r>
      <w:r w:rsidRPr="002915B7">
        <w:t xml:space="preserve">common features </w:t>
      </w:r>
      <w:r w:rsidRPr="002915B7">
        <w:fldChar w:fldCharType="begin" w:fldLock="1"/>
      </w:r>
      <w:r w:rsidRPr="002915B7">
        <w:instrText>ADDIN CSL_CITATION { "citationItems" : [ { "id" : "ITEM-1", "itemData" : { "DOI" : "10.1111/j.1523-1739.2005.00218.x", "ISSN" : "0888-8892", "author" : [ { "dropping-particle" : "", "family" : "Arponen", "given" : "Anni", "non-dropping-particle" : "", "parse-names" : false, "suffix" : "" }, { "dropping-particle" : "", "family" : "Heikkinen", "given" : "Risto K.", "non-dropping-particle" : "", "parse-names" : false, "suffix" : "" }, { "dropping-particle" : "", "family" : "Thomas", "given" : "Chris D.", "non-dropping-particle" : "", "parse-names" : false, "suffix" : "" }, { "dropping-particle" : "", "family" : "Moilanen", "given" : "Atte", "non-dropping-particle" : "", "parse-names" : false, "suffix" : "" } ], "container-title" : "Conservation Biology", "id" : "ITEM-1", "issue" : "6", "issued" : { "date-parts" : [ [ "2005", "12" ] ] }, "page" : "2009-2014", "title" : "The Value of Biodiversity in Reserve Selection: Representation, Species Weighting, and Benefit Functions", "type" : "article-journal", "volume" : "19" }, "uris" : [ "http://www.mendeley.com/documents/?uuid=1c37f1cc-a889-4504-b2a1-96355e058c3c" ] } ], "mendeley" : { "formattedCitation" : "(Arponen et al. 2005)", "plainTextFormattedCitation" : "(Arponen et al. 2005)", "previouslyFormattedCitation" : "(Arponen et al. 2005)" }, "properties" : { "noteIndex" : 0 }, "schema" : "https://github.com/citation-style-language/schema/raw/master/csl-citation.json" }</w:instrText>
      </w:r>
      <w:r w:rsidRPr="002915B7">
        <w:fldChar w:fldCharType="separate"/>
      </w:r>
      <w:r w:rsidRPr="002915B7">
        <w:rPr>
          <w:noProof/>
        </w:rPr>
        <w:t>(Arponen et al. 2005)</w:t>
      </w:r>
      <w:r w:rsidRPr="002915B7">
        <w:fldChar w:fldCharType="end"/>
      </w:r>
      <w:r w:rsidRPr="002915B7">
        <w:t xml:space="preserve">. </w:t>
      </w:r>
      <w:r w:rsidR="00237059">
        <w:t>Simple scoring as value-aggregation method</w:t>
      </w:r>
      <w:r w:rsidR="00727301">
        <w:t xml:space="preserve"> </w:t>
      </w:r>
      <w:r w:rsidR="00237059">
        <w:t xml:space="preserve">is common in MCDA and sometimes also in SCP. </w:t>
      </w:r>
      <w:r w:rsidR="003E6875" w:rsidRPr="002915B7">
        <w:t xml:space="preserve">However, just counting the occurrence of features does not account how relatively common or rare any give feature is. </w:t>
      </w:r>
      <w:r w:rsidR="007B55BA" w:rsidRPr="002915B7">
        <w:t xml:space="preserve">A </w:t>
      </w:r>
      <w:r w:rsidR="00C62B39" w:rsidRPr="002915B7">
        <w:t>richness score</w:t>
      </w:r>
      <w:r w:rsidR="007B55BA" w:rsidRPr="002915B7">
        <w:t xml:space="preserve"> adjusted </w:t>
      </w:r>
      <w:r w:rsidR="00D226FD">
        <w:t>with</w:t>
      </w:r>
      <w:r w:rsidR="007B55BA" w:rsidRPr="002915B7">
        <w:t xml:space="preserve"> </w:t>
      </w:r>
      <w:r w:rsidR="00C62B39" w:rsidRPr="002915B7">
        <w:t>the rarity of each feature</w:t>
      </w:r>
      <w:r w:rsidR="007B55BA" w:rsidRPr="002915B7">
        <w:t xml:space="preserve"> is called</w:t>
      </w:r>
      <w:r w:rsidR="00C62B39" w:rsidRPr="002915B7">
        <w:t xml:space="preserve"> rarity-</w:t>
      </w:r>
      <w:r w:rsidR="00C62B39" w:rsidRPr="002915B7">
        <w:lastRenderedPageBreak/>
        <w:t xml:space="preserve">weighted richness (RWR) score </w:t>
      </w:r>
      <w:r w:rsidR="00706622" w:rsidRPr="002915B7">
        <w:fldChar w:fldCharType="begin" w:fldLock="1"/>
      </w:r>
      <w:r w:rsidR="00706622" w:rsidRPr="002915B7">
        <w:instrText>ADDIN CSL_CITATION { "citationItems" : [ { "id" : "ITEM-1", "itemData" : { "DOI" : "10.1371/journal.pone.0119905", "ISSN" : "1932-6203", "abstract" : "Here we report that prioritizing sites in order of rarity-weighted richness (RWR) is a simple, reliable way to identify sites that represent all species in the fewest number of sites (minimum set problem) or to identify sites that represent the largest number of species within a given number of sites (maximum coverage problem).We compared the number of species represented in sites prioritized by RWR to numbers of species represented in sites prioritized by the Zonation software package for 11 datasets in which the size of individual planning units (sites) ranged from&lt;1 ha to 2,500 km2.On average, RWR solutions were more efficient than Zonation solutions. Integer programming remains the only guaranteed way find an optimal solution, and heuristic algorithms remain superior for conservation prioritizations that consider compactness and multiple near-optimal solutions in addition to species representation. But becauseRWRcan be implemented easily and quickly in R or a spreadsheet, it is an attractive alternative to integer programming or heuristic algorithms in some conservation prioritization contexts.", "author" : [ { "dropping-particle" : "", "family" : "Albuquerque", "given" : "F\u00e1bio S", "non-dropping-particle" : "", "parse-names" : false, "suffix" : "" }, { "dropping-particle" : "", "family" : "Beier", "given" : "Paul", "non-dropping-particle" : "", "parse-names" : false, "suffix" : "" } ], "container-title" : "Plos One", "id" : "ITEM-1", "issue" : "3", "issued" : { "date-parts" : [ [ "2015" ] ] }, "page" : "e0119905", "title" : "Rarity-Weighted Richness: A Simple and Reliable Alternative to Integer Programming and Heuristic Algorithms for Minimum Set and Maximum Coverage Problems in Conservation Planning", "type" : "article-journal", "volume" : "10" }, "uris" : [ "http://www.mendeley.com/documents/?uuid=d58799dc-d1fe-4238-8b7f-2fadcf51b721" ] }, { "id" : "ITEM-2", "itemData" : { "author" : [ { "dropping-particle" : "", "family" : "Williams", "given" : "Paul", "non-dropping-particle" : "", "parse-names" : false, "suffix" : "" }, { "dropping-particle" : "", "family" : "Gibbons", "given" : "David", "non-dropping-particle" : "", "parse-names" : false, "suffix" : "" }, { "dropping-particle" : "", "family" : "Margules", "given" : "Chris", "non-dropping-particle" : "", "parse-names" : false, "suffix" : "" }, { "dropping-particle" : "", "family" : "Rebelo", "given" : "Anthony", "non-dropping-particle" : "", "parse-names" : false, "suffix" : "" }, { "dropping-particle" : "", "family" : "Humphries", "given" : "Chris", "non-dropping-particle" : "", "parse-names" : false, "suffix" : "" }, { "dropping-particle" : "", "family" : "Pressey", "given" : "Robert", "non-dropping-particle" : "", "parse-names" : false, "suffix" : "" } ], "container-title" : "Conservation Biology", "id" : "ITEM-2", "issue" : "1", "issued" : { "date-parts" : [ [ "1996" ] ] }, "page" : "155-174", "title" : "A Comparison of Richness Hotspots , Rarity Hotspots , and Complementary Areas for Conserving Diversity of British Birds", "type" : "article-journal", "volume" : "10" }, "uris" : [ "http://www.mendeley.com/documents/?uuid=e3956283-c25e-4060-a144-1b0c8066d4b4" ] } ], "mendeley" : { "formattedCitation" : "(Williams et al. 1996; Albuquerque and Beier 2015)", "plainTextFormattedCitation" : "(Williams et al. 1996; Albuquerque and Beier 2015)", "previouslyFormattedCitation" : "(Williams et al. 1996; Albuquerque and Beier 2015)" }, "properties" : { "noteIndex" : 0 }, "schema" : "https://github.com/citation-style-language/schema/raw/master/csl-citation.json" }</w:instrText>
      </w:r>
      <w:r w:rsidR="00706622" w:rsidRPr="002915B7">
        <w:fldChar w:fldCharType="separate"/>
      </w:r>
      <w:r w:rsidR="00706622" w:rsidRPr="002915B7">
        <w:rPr>
          <w:noProof/>
        </w:rPr>
        <w:t>(Williams et al. 1996; Albuquerque and Beier 2015)</w:t>
      </w:r>
      <w:r w:rsidR="00706622" w:rsidRPr="002915B7">
        <w:fldChar w:fldCharType="end"/>
      </w:r>
      <w:r w:rsidR="001A6958" w:rsidRPr="002915B7">
        <w:fldChar w:fldCharType="begin"/>
      </w:r>
      <w:r w:rsidR="001A6958" w:rsidRPr="002915B7">
        <w:fldChar w:fldCharType="separate"/>
      </w:r>
      <w:r w:rsidR="001A6958" w:rsidRPr="002915B7">
        <w:rPr>
          <w:noProof/>
        </w:rPr>
        <w:t>(Albuquerque and Beier, 2015; Williams et al., 1996)</w:t>
      </w:r>
      <w:r w:rsidR="001A6958" w:rsidRPr="002915B7">
        <w:fldChar w:fldCharType="end"/>
      </w:r>
      <w:r w:rsidR="00C62B39" w:rsidRPr="002915B7">
        <w:t>. This method has the advantage of being very simple and intuitive</w:t>
      </w:r>
      <w:r w:rsidR="00D226FD">
        <w:t xml:space="preserve">: </w:t>
      </w:r>
      <w:r w:rsidR="003D299A">
        <w:t>the value aggregation is simple sum of rarity-weighted occurrences of features in a given ce</w:t>
      </w:r>
      <w:r w:rsidR="00CC2272">
        <w:t>ll</w:t>
      </w:r>
      <w:r w:rsidR="00C62B39" w:rsidRPr="002915B7">
        <w:t>.</w:t>
      </w:r>
      <w:r w:rsidR="00D13BC3">
        <w:t xml:space="preserve"> The highest priority cells</w:t>
      </w:r>
      <w:r w:rsidR="00121637">
        <w:t xml:space="preserve"> </w:t>
      </w:r>
      <w:r w:rsidR="003325E2">
        <w:t>are the ones with the highest RWR score and there is no need for additional selection phase.</w:t>
      </w:r>
      <w:r w:rsidR="00611CD8">
        <w:t xml:space="preserve"> </w:t>
      </w:r>
      <w:r w:rsidR="00121637">
        <w:t>F</w:t>
      </w:r>
      <w:r w:rsidR="00C62B39" w:rsidRPr="002915B7">
        <w:t xml:space="preserve">or simple prioritization problems RWR </w:t>
      </w:r>
      <w:r w:rsidR="00121637">
        <w:t xml:space="preserve">also </w:t>
      </w:r>
      <w:r w:rsidR="00C62B39" w:rsidRPr="002915B7">
        <w:t xml:space="preserve">performs reasonably well when compared against more complex methods </w:t>
      </w:r>
      <w:r w:rsidR="00706622" w:rsidRPr="002915B7">
        <w:fldChar w:fldCharType="begin" w:fldLock="1"/>
      </w:r>
      <w:r w:rsidR="00686430" w:rsidRPr="002915B7">
        <w:instrText>ADDIN CSL_CITATION { "citationItems" : [ { "id" : "ITEM-1", "itemData" : { "DOI" : "10.1371/journal.pone.0119905", "ISSN" : "1932-6203", "abstract" : "Here we report that prioritizing sites in order of rarity-weighted richness (RWR) is a simple, reliable way to identify sites that represent all species in the fewest number of sites (minimum set problem) or to identify sites that represent the largest number of species within a given number of sites (maximum coverage problem).We compared the number of species represented in sites prioritized by RWR to numbers of species represented in sites prioritized by the Zonation software package for 11 datasets in which the size of individual planning units (sites) ranged from&lt;1 ha to 2,500 km2.On average, RWR solutions were more efficient than Zonation solutions. Integer programming remains the only guaranteed way find an optimal solution, and heuristic algorithms remain superior for conservation prioritizations that consider compactness and multiple near-optimal solutions in addition to species representation. But becauseRWRcan be implemented easily and quickly in R or a spreadsheet, it is an attractive alternative to integer programming or heuristic algorithms in some conservation prioritization contexts.", "author" : [ { "dropping-particle" : "", "family" : "Albuquerque", "given" : "F\u00e1bio S", "non-dropping-particle" : "", "parse-names" : false, "suffix" : "" }, { "dropping-particle" : "", "family" : "Beier", "given" : "Paul", "non-dropping-particle" : "", "parse-names" : false, "suffix" : "" } ], "container-title" : "Plos One", "id" : "ITEM-1", "issue" : "3", "issued" : { "date-parts" : [ [ "2015" ] ] }, "page" : "e0119905", "title" : "Rarity-Weighted Richness: A Simple and Reliable Alternative to Integer Programming and Heuristic Algorithms for Minimum Set and Maximum Coverage Problems in Conservation Planning", "type" : "article-journal", "volume" : "10" }, "uris" : [ "http://www.mendeley.com/documents/?uuid=d58799dc-d1fe-4238-8b7f-2fadcf51b721" ] } ], "mendeley" : { "formattedCitation" : "(Albuquerque and Beier 2015)", "plainTextFormattedCitation" : "(Albuquerque and Beier 2015)", "previouslyFormattedCitation" : "(Albuquerque and Beier 2015)" }, "properties" : { "noteIndex" : 0 }, "schema" : "https://github.com/citation-style-language/schema/raw/master/csl-citation.json" }</w:instrText>
      </w:r>
      <w:r w:rsidR="00706622" w:rsidRPr="002915B7">
        <w:fldChar w:fldCharType="separate"/>
      </w:r>
      <w:r w:rsidR="00706622" w:rsidRPr="002915B7">
        <w:rPr>
          <w:noProof/>
        </w:rPr>
        <w:t>(Albuquerque and Beier 2015)</w:t>
      </w:r>
      <w:r w:rsidR="00706622" w:rsidRPr="002915B7">
        <w:fldChar w:fldCharType="end"/>
      </w:r>
      <w:r w:rsidR="001A6958" w:rsidRPr="002915B7">
        <w:fldChar w:fldCharType="begin"/>
      </w:r>
      <w:r w:rsidR="001A6958" w:rsidRPr="002915B7">
        <w:fldChar w:fldCharType="separate"/>
      </w:r>
      <w:r w:rsidR="001A6958" w:rsidRPr="002915B7">
        <w:rPr>
          <w:noProof/>
        </w:rPr>
        <w:t>(Albuquerque and Beier, 2015)</w:t>
      </w:r>
      <w:r w:rsidR="001A6958" w:rsidRPr="002915B7">
        <w:fldChar w:fldCharType="end"/>
      </w:r>
      <w:r w:rsidR="00C62B39" w:rsidRPr="002915B7">
        <w:t xml:space="preserve">. </w:t>
      </w:r>
      <w:r w:rsidR="00566141">
        <w:rPr>
          <w:rStyle w:val="CommentReference"/>
        </w:rPr>
        <w:commentReference w:id="7"/>
      </w:r>
    </w:p>
    <w:p w14:paraId="5A293AB8" w14:textId="77777777" w:rsidR="00566141" w:rsidRDefault="00566141" w:rsidP="003F6AB2">
      <w:pPr>
        <w:spacing w:line="480" w:lineRule="auto"/>
      </w:pPr>
    </w:p>
    <w:p w14:paraId="3506D620" w14:textId="22A18383" w:rsidR="00200B04" w:rsidRDefault="00F97A0B" w:rsidP="003F6AB2">
      <w:pPr>
        <w:spacing w:line="480" w:lineRule="auto"/>
      </w:pPr>
      <w:r>
        <w:t>Prioritization</w:t>
      </w:r>
      <w:r w:rsidR="00C62B39" w:rsidRPr="002915B7">
        <w:t xml:space="preserve"> problems </w:t>
      </w:r>
      <w:r w:rsidR="003D708C">
        <w:t>may</w:t>
      </w:r>
      <w:r w:rsidR="00C62B39" w:rsidRPr="002915B7">
        <w:t xml:space="preserve"> also </w:t>
      </w:r>
      <w:r w:rsidR="003D5414">
        <w:t xml:space="preserve">be </w:t>
      </w:r>
      <w:r w:rsidR="00C62B39" w:rsidRPr="002915B7">
        <w:t xml:space="preserve">solvable exactly using spatial optimization techniques such as integer linear programming (ILP) </w:t>
      </w:r>
      <w:r w:rsidR="00686430" w:rsidRPr="002915B7">
        <w:fldChar w:fldCharType="begin" w:fldLock="1"/>
      </w:r>
      <w:r w:rsidR="00BA205B" w:rsidRPr="002915B7">
        <w:instrText>ADDIN CSL_CITATION { "citationItems" : [ { "id" : "ITEM-1", "itemData" : { "ISSN" : "03043800", "author" : [ { "dropping-particle" : "", "family" : "Beyer", "given" : "Hawthorne L", "non-dropping-particle" : "", "parse-names" : false, "suffix" : "" }, { "dropping-particle" : "", "family" : "Dujardin", "given" : "Yann", "non-dropping-particle" : "", "parse-names" : false, "suffix" : "" }, { "dropping-particle" : "", "family" : "Watts", "given" : "Matthew E", "non-dropping-particle" : "", "parse-names" : false, "suffix" : "" }, { "dropping-particle" : "", "family" : "Possingham", "given" : "Hugh P", "non-dropping-particle" : "", "parse-names" : false, "suffix" : "" } ], "container-title" : "Ecological Modelling", "id" : "ITEM-1", "issued" : { "date-parts" : [ [ "2016" ] ] }, "page" : "14-22", "title" : "Solving conservation planning problems with integer linear programming", "type" : "article-journal", "volume" : "328" }, "uris" : [ "http://www.mendeley.com/documents/?uuid=41c9e6df-0d6a-479f-b32d-48495bda615e" ] } ], "mendeley" : { "formattedCitation" : "(Beyer et al. 2016)", "plainTextFormattedCitation" : "(Beyer et al. 2016)", "previouslyFormattedCitation" : "(Beyer et al. 2016)" }, "properties" : { "noteIndex" : 0 }, "schema" : "https://github.com/citation-style-language/schema/raw/master/csl-citation.json" }</w:instrText>
      </w:r>
      <w:r w:rsidR="00686430" w:rsidRPr="002915B7">
        <w:fldChar w:fldCharType="separate"/>
      </w:r>
      <w:r w:rsidR="00686430" w:rsidRPr="002915B7">
        <w:rPr>
          <w:noProof/>
        </w:rPr>
        <w:t>(Beyer et al. 2016)</w:t>
      </w:r>
      <w:r w:rsidR="00686430" w:rsidRPr="002915B7">
        <w:fldChar w:fldCharType="end"/>
      </w:r>
      <w:r w:rsidR="001A6958" w:rsidRPr="002915B7">
        <w:fldChar w:fldCharType="begin"/>
      </w:r>
      <w:r w:rsidR="001A6958" w:rsidRPr="002915B7">
        <w:fldChar w:fldCharType="separate"/>
      </w:r>
      <w:r w:rsidR="001A6958" w:rsidRPr="002915B7">
        <w:rPr>
          <w:noProof/>
        </w:rPr>
        <w:t>(Beyer et al., 2016)</w:t>
      </w:r>
      <w:r w:rsidR="001A6958" w:rsidRPr="002915B7">
        <w:fldChar w:fldCharType="end"/>
      </w:r>
      <w:r w:rsidR="00C62B39" w:rsidRPr="002915B7">
        <w:t xml:space="preserve">. </w:t>
      </w:r>
      <w:r w:rsidR="00CD2B88">
        <w:t xml:space="preserve">In ILP, </w:t>
      </w:r>
      <w:r w:rsidR="00270C09">
        <w:t xml:space="preserve">an optimal subset of cells can be selected by </w:t>
      </w:r>
      <w:r w:rsidR="00CD2B88">
        <w:t>m</w:t>
      </w:r>
      <w:r w:rsidR="00270C09">
        <w:t>inimizing or maximizing</w:t>
      </w:r>
      <w:r w:rsidR="00CD2B88">
        <w:t xml:space="preserve"> an objective function </w:t>
      </w:r>
      <w:r w:rsidR="00C37617">
        <w:t>(i.e. the mathematical</w:t>
      </w:r>
      <w:r w:rsidR="00CD2B88">
        <w:t xml:space="preserve"> </w:t>
      </w:r>
      <w:r w:rsidR="00C37617">
        <w:t xml:space="preserve">relationship between actions and outcomes) potentially subject to constraints (such as cost) and conditional on binary decision variables (the selection of actions). </w:t>
      </w:r>
      <w:r w:rsidR="00CB513F">
        <w:t xml:space="preserve">Minimizing the objective function is </w:t>
      </w:r>
      <w:r w:rsidR="009F6694">
        <w:t xml:space="preserve">done in so called minimum-set problems, where the aim is to minimize the resources needed to achieve all targets, however they are defined </w:t>
      </w:r>
      <w:r w:rsidR="009F6694">
        <w:fldChar w:fldCharType="begin" w:fldLock="1"/>
      </w:r>
      <w:r w:rsidR="00721530">
        <w:instrText>ADDIN CSL_CITATION { "citationItems" : [ { "id" : "ITEM-1", "itemData" : { "DOI" : "10.1016/0006-3207(94)90302-6", "ISBN" : "0006-3207", "ISSN" : "00063207", "abstract" : "This paper criticises some reserve selection algorithms that have recently been published in Biological Conservation and have rapidly become enshrined in the principle of complementarity. These algorithms are shown, by means of a counter-example, to be suboptimal. Integer programming techniques, available for 30 years, provide optimal solutions to the reserve selection problem. The paper appeals for closer co-operation between biologists and mathematicians in the development of algorithms. ?? 1994.", "author" : [ { "dropping-particle" : "", "family" : "Underhill", "given" : "L G", "non-dropping-particle" : "", "parse-names" : false, "suffix" : "" } ], "container-title" : "Biological Conservation", "id" : "ITEM-1", "issue" : "1", "issued" : { "date-parts" : [ [ "1994" ] ] }, "page" : "85-87", "title" : "Optimal and suboptimal reserve selection algorithms", "type" : "article-journal", "volume" : "70" }, "uris" : [ "http://www.mendeley.com/documents/?uuid=ca4bb392-cab3-4ba4-831a-fdc03e7fae2d" ] } ], "mendeley" : { "formattedCitation" : "(Underhill 1994)", "plainTextFormattedCitation" : "(Underhill 1994)", "previouslyFormattedCitation" : "(Underhill 1994)" }, "properties" : { "noteIndex" : 0 }, "schema" : "https://github.com/citation-style-language/schema/raw/master/csl-citation.json" }</w:instrText>
      </w:r>
      <w:r w:rsidR="009F6694">
        <w:fldChar w:fldCharType="separate"/>
      </w:r>
      <w:r w:rsidR="009F6694" w:rsidRPr="009F6694">
        <w:rPr>
          <w:noProof/>
        </w:rPr>
        <w:t>(Underhill 1994)</w:t>
      </w:r>
      <w:r w:rsidR="009F6694">
        <w:fldChar w:fldCharType="end"/>
      </w:r>
      <w:r w:rsidR="009F6694">
        <w:t xml:space="preserve">. </w:t>
      </w:r>
      <w:r w:rsidR="00721530">
        <w:t xml:space="preserve">Maximizing the objective function is related to so called maximum-coverage problems, where the value gained from particular action (i.e. setting aside a cell) is maximized for a given resources </w:t>
      </w:r>
      <w:r w:rsidR="00721530">
        <w:fldChar w:fldCharType="begin" w:fldLock="1"/>
      </w:r>
      <w:r w:rsidR="00951B48">
        <w:instrText>ADDIN CSL_CITATION { "citationItems" : [ { "id" : "ITEM-1", "itemData" : { "DOI" : "10.1016/0006-3207(95)00132-8", "ISBN" : "5037371406", "ISSN" : "00063207", "abstract" : "A recent note by Underhill (Biol. Conserv. 70, 85-7, 1994) points out the need for the use of optimization models and a closer working relationship with mathematicians for the solution of biological management problems such as the reserve site selection problem. In this note we give the mathematical formulation of what he terms 'the more realistic' version of the reserve selection problem, namely, the problem of maximizing the number of species preserved given a fixed budget for reserve sites. We also discuss some straight-forward data reduction schemes which may reduce the solution time for these problems when they are solved using general off-the-shelf optimization code as mentioned by Underhill.", "author" : [ { "dropping-particle" : "", "family" : "Camm", "given" : "Jeffrey D.", "non-dropping-particle" : "", "parse-names" : false, "suffix" : "" }, { "dropping-particle" : "", "family" : "Polasky", "given" : "Stephen", "non-dropping-particle" : "", "parse-names" : false, "suffix" : "" }, { "dropping-particle" : "", "family" : "Solow", "given" : "Andrew", "non-dropping-particle" : "", "parse-names" : false, "suffix" : "" }, { "dropping-particle" : "", "family" : "Csuti", "given" : "Blair", "non-dropping-particle" : "", "parse-names" : false, "suffix" : "" } ], "container-title" : "Biological Conservation", "id" : "ITEM-1", "issue" : "3", "issued" : { "date-parts" : [ [ "1996" ] ] }, "page" : "353-355", "title" : "A note on optimal algorithms for reserve site selection", "type" : "article-journal", "volume" : "78" }, "uris" : [ "http://www.mendeley.com/documents/?uuid=86b4b261-ed94-44be-8cb4-189530cf9b5a" ] } ], "mendeley" : { "formattedCitation" : "(Camm et al. 1996)", "plainTextFormattedCitation" : "(Camm et al. 1996)", "previouslyFormattedCitation" : "(Camm et al. 1996)" }, "properties" : { "noteIndex" : 0 }, "schema" : "https://github.com/citation-style-language/schema/raw/master/csl-citation.json" }</w:instrText>
      </w:r>
      <w:r w:rsidR="00721530">
        <w:fldChar w:fldCharType="separate"/>
      </w:r>
      <w:r w:rsidR="00721530" w:rsidRPr="00721530">
        <w:rPr>
          <w:noProof/>
        </w:rPr>
        <w:t>(Camm et al. 1996)</w:t>
      </w:r>
      <w:r w:rsidR="00721530">
        <w:fldChar w:fldCharType="end"/>
      </w:r>
      <w:r w:rsidR="00B310F7">
        <w:t>.</w:t>
      </w:r>
      <w:r w:rsidR="005556F7">
        <w:t xml:space="preserve"> Value aggregation of multiple features in each cell can be done in several ways, but a simple sum over features is common. </w:t>
      </w:r>
      <w:r w:rsidR="00C62B39" w:rsidRPr="002915B7">
        <w:t xml:space="preserve">The advantage of </w:t>
      </w:r>
      <w:r w:rsidR="000E2848" w:rsidRPr="002915B7">
        <w:t xml:space="preserve">exact optimization </w:t>
      </w:r>
      <w:r w:rsidR="00C62B39" w:rsidRPr="002915B7">
        <w:t>methods is that they p</w:t>
      </w:r>
      <w:r w:rsidR="000E2848" w:rsidRPr="002915B7">
        <w:t xml:space="preserve">roduce a truly optimal solution, </w:t>
      </w:r>
      <w:r w:rsidR="00C62B39" w:rsidRPr="002915B7">
        <w:t xml:space="preserve">or </w:t>
      </w:r>
      <w:r w:rsidR="000E2848" w:rsidRPr="002915B7">
        <w:t xml:space="preserve">if one cannot be found, </w:t>
      </w:r>
      <w:r w:rsidR="00C62B39" w:rsidRPr="002915B7">
        <w:t>a quantitative estimate on the sub-optimality of the solution</w:t>
      </w:r>
      <w:r w:rsidR="00C378DD" w:rsidRPr="002915B7">
        <w:t xml:space="preserve"> reached</w:t>
      </w:r>
      <w:r w:rsidR="00C62B39" w:rsidRPr="002915B7">
        <w:t xml:space="preserve">. Additionally, </w:t>
      </w:r>
      <w:r w:rsidR="00C378DD" w:rsidRPr="002915B7">
        <w:t>more complex problem formulations</w:t>
      </w:r>
      <w:r w:rsidR="00C62B39" w:rsidRPr="002915B7">
        <w:t>, such as</w:t>
      </w:r>
      <w:r w:rsidR="00F05AF3" w:rsidRPr="002915B7">
        <w:t xml:space="preserve"> spatial configuration</w:t>
      </w:r>
      <w:r w:rsidR="00C378DD" w:rsidRPr="002915B7">
        <w:t>s, can be accommodated</w:t>
      </w:r>
      <w:r w:rsidR="005556F7">
        <w:t xml:space="preserve"> as so long as the objective function can be linearized</w:t>
      </w:r>
      <w:r w:rsidR="00C62B39" w:rsidRPr="002915B7">
        <w:t>. The downside</w:t>
      </w:r>
      <w:r w:rsidR="0064652A">
        <w:t xml:space="preserve"> therefore is</w:t>
      </w:r>
      <w:r w:rsidR="00BF2C4F">
        <w:t xml:space="preserve"> that</w:t>
      </w:r>
      <w:r w:rsidR="00C62B39" w:rsidRPr="002915B7">
        <w:t xml:space="preserve"> especially for more complex and re</w:t>
      </w:r>
      <w:r w:rsidR="007A3924" w:rsidRPr="002915B7">
        <w:t xml:space="preserve">alistic problem </w:t>
      </w:r>
      <w:r w:rsidR="00C378DD" w:rsidRPr="002915B7">
        <w:t>formulations</w:t>
      </w:r>
      <w:r w:rsidR="003A5F62" w:rsidRPr="002915B7">
        <w:t>,</w:t>
      </w:r>
      <w:r w:rsidR="007A3924" w:rsidRPr="002915B7">
        <w:t xml:space="preserve"> </w:t>
      </w:r>
      <w:r w:rsidR="003A5F62" w:rsidRPr="002915B7">
        <w:t xml:space="preserve">a complex </w:t>
      </w:r>
      <w:r w:rsidR="00C62B39" w:rsidRPr="002915B7">
        <w:t xml:space="preserve">optimization problem is quickly rendered </w:t>
      </w:r>
      <w:r w:rsidR="003A5F62" w:rsidRPr="002915B7">
        <w:t xml:space="preserve">computationally </w:t>
      </w:r>
      <w:r w:rsidR="00C62B39" w:rsidRPr="002915B7">
        <w:t xml:space="preserve">infeasible </w:t>
      </w:r>
      <w:r w:rsidR="00BA205B" w:rsidRPr="002915B7">
        <w:fldChar w:fldCharType="begin" w:fldLock="1"/>
      </w:r>
      <w:r w:rsidR="00BA205B" w:rsidRPr="002915B7">
        <w:instrText>ADDIN CSL_CITATION { "citationItems" : [ { "id" : "ITEM-1", "itemData" : { "ISSN" : "03043800", "author" : [ { "dropping-particle" : "", "family" : "Beyer", "given" : "Hawthorne L", "non-dropping-particle" : "", "parse-names" : false, "suffix" : "" }, { "dropping-particle" : "", "family" : "Dujardin", "given" : "Yann", "non-dropping-particle" : "", "parse-names" : false, "suffix" : "" }, { "dropping-particle" : "", "family" : "Watts", "given" : "Matthew E", "non-dropping-particle" : "", "parse-names" : false, "suffix" : "" }, { "dropping-particle" : "", "family" : "Possingham", "given" : "Hugh P", "non-dropping-particle" : "", "parse-names" : false, "suffix" : "" } ], "container-title" : "Ecological Modelling", "id" : "ITEM-1", "issued" : { "date-parts" : [ [ "2016" ] ] }, "page" : "14-22", "title" : "Solving conservation planning problems with integer linear programming", "type" : "article-journal", "volume" : "328" }, "uris" : [ "http://www.mendeley.com/documents/?uuid=41c9e6df-0d6a-479f-b32d-48495bda615e" ] } ], "mendeley" : { "formattedCitation" : "(Beyer et al. 2016)", "plainTextFormattedCitation" : "(Beyer et al. 2016)", "previouslyFormattedCitation" : "(Beyer et al. 2016)" }, "properties" : { "noteIndex" : 0 }, "schema" : "https://github.com/citation-style-language/schema/raw/master/csl-citation.json" }</w:instrText>
      </w:r>
      <w:r w:rsidR="00BA205B" w:rsidRPr="002915B7">
        <w:fldChar w:fldCharType="separate"/>
      </w:r>
      <w:r w:rsidR="00BA205B" w:rsidRPr="002915B7">
        <w:rPr>
          <w:noProof/>
        </w:rPr>
        <w:t>(Beyer et al. 2016)</w:t>
      </w:r>
      <w:r w:rsidR="00BA205B" w:rsidRPr="002915B7">
        <w:fldChar w:fldCharType="end"/>
      </w:r>
      <w:r w:rsidR="001A6958" w:rsidRPr="002915B7">
        <w:fldChar w:fldCharType="begin"/>
      </w:r>
      <w:r w:rsidR="001A6958" w:rsidRPr="002915B7">
        <w:fldChar w:fldCharType="separate"/>
      </w:r>
      <w:r w:rsidR="001A6958" w:rsidRPr="002915B7">
        <w:rPr>
          <w:noProof/>
        </w:rPr>
        <w:t>(Beyer et al., 2016)</w:t>
      </w:r>
      <w:r w:rsidR="001A6958" w:rsidRPr="002915B7">
        <w:fldChar w:fldCharType="end"/>
      </w:r>
      <w:r w:rsidR="00C62B39" w:rsidRPr="002915B7">
        <w:t xml:space="preserve">, or </w:t>
      </w:r>
      <w:r w:rsidR="003A5F62" w:rsidRPr="002915B7">
        <w:t xml:space="preserve">it </w:t>
      </w:r>
      <w:r w:rsidR="00C62B39" w:rsidRPr="002915B7">
        <w:t>require</w:t>
      </w:r>
      <w:r w:rsidR="003A5F62" w:rsidRPr="002915B7">
        <w:t>s</w:t>
      </w:r>
      <w:r w:rsidR="00C62B39" w:rsidRPr="002915B7">
        <w:t xml:space="preserve"> simplifications reducing the relevance of the solution </w:t>
      </w:r>
      <w:r w:rsidR="00BA205B" w:rsidRPr="002915B7">
        <w:fldChar w:fldCharType="begin" w:fldLock="1"/>
      </w:r>
      <w:r w:rsidR="00BA205B" w:rsidRPr="002915B7">
        <w:instrText>ADDIN CSL_CITATION { "citationItems" : [ { "id" : "ITEM-1", "itemData" : { "DOI" : "10.1016/j.biocon.2008.04.018", "author" : [ { "dropping-particle" : "", "family" : "Moilanen", "given" : "Atte", "non-dropping-particle" : "", "parse-names" : false, "suffix" : "" } ], "container-title" : "Biological Conservation", "id" : "ITEM-1", "issued" : { "date-parts" : [ [ "2008" ] ] }, "page" : "1919-1923", "title" : "Two paths to a suboptimal solution once more about optimality in reserve selection", "type" : "article-journal", "volume" : "141" }, "uris" : [ "http://www.mendeley.com/documents/?uuid=dc07b48a-b690-4093-8d41-398f8759cbdd" ] } ], "mendeley" : { "formattedCitation" : "(Moilanen 2008)", "plainTextFormattedCitation" : "(Moilanen 2008)", "previouslyFormattedCitation" : "(Moilanen 2008)" }, "properties" : { "noteIndex" : 0 }, "schema" : "https://github.com/citation-style-language/schema/raw/master/csl-citation.json" }</w:instrText>
      </w:r>
      <w:r w:rsidR="00BA205B" w:rsidRPr="002915B7">
        <w:fldChar w:fldCharType="separate"/>
      </w:r>
      <w:r w:rsidR="00BA205B" w:rsidRPr="002915B7">
        <w:rPr>
          <w:noProof/>
        </w:rPr>
        <w:t>(Moilanen 2008)</w:t>
      </w:r>
      <w:r w:rsidR="00BA205B" w:rsidRPr="002915B7">
        <w:fldChar w:fldCharType="end"/>
      </w:r>
      <w:r w:rsidR="001A6958" w:rsidRPr="002915B7">
        <w:fldChar w:fldCharType="begin"/>
      </w:r>
      <w:r w:rsidR="001A6958" w:rsidRPr="002915B7">
        <w:fldChar w:fldCharType="separate"/>
      </w:r>
      <w:r w:rsidR="001A6958" w:rsidRPr="002915B7">
        <w:rPr>
          <w:noProof/>
        </w:rPr>
        <w:t>(Moilanen, 2008)</w:t>
      </w:r>
      <w:r w:rsidR="001A6958" w:rsidRPr="002915B7">
        <w:fldChar w:fldCharType="end"/>
      </w:r>
      <w:r w:rsidR="00C62B39" w:rsidRPr="002915B7">
        <w:t xml:space="preserve">. </w:t>
      </w:r>
    </w:p>
    <w:p w14:paraId="4F266644" w14:textId="77777777" w:rsidR="00200B04" w:rsidRDefault="00200B04" w:rsidP="003F6AB2">
      <w:pPr>
        <w:spacing w:line="480" w:lineRule="auto"/>
      </w:pPr>
    </w:p>
    <w:p w14:paraId="6D070E29" w14:textId="5BFA0FF2" w:rsidR="002B6F87" w:rsidRPr="006000D0" w:rsidRDefault="00C378DD" w:rsidP="003F6AB2">
      <w:pPr>
        <w:spacing w:line="480" w:lineRule="auto"/>
      </w:pPr>
      <w:r w:rsidRPr="002915B7">
        <w:t xml:space="preserve">Heuristic methods strike a balance between simple </w:t>
      </w:r>
      <w:r w:rsidR="00625707">
        <w:t xml:space="preserve">scoring  (e.g. RWR) </w:t>
      </w:r>
      <w:r w:rsidRPr="002915B7">
        <w:t xml:space="preserve">and exact optimization </w:t>
      </w:r>
      <w:r w:rsidR="00625707">
        <w:t xml:space="preserve">(e.g. ILP) </w:t>
      </w:r>
      <w:r w:rsidRPr="002915B7">
        <w:t>methods</w:t>
      </w:r>
      <w:r w:rsidR="00C62B39" w:rsidRPr="002915B7">
        <w:t xml:space="preserve">: they are flexible enough to accommodate factors relevant for decision-making while retaining </w:t>
      </w:r>
      <w:r w:rsidR="00C62B39" w:rsidRPr="002915B7">
        <w:lastRenderedPageBreak/>
        <w:t xml:space="preserve">computational tractability </w:t>
      </w:r>
      <w:r w:rsidR="00BA205B" w:rsidRPr="002915B7">
        <w:fldChar w:fldCharType="begin" w:fldLock="1"/>
      </w:r>
      <w:r w:rsidR="00657CBD" w:rsidRPr="002915B7">
        <w:instrText>ADDIN CSL_CITATION { "citationItems" : [ { "id" : "ITEM-1", "itemData" : { "author" : [ { "dropping-particle" : "", "family" : "Moilanen", "given" : "Atte", "non-dropping-particle" : "", "parse-names" : false, "suffix" : "" }, { "dropping-particle" : "", "family" : "Ball", "given" : "Ian R", "non-dropping-particle" : "", "parse-names" : false, "suffix" : "" } ], "container-title" : "Spatial Conservation Prioritization: Quantitative Methods &amp; Computational Tools", "editor"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"58-69", "publisher" : "Oxford University Press", "publisher-place" : "Oxford", "title" : "Heuristic and Approximate Optimization Methods for Spatial Conservation Prioritization", "type" : "chapter" }, "uris" : [ "http://www.mendeley.com/documents/?uuid=0e8264d0-8392-463e-82f8-de5991e00b88" ] } ], "mendeley" : { "formattedCitation" : "(Moilanen and Ball 2009)", "plainTextFormattedCitation" : "(Moilanen and Ball 2009)", "previouslyFormattedCitation" : "(Moilanen and Ball 2009)" }, "properties" : { "noteIndex" : 0 }, "schema" : "https://github.com/citation-style-language/schema/raw/master/csl-citation.json" }</w:instrText>
      </w:r>
      <w:r w:rsidR="00BA205B" w:rsidRPr="002915B7">
        <w:fldChar w:fldCharType="separate"/>
      </w:r>
      <w:r w:rsidR="00BA205B" w:rsidRPr="002915B7">
        <w:rPr>
          <w:noProof/>
        </w:rPr>
        <w:t>(Moilanen and Ball 2009)</w:t>
      </w:r>
      <w:r w:rsidR="00BA205B" w:rsidRPr="002915B7">
        <w:fldChar w:fldCharType="end"/>
      </w:r>
      <w:r w:rsidR="001A6958" w:rsidRPr="002915B7">
        <w:fldChar w:fldCharType="begin"/>
      </w:r>
      <w:r w:rsidR="001A6958" w:rsidRPr="002915B7">
        <w:fldChar w:fldCharType="separate"/>
      </w:r>
      <w:r w:rsidR="001A6958" w:rsidRPr="002915B7">
        <w:rPr>
          <w:noProof/>
        </w:rPr>
        <w:t>(Moilanen and Ball, 2009)</w:t>
      </w:r>
      <w:r w:rsidR="001A6958" w:rsidRPr="002915B7">
        <w:fldChar w:fldCharType="end"/>
      </w:r>
      <w:r w:rsidR="00C62B39" w:rsidRPr="002915B7">
        <w:t xml:space="preserve">. </w:t>
      </w:r>
      <w:r w:rsidRPr="002915B7">
        <w:t xml:space="preserve">Zonation </w:t>
      </w:r>
      <w:r w:rsidR="002B6F87">
        <w:t xml:space="preserve"> is a SPC software based on a reverse stepwise heuristic algorithm</w:t>
      </w:r>
      <w:r w:rsidR="000D07E3">
        <w:t xml:space="preserve"> which iteratively removes cells while minimizing the marginal loss of conservation value caused by each removal</w:t>
      </w:r>
      <w:r w:rsidR="002B6F87">
        <w:t xml:space="preserve"> </w:t>
      </w:r>
      <w:r w:rsidR="002B6F87" w:rsidRPr="002915B7">
        <w:fldChar w:fldCharType="begin" w:fldLock="1"/>
      </w:r>
      <w:r w:rsidR="002B6F87" w:rsidRPr="002915B7">
        <w:instrText>ADDIN CSL_CITATION { "citationItems" : [ { "id" : "ITEM-1", "itemData" : { "author" : [ { "dropping-particle" : "", "family" : "Moilanen", "given" : "Atte", "non-dropping-particle" : "", "parse-names" : false, "suffix" : "" }, { "dropping-particle" : "", "family" : "Pouzols", "given" : "Federico Montesino", "non-dropping-particle" : "", "parse-names" : false, "suffix" : "" }, { "dropping-particle" : "", "family" : "Meller", "given" : "Laura", "non-dropping-particle" : "", "parse-names" : false, "suffix" : "" }, { "dropping-particle" : "", "family" : "Veach", "given" : "Victoria", "non-dropping-particle" : "", "parse-names" : false, "suffix" : "" }, { "dropping-particle" : "", "family" : "Arponen", "given" : "Anni", "non-dropping-particle" : "", "parse-names" : false, "suffix" : "" }, { "dropping-particle" : "", "family" : "Lepp\u00e4nen", "given" : "Jarno", "non-dropping-particle" : "", "parse-names" : false, "suffix" : "" }, { "dropping-particle" : "", "family" : "Kujala", "given" : "Heini", "non-dropping-particle" : "", "parse-names" : false, "suffix" : "" } ], "id" : "ITEM-1", "issued" : { "date-parts" : [ [ "2014" ] ] }, "publisher-place" : "Helsinki", "title" : "Zonation spatial conservation planning methods and software v. 4, user manual", "type" : "book" }, "uris" : [ "http://www.mendeley.com/documents/?uuid=029b32f4-1603-430d-8712-b4cd2d591ca8" ] } ], "mendeley" : { "formattedCitation" : "(Moilanen et al. 2014)", "plainTextFormattedCitation" : "(Moilanen et al. 2014)", "previouslyFormattedCitation" : "(Moilanen et al. 2014)" }, "properties" : { "noteIndex" : 0 }, "schema" : "https://github.com/citation-style-language/schema/raw/master/csl-citation.json" }</w:instrText>
      </w:r>
      <w:r w:rsidR="002B6F87" w:rsidRPr="002915B7">
        <w:fldChar w:fldCharType="separate"/>
      </w:r>
      <w:r w:rsidR="002B6F87" w:rsidRPr="002915B7">
        <w:rPr>
          <w:noProof/>
        </w:rPr>
        <w:t>(Moilanen et al. 2014)</w:t>
      </w:r>
      <w:r w:rsidR="002B6F87" w:rsidRPr="002915B7">
        <w:fldChar w:fldCharType="end"/>
      </w:r>
      <w:r w:rsidR="00C76B2C">
        <w:t xml:space="preserve">. </w:t>
      </w:r>
      <w:r w:rsidR="003776F9">
        <w:t>M</w:t>
      </w:r>
      <w:r w:rsidR="00D15081">
        <w:t xml:space="preserve">arginal loss </w:t>
      </w:r>
      <w:r w:rsidR="003776F9">
        <w:t xml:space="preserve">of conservation value </w:t>
      </w:r>
      <w:r w:rsidR="00D15081">
        <w:t>(</w:t>
      </w:r>
      <w:r w:rsidR="003776F9">
        <w:t>which is closely related to</w:t>
      </w:r>
      <w:r w:rsidR="00D15081">
        <w:t xml:space="preserve"> the aggregate value over multiple features) </w:t>
      </w:r>
      <w:r w:rsidR="003776F9">
        <w:t xml:space="preserve">can be defined a few distinct ways depending the overall objective of the prioritization and the priority rank is defined by the reverse removal order of cells. </w:t>
      </w:r>
      <w:r w:rsidR="00446075" w:rsidRPr="002915B7">
        <w:t>Heuristic methods</w:t>
      </w:r>
      <w:r w:rsidR="00FA2AD9">
        <w:t xml:space="preserve"> </w:t>
      </w:r>
      <w:r w:rsidR="00C62B39" w:rsidRPr="002915B7">
        <w:t>cannot, however, guarantee the optimality of the solution and are typically on the same level of technical complexity</w:t>
      </w:r>
      <w:r w:rsidR="00D742B5">
        <w:t xml:space="preserve"> as exact optimization methods.</w:t>
      </w:r>
      <w:commentRangeStart w:id="8"/>
      <w:r w:rsidR="00200B04">
        <w:t xml:space="preserve"> </w:t>
      </w:r>
      <w:r w:rsidR="00727301" w:rsidRPr="002915B7">
        <w:t xml:space="preserve">Another central concept of SCP is complementarity, i.e. the degree to which individual sites complement the representational composition of a set of locations (e.g. protected areas). Lack of complementarity can lead to highly inefficient solutions and hence most modern spatial prioritization methods incorporate complementarity </w:t>
      </w:r>
      <w:r w:rsidR="00727301" w:rsidRPr="002915B7">
        <w:fldChar w:fldCharType="begin" w:fldLock="1"/>
      </w:r>
      <w:r w:rsidR="00727301" w:rsidRPr="002915B7">
        <w:instrText>ADDIN CSL_CITATION { "citationItems" : [ { "id" : "ITEM-1", "itemData" : { "author" : [ { "dropping-particle" : "", "family" : "Wilson", "given" : "Kerrie A", "non-dropping-particle" : "", "parse-names" : false, "suffix" : "" }, { "dropping-particle" : "", "family" : "Cabeza", "given" : "Mar", "non-dropping-particle" : "", "parse-names" : false, "suffix" : "" }, { "dropping-particle" : "", "family" : "Klein", "given" : "Carissa J", "non-dropping-particle" : "", "parse-names" : false, "suffix" : "" } ], "container-title" : "Spatial conservation prioritization: quantitative methods &amp; computational tools", "editor" : [ { "dropping-particle" : "", "family" : "Moilanen", "given" : "Atte J",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"16-27", "publisher" : "Oxford University Press", "publisher-place" : "Oxford", "title" : "Fundamental concepts of spatial conservation prioritization", "type" : "chapter" }, "uris" : [ "http://www.mendeley.com/documents/?uuid=ed99f8d6-a9fc-4711-959b-09cbce4b3b0f" ] }, { "id" : "ITEM-2", "itemData" : { "DOI" : "10.1017/S0376892915000132", "ISSN" : "0376-8929", "abstract" : "The consequences of considering ecosystem services (ES) in conservation assessment are still widely debated. The degree of success depends on the extent to which biodiversity and ES can be secured under joint conservation actions. Unlike biodiversity, ES conservation is inseparably linked to human beneficiaries. Reconciling biodiversity with ES and conservation can be particularly challenging in sparsely populated areas. This study, in a sparsely-populated region of eastern Canada, focused on freshwater wetland biodiversity and ten ES provided by wetlands. Within a given maximal total area, the results showed that planning for biodiversity underrepresented local flow ES supply by 57% and demand by 61% in conservation networks. Planning for ES alone underrepresented wetland biodiversity surrogates by an average of 34%. Considering both biodiversity and ES simultaneously, all of the biodiversity and ES targets were achieved with only a 6% mean increase in area. Achieving all conservation targets starting from a network that was primarily built for either ES or biodiversity f</w:instrText>
      </w:r>
      <w:r w:rsidR="00727301" w:rsidRPr="006000D0">
        <w:instrText>eatures alone was two to five times less efficient than considering both ES and biodiversity simultaneously in conservation assessment. A better framework is required to translate these spatial synergies into effective joint conservation actions.", "author" : [ { "dropping-particle" : "", "family" : "Cimon-Morin", "given" : "J\u00e9r\u00f4me", "non-dropping-particle" : "", "parse-names" : false, "suffix" : "" }, { "dropping-particle" : "", "family" : "Darveau", "given" : "Marcel", "non-dropping-particle" : "", "parse-names" : false, "suffix" : "" }, { "dropping-particle" : "", "family" : "Poulin", "given" : "Monique", "non-dropping-particle" : "", "parse-names" : false, "suffix" : "" } ], "container-title" : "Environmental Conservation", "id" : "ITEM-2", "issue" : "1", "issued" : { "date-parts" : [ [ "2016" ] ] }, "page" : "56-68", "title" : "Site complementarity between biodiversity and ecosystem services in conservation planning of sparsely-populated regions", "type" : "article-journal", "volume" : "43" }, "uris" : [ "http://www.mendeley.com/documents/?uuid=dcc4bb39-87be-45b6-b441-0d5ab5913703" ] } ], "mendeley" : { "formattedCitation" : "(Wilson et al. 2009; Cimon-Morin et al. 2016)", "plainTextFormattedCitation" : "(Wilson et al. 2009; Cimon-Morin et al. 2016)", "previouslyFormattedCitation" : "(Wilson et al. 2009; Cimon-Morin et al. 2016)" }, "properties" : { "noteIndex" : 0 }, "schema" : "https://github.com/citation-style-language/schema/raw/master/csl-citation.json" }</w:instrText>
      </w:r>
      <w:r w:rsidR="00727301" w:rsidRPr="002915B7">
        <w:fldChar w:fldCharType="separate"/>
      </w:r>
      <w:r w:rsidR="00727301" w:rsidRPr="006000D0">
        <w:rPr>
          <w:noProof/>
        </w:rPr>
        <w:t>(Wilson et al. 2009; Cimon-Morin et al. 2016)</w:t>
      </w:r>
      <w:r w:rsidR="00727301" w:rsidRPr="002915B7">
        <w:fldChar w:fldCharType="end"/>
      </w:r>
      <w:r w:rsidR="00727301" w:rsidRPr="006000D0">
        <w:t>.</w:t>
      </w:r>
      <w:r w:rsidR="002B6F87" w:rsidRPr="006000D0">
        <w:t xml:space="preserve"> </w:t>
      </w:r>
      <w:commentRangeEnd w:id="8"/>
      <w:r w:rsidR="003776F9">
        <w:rPr>
          <w:rStyle w:val="CommentReference"/>
        </w:rPr>
        <w:commentReference w:id="8"/>
      </w:r>
    </w:p>
    <w:p w14:paraId="366D1C19" w14:textId="1F7ADFDD" w:rsidR="00727301" w:rsidRPr="006000D0" w:rsidRDefault="00727301" w:rsidP="003F6AB2">
      <w:pPr>
        <w:spacing w:line="480" w:lineRule="auto"/>
      </w:pPr>
    </w:p>
    <w:p w14:paraId="0FFD56CB" w14:textId="7DD64B04" w:rsidR="00C62B39" w:rsidRPr="002915B7" w:rsidRDefault="00571483" w:rsidP="003F6AB2">
      <w:pPr>
        <w:spacing w:line="480" w:lineRule="auto"/>
      </w:pPr>
      <w:r w:rsidRPr="006000D0">
        <w:t>Independent of the method used, s</w:t>
      </w:r>
      <w:r w:rsidR="00C62B39" w:rsidRPr="006000D0">
        <w:t xml:space="preserve">patial prioritization of ESs </w:t>
      </w:r>
      <w:r w:rsidR="003B75D0" w:rsidRPr="006000D0">
        <w:t xml:space="preserve">is </w:t>
      </w:r>
      <w:r w:rsidR="003D2216" w:rsidRPr="006000D0">
        <w:t xml:space="preserve">fundamentally </w:t>
      </w:r>
      <w:r w:rsidR="00C62B39" w:rsidRPr="006000D0">
        <w:t xml:space="preserve">different to </w:t>
      </w:r>
      <w:r w:rsidR="003B75D0" w:rsidRPr="006000D0">
        <w:t xml:space="preserve">that </w:t>
      </w:r>
      <w:r w:rsidR="00C62B39" w:rsidRPr="006000D0">
        <w:t>of</w:t>
      </w:r>
      <w:r w:rsidR="003B75D0" w:rsidRPr="006000D0">
        <w:t xml:space="preserve"> biodiversity </w:t>
      </w:r>
      <w:r w:rsidR="003B75D0" w:rsidRPr="002915B7">
        <w:fldChar w:fldCharType="begin" w:fldLock="1"/>
      </w:r>
      <w:r w:rsidR="003B75D0" w:rsidRPr="006000D0">
        <w:instrText>ADDIN CSL_CITATION { "citationItems" : [ { "id" : "ITEM-1", "itemData" : { "DOI" : "10.1007/s10980-016-0446-y", "ISSN" : "0921-2973", "author" : [ { "dropping-particle" : "", "family" : "Kukkala", "given" : "Aija S.", "non-dropping-particle" : "", "parse-names" : false, "suffix" : "" }, { "dropping-particle" : "", "family" : "Moilanen", "given" : "Atte", "non-dropping-particle" : "", "parse-names" : false, "suffix" : "" } ], "container-title" : "Landscape Ecology", "id" : "ITEM-1", "issue" : "September", "issued" : { "date-parts" : [ [ "2016" ] ] }, "publisher" : "Springer Netherlands", "title" : "Ecosystem services and connectivity in spatial conservation prioritization", "type" : "article-journal" }, "uris" : [ "http://www.mendeley.com/documents/?uuid=8fc19b56-dd68-41d9-af7e-97a13862e9a5" ] }, { "id" : "ITEM-2", "itemData" : { "DOI" : "10.1111/cobi.12872", "ISSN" : "08888892", "author" : [ { "dropping-particle" : "", "family" : "Verhagen", "given" : "Willem", "non-dropping-particle" : "", "parse-names" : false, "suffix" : "" }, { "dropping-particle" : "", "family" : "Kukkala", "given" : "Aija S", "non-dropping-particle" : "", "parse-names" : false, "suffix" : "" }, { "dropping-particle" : "", "family" : "Moilanen", "given" : "Atte", "non-dropping-particle" : "", "parse-names" : false, "suffix" : "" }, { "dropping-particle" : "", "family" : "Teeffelen", "given" : "Astrid J A", "non-dropping-particle" : "van", "parse-names" : false, "suffix" : "" }, { "dropping-particle" : "", "family" : "Verburg", "given" : "Peter H", "non-dropping-particle" : "", "parse-names" : false, "suffix" : "" } ], "container-title" : "Conservation Biology", "id" : "ITEM-2", "issued" : { "date-parts" : [ [ "2016" ] ] }, "note" : "NULL", "title" : "Use of demand and spatial flow in prioritizing areas for ecosystem services", "type" : "article-journal" }, "uris" : [ "http://www.mendeley.com/documents/?uuid=f7ec2a20-c467-4ed1-84bc-3c4c1f242e81" ] }, { "id" : "ITEM-3", "itemData" : { "DOI" : "10.3410/f1000research.1-17.v1", "ISBN" : "2046-1402", "ISSN" : "2046-1402", "PMID" : "24555017", "abstract" : "Priorities for protecting ecosystem services must be identified to ensure future human well-being. Approaches to broad-scale spatial prioritization of ecosystem services are becoming increasingly popular and are a vital precursor to identifying locations where further detailed analyses of the management of ecosystem services is required (e.g., examining trade-offs among management actions). Prioritization approaches often examine the spatial congruence between priorities for protecting ecosystem services and priorities for protecting biodiversity; therefore, the spatial prioritization method used is crucial because it will influence the alignment of service protection and conservation goals. While spatial prioritization of ecosystem services and prioritization for c</w:instrText>
      </w:r>
      <w:r w:rsidR="003B75D0" w:rsidRPr="002915B7">
        <w:instrText>onservation share similarities, such as the need to document threats and costs, the former differs substantially from the latter owing to the requirement to measure the following components: supply of services; availability of human-derived alternatives to service provision; capacity to meet beneficiary demand; and site dependency in and scale of service delivery. We review studies that identify broad-scale spatial priorities for managing ecosystem services and demonstrate that researchers have used different approaches and included various measures for identifying priorities, and most studies do not consider all of the components listed above. We describe a conceptual framework for integrating each of these components into spatial prioritization of ecosystem services and illustrate our approach using a worked example for water provision. A fuller characterization of the biophysical and social context for ecosystem services that we call for should improve future prioritization and the identification of locations where ecosystem-service management is especially important or cost effective.", "author" : [ { "dropping-particle" : "", "family" : "Luck", "given" : "Gary W", "non-dropping-particle" : "", "parse-names" : false, "suffix" : "" }, { "dropping-particle" : "", "family" : "Chan", "given" : "Kai Ma", "non-dropping-particle" : "", "parse-names" : false, "suffix" : "" }, { "dropping-particle" : "", "family" : "Klein", "given" : "Carissa J", "non-dropping-particle" : "", "parse-names" : false, "suffix" : "" } ], "container-title" : "F1000 Research", "id" : "ITEM-3", "issued" : { "date-parts" : [ [ "2012" ] ] }, "note" : "General\n\nSpatial prioritization of ES differs from spatial prioritization for conservation because \n\n1. ES are valued primarily for their worth to humans, \n2. can be transferable across space (may not need to be \nprotected at a specific location), \n3. are sometimes substitutable by human\nengineering, and \n4. service beneficiaries define the success of management \nactions.\n\nKey elements to any conservation prioritization problem:\n\n1. biodiversity features [assets] that need protection (e.g., \nspecies or habitats)\n2. processes that threaten these features (e.g., habitat loss)\n3. a set of actions that may be effective at abating the threats (e.g., manage invasive species)\n4. financial information specifying the cost of implementing each action, and the available conservation budget\n\nPrioritization of ecosystem services requires at least the following additional considerations:\n\n5. the availability of alternative means of providing benefits supplied by services\n6. the capacity of an ES to meet human demands\n7. scale of, and site dependency in, the delivery of services", "page" : "1-16", "title" : "Identifying spatial priorities for protecting ecosystem services", "type" : "article-journal" }, "uris" : [ "http://www.mendeley.com/documents/?uuid=3b1ba26b-c325-4bef-a79a-407756bcb565" ] } ], "mendeley" : { "formattedCitation" : "(Luck et al. 2012; Kukkala and Moilanen 2016; Verhagen et al. 2016)", "plainTextFormattedCitation" : "(Luck et al. 2012; Kukkala and Moilanen 2016; Verhagen et al. 2016)", "previouslyFormattedCitation" : "(Luck et al. 2012; Kukkala and Moilanen 2016; Verhagen et al. 2016)" }, "properties" : { "noteIndex" : 0 }, "schema" : "https://github.com/citation-style-language/schema/raw/master/csl-citation.json" }</w:instrText>
      </w:r>
      <w:r w:rsidR="003B75D0" w:rsidRPr="002915B7">
        <w:fldChar w:fldCharType="separate"/>
      </w:r>
      <w:r w:rsidR="003B75D0" w:rsidRPr="002915B7">
        <w:rPr>
          <w:noProof/>
        </w:rPr>
        <w:t>(Luck et al. 2012; Kukkala and Moilanen 2016; Verhagen et al. 2016)</w:t>
      </w:r>
      <w:r w:rsidR="003B75D0" w:rsidRPr="002915B7">
        <w:fldChar w:fldCharType="end"/>
      </w:r>
      <w:r w:rsidR="003B75D0" w:rsidRPr="002915B7">
        <w:t xml:space="preserve">. However, </w:t>
      </w:r>
      <w:r w:rsidR="00D742B5">
        <w:t>there are</w:t>
      </w:r>
      <w:r w:rsidR="00C62B39" w:rsidRPr="002915B7">
        <w:t xml:space="preserve"> enough similarities for SCP methods to be relevant </w:t>
      </w:r>
      <w:r w:rsidR="00D742B5">
        <w:t xml:space="preserve">for </w:t>
      </w:r>
      <w:r w:rsidR="00921E84">
        <w:t xml:space="preserve">spatial </w:t>
      </w:r>
      <w:r w:rsidR="00D742B5">
        <w:t xml:space="preserve">planning </w:t>
      </w:r>
      <w:r w:rsidR="00921E84">
        <w:t xml:space="preserve">involving </w:t>
      </w:r>
      <w:r w:rsidR="00C62B39" w:rsidRPr="002915B7">
        <w:t xml:space="preserve">ESs. The basic </w:t>
      </w:r>
      <w:r w:rsidR="00596988">
        <w:t xml:space="preserve">problem </w:t>
      </w:r>
      <w:r w:rsidR="00C62B39" w:rsidRPr="002915B7">
        <w:t xml:space="preserve">elements are the same for </w:t>
      </w:r>
      <w:r w:rsidR="00596988">
        <w:t xml:space="preserve">spatial prioritization of </w:t>
      </w:r>
      <w:r w:rsidR="00C62B39" w:rsidRPr="002915B7">
        <w:t>both biodiversity conservation and ESs</w:t>
      </w:r>
      <w:r w:rsidR="00596988">
        <w:t xml:space="preserve"> supply</w:t>
      </w:r>
      <w:r w:rsidR="00C62B39" w:rsidRPr="002915B7">
        <w:t>: quantitative and spatial features that need to be protected or secured, potential threats</w:t>
      </w:r>
      <w:r w:rsidR="00470AAD">
        <w:t xml:space="preserve"> to the features</w:t>
      </w:r>
      <w:r w:rsidR="00C62B39" w:rsidRPr="002915B7">
        <w:t xml:space="preserve">, potential actions </w:t>
      </w:r>
      <w:r w:rsidR="00BB3311">
        <w:t xml:space="preserve">for </w:t>
      </w:r>
      <w:r w:rsidR="00C62B39" w:rsidRPr="002915B7">
        <w:t>retain</w:t>
      </w:r>
      <w:r w:rsidR="00BB3311">
        <w:t>ing the features and mitigating</w:t>
      </w:r>
      <w:r w:rsidR="00C62B39" w:rsidRPr="002915B7">
        <w:t xml:space="preserve"> threats, and information on the costs of potential actions </w:t>
      </w:r>
      <w:r w:rsidR="00657CBD" w:rsidRPr="002915B7">
        <w:fldChar w:fldCharType="begin" w:fldLock="1"/>
      </w:r>
      <w:r w:rsidR="00657CBD" w:rsidRPr="002915B7">
        <w:instrText>ADDIN CSL_CITATION { "citationItems" : [ { "id" : "ITEM-1", "itemData" : { "author" : [ { "dropping-particle" : "", "family" : "Ferrier", "given" : "Simon", "non-dropping-particle" : "", "parse-names" : false, "suffix" : "" }, { "dropping-particle" : "", "family" : "Wintle", "given" : "Brendan A", "non-dropping-particle" : "", "parse-names" : false, "suffix" : "" } ], "chapter-number" : "1", "container-title" : "Spatial conservation prioritization: quantitative methods &amp; computational tools", "editor"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"304", "publisher" : "Oxford University Press", "publisher-place" : "Oxford", "title" : "Quantitative approaches to spatial conservation prioritization: matching the solution to the need", "type" : "chapter" }, "uris" : [ "http://www.mendeley.com/documents/?uuid=4b9b3e4b-1d7b-470e-a859-f9cd7f0c0799" ] }, { "id" : "ITEM-2", "itemData" : { "DOI" : "10.3410/f1000research.1-17.v1", "ISBN" : "2046-1402", "ISSN" : "2046-1402", "PMID" : "24555017", "abstract" : "Priorities for protecting ecosystem services must be identified to ensure future human well-being. Approaches to broad-scale spatial prioritization of ecosystem services are becoming increasingly popular and are a vital precursor to identifying locations where further detailed analyses of the management of ecosystem services is required (e.g., examining trade-offs among management actions). Prioritization approaches often examine the spatial congruence between priorities for protecting ecosystem services and priorities for protecting biodiversity; therefore, the spatial prioritization method used is crucial because it will influence the alignment of service protection and conservation goals. While spatial prioritization of ecosystem services and prioritization for conservation share similarities, such as the need to document threats and costs, the former differs substantially from the latter owing to the requirement to measure the following components: supply of services; availability of human-derived alternatives to service provision; capacity to meet beneficiary demand; and site dependency in and scale of service delivery. We review studies that identify broad-scale spatial priorities for managing ecosystem services and demonstrate that researchers have used different approaches and included various measures for identifying priorities, and most studies do not consider all of the components listed above. We describe a conceptual framework for integrating each of these components into spatial prioritization of ecosystem services and illustrate our approach using a worked example for water provision. A fuller characterization of the biophysical and social context for ecosystem services that we call for should improve future prioritization and the identification of locations where ecosystem-service management is especially important or cost effective.", "author" : [ { "dropping-particle" : "", "family" : "Luck", "given" : "Gary W", "non-dropping-particle" : "", "parse-names" : false, "suffix" : "" }, { "dropping-particle" : "", "family" : "Chan", "given" : "Kai Ma", "non-dropping-particle" : "", "parse-names" : false, "suffix" : "" }, { "dropping-particle" : "", "family" : "Klein", "given" : "Carissa J", "non-dropping-particle" : "", "parse-names" : false, "suffix" : "" } ], "container-title" : "F1000 Research", "id" : "ITEM-2", "issued" : { "date-parts" : [ [ "2012" ] ] }, "note" : "General\n\nSpatial prioritization of ES differs from spatial prioritization for conservation because \n\n1. ES are valued primarily for their worth to humans, \n2. can be transferable across space (may not need to be \nprotected at a specific location), \n3. are sometimes substitutable by human\nengineering, and \n4. service beneficiaries define the success of management \nactions.\n\nKey elements to any conservation prioritization problem:\n\n1. biodiversity features [assets] that need protection (e.g., \nspecies or habitats)\n2. processes that threaten these features (e.g., habitat loss)\n3. a set of actions that may be effective at abating the threats (e.g., manage invasive species)\n4. financial information specifying the cost of implementing each action, and the available conservation budget\n\nPrioritization of ecosystem services requires at least the following additional considerations:\n\n5. the availability of alternative means of providing benefits supplied by services\n6. the capacity of an ES to meet human demands\n7. scale of, and site dependency in, the delivery of services", "page" : "1-16", "title" : "Identifying spatial priorities for protecting ecosystem services", "type" : "article-journal" }, "uris" : [ "http://www.mendeley.com/documents/?uuid=3b1ba26b-c325-4bef-a79a-407756bcb565" ] } ], "mendeley" : { "formattedCitation" : "(Ferrier and Wintle 2009; Luck et al. 2012)", "plainTextFormattedCitation" : "(Ferrier and Wintle 2009; Luck et al. 2012)", "previouslyFormattedCitation" : "(Ferrier and Wintle 2009; Luck et al. 2012)" }, "properties" : { "noteIndex" : 0 }, "schema" : "https://github.com/citation-style-language/schema/raw/master/csl-citation.json" }</w:instrText>
      </w:r>
      <w:r w:rsidR="00657CBD" w:rsidRPr="002915B7">
        <w:fldChar w:fldCharType="separate"/>
      </w:r>
      <w:r w:rsidR="00657CBD" w:rsidRPr="002915B7">
        <w:rPr>
          <w:noProof/>
        </w:rPr>
        <w:t>(Ferrier and Wintle 2009; Luck et al. 2012)</w:t>
      </w:r>
      <w:r w:rsidR="00657CBD" w:rsidRPr="002915B7">
        <w:fldChar w:fldCharType="end"/>
      </w:r>
      <w:r w:rsidR="001A6958" w:rsidRPr="002915B7">
        <w:fldChar w:fldCharType="begin"/>
      </w:r>
      <w:r w:rsidR="001A6958" w:rsidRPr="002915B7">
        <w:fldChar w:fldCharType="separate"/>
      </w:r>
      <w:r w:rsidR="001A6958" w:rsidRPr="002915B7">
        <w:rPr>
          <w:noProof/>
        </w:rPr>
        <w:t>(Ferrier and Wintle, 2009; Luck et al., 2012)</w:t>
      </w:r>
      <w:r w:rsidR="001A6958" w:rsidRPr="002915B7">
        <w:fldChar w:fldCharType="end"/>
      </w:r>
      <w:r w:rsidR="00C62B39" w:rsidRPr="002915B7">
        <w:t xml:space="preserve">. </w:t>
      </w:r>
      <w:r w:rsidR="00456DDB">
        <w:t xml:space="preserve">However, Luck et al. </w:t>
      </w:r>
      <w:r w:rsidR="00456DDB">
        <w:fldChar w:fldCharType="begin" w:fldLock="1"/>
      </w:r>
      <w:r w:rsidR="00F52162">
        <w:instrText>ADDIN CSL_CITATION { "citationItems" : [ { "id" : "ITEM-1", "itemData" : { "DOI" : "10.3410/f1000research.1-17.v1", "ISBN" : "2046-1402", "ISSN" : "2046-1402", "PMID" : "24555017", "abstract" : "Priorities for protecting ecosystem services must be identified to ensure future human well-being. Approaches to broad-scale spatial prioritization of ecosystem services are becoming increasingly popular and are a vital precursor to identifying locations where further detailed analyses of the management of ecosystem services is required (e.g., examining trade-offs among management actions). Prioritization approaches often examine the spatial congruence between priorities for protecting ecosystem services and priorities for protecting biodiversity; therefore, the spatial prioritization method used is crucial because it will influence the alignment of service protection and conservation goals. While spatial prioritization of ecosystem services and prioritization for conservation share similarities, such as the need to document threats and costs, the former differs substantially from the latter owing to the requirement to measure the following components: supply of services; availability of human-derived alternatives to service provision; capacity to meet beneficiary demand; and site dependency in and scale of service delivery. We review studies that identify broad-scale spatial priorities for managing ecosystem services and demonstrate that researchers have used different approaches and included various measures for identifying priorities, and most studies do not consider all of the components listed above. We describe a conceptual framework for integrating each of these components into spatial prioritization of ecosystem services and illustrate our approach using a worked example for water provision. A fuller characterization of the biophysical and social context for ecosystem services that we call for should improve future prioritization and the identification of locations where ecosystem-service management is especially important or cost effective.", "author" : [ { "dropping-particle" : "", "family" : "Luck", "given" : "Gary W", "non-dropping-particle" : "", "parse-names" : false, "suffix" : "" }, { "dropping-particle" : "", "family" : "Chan", "given" : "Kai Ma", "non-dropping-particle" : "", "parse-names" : false, "suffix" : "" }, { "dropping-particle" : "", "family" : "Klein", "given" : "Carissa J", "non-dropping-particle" : "", "parse-names" : false, "suffix" : "" } ], "container-title" : "F1000 Research", "id" : "ITEM-1", "issued" : { "date-parts" : [ [ "2012" ] ] }, "note" : "General\n\nSpatial prioritization of ES differs from spatial prioritization for conservation because \n\n1. ES are valued primarily for their worth to humans, \n2. can be transferable across space (may not need to be \nprotected at a specific location), \n3. are sometimes substitutable by human\nengineering, and \n4. service beneficiaries define the success of management \nactions.\n\nKey elements to any conservation prioritization problem:\n\n1. biodiversity features [assets] that need protection (e.g., \nspecies or habitats)\n2. processes that threaten these features (e.g., habitat loss)\n3. a set of actions that may be effective at abating the threats (e.g., manage invasive species)\n4. financial information specifying the cost of implementing each action, and the available conservation budget\n\nPrioritization of ecosystem services requires at least the following additional considerations:\n\n5. the availability of alternative means of providing benefits supplied by services\n6. the capacity of an ES to meet human demands\n7. scale of, and site dependency in, the delivery of services", "page" : "1-16", "title" : "Identifying spatial priorities for protecting ecosystem services", "type" : "article-journal" }, "suppress-author" : 1, "uris" : [ "http://www.mendeley.com/documents/?uuid=3b1ba26b-c325-4bef-a79a-407756bcb565" ] } ], "mendeley" : { "formattedCitation" : "(2012)", "plainTextFormattedCitation" : "(2012)", "previouslyFormattedCitation" : "(2012)" }, "properties" : { "noteIndex" : 0 }, "schema" : "https://github.com/citation-style-language/schema/raw/master/csl-citation.json" }</w:instrText>
      </w:r>
      <w:r w:rsidR="00456DDB">
        <w:fldChar w:fldCharType="separate"/>
      </w:r>
      <w:r w:rsidR="00456DDB" w:rsidRPr="00456DDB">
        <w:rPr>
          <w:noProof/>
        </w:rPr>
        <w:t>(2012)</w:t>
      </w:r>
      <w:r w:rsidR="00456DDB">
        <w:fldChar w:fldCharType="end"/>
      </w:r>
      <w:r w:rsidR="00456DDB">
        <w:t xml:space="preserve"> identified the following </w:t>
      </w:r>
      <w:r w:rsidR="00B720DC">
        <w:t xml:space="preserve">additional </w:t>
      </w:r>
      <w:r w:rsidR="00456DDB">
        <w:t xml:space="preserve">factors </w:t>
      </w:r>
      <w:r w:rsidR="00B720DC">
        <w:t>affecting the spatial prioritization of ESs supply</w:t>
      </w:r>
      <w:r w:rsidR="00456DDB">
        <w:t xml:space="preserve">: the availability of alternative means of providing benefits supplied by a given service, the capacity of ESs to meet human demand, </w:t>
      </w:r>
      <w:r w:rsidR="002C73D7">
        <w:t xml:space="preserve">and </w:t>
      </w:r>
      <w:r w:rsidR="00456DDB">
        <w:t xml:space="preserve">the site and scale dependency related to the delivery of services. </w:t>
      </w:r>
      <w:r w:rsidR="0026572C" w:rsidRPr="002915B7">
        <w:t>Nevertheless</w:t>
      </w:r>
      <w:r w:rsidR="00C62B39" w:rsidRPr="002915B7">
        <w:t xml:space="preserve">, </w:t>
      </w:r>
      <w:r w:rsidR="008C4A25">
        <w:t>a simple</w:t>
      </w:r>
      <w:r w:rsidR="00C62B39" w:rsidRPr="002915B7">
        <w:t xml:space="preserve"> prioritization </w:t>
      </w:r>
      <w:r w:rsidR="008C4A25">
        <w:t>accounting only</w:t>
      </w:r>
      <w:r w:rsidR="002C73D7">
        <w:t xml:space="preserve"> the</w:t>
      </w:r>
      <w:r w:rsidR="008C4A25">
        <w:t xml:space="preserve"> </w:t>
      </w:r>
      <w:r w:rsidR="00C62B39" w:rsidRPr="002915B7">
        <w:t>capacity</w:t>
      </w:r>
      <w:r w:rsidR="002C73D7">
        <w:t xml:space="preserve"> of ecosystems to provide ES</w:t>
      </w:r>
      <w:r w:rsidR="00C62B39" w:rsidRPr="002915B7">
        <w:t xml:space="preserve"> can be useful to summarize the distributional patterns of ESs </w:t>
      </w:r>
      <w:r w:rsidR="00657CBD" w:rsidRPr="002915B7">
        <w:fldChar w:fldCharType="begin" w:fldLock="1"/>
      </w:r>
      <w:r w:rsidR="00657CBD" w:rsidRPr="002915B7">
        <w:instrText>ADDIN CSL_CITATION { "citationItems" : [ { "id" : "ITEM-1", "itemData" : { "DOI" : "10.1007/s10980-016-0446-y", "ISSN" : "0921-2973", "author" : [ { "dropping-particle" : "", "family" : "Kukkala", "given" : "Aija S.", "non-dropping-particle" : "", "parse-names" : false, "suffix" : "" }, { "dropping-particle" : "", "family" : "Moilanen", "given" : "Atte", "non-dropping-particle" : "", "parse-names" : false, "suffix" : "" } ], "container-title" : "Landscape Ecology", "id" : "ITEM-1", "issue" : "September", "issued" : { "date-parts" : [ [ "2016" ] ] }, "publisher" : "Springer Netherlands", "title" : "Ecosystem services and connectivity in spatial conservation prioritization", "type" : "article-journal" }, "uris" : [ "http://www.mendeley.com/documents/?uuid=8fc19b56-dd68-41d9-af7e-97a13862e9a5" ] } ], "mendeley" : { "formattedCitation" : "(Kukkala and Moilanen 2016)", "plainTextFormattedCitation" : "(Kukkala and Moilanen 2016)", "previouslyFormattedCitation" : "(Kukkala and Moilanen 2016)" }, "properties" : { "noteIndex" : 0 }, "schema" : "https://github.com/citation-style-language/schema/raw/master/csl-citation.json" }</w:instrText>
      </w:r>
      <w:r w:rsidR="00657CBD" w:rsidRPr="002915B7">
        <w:fldChar w:fldCharType="separate"/>
      </w:r>
      <w:r w:rsidR="00657CBD" w:rsidRPr="002915B7">
        <w:rPr>
          <w:noProof/>
        </w:rPr>
        <w:t>(Kukkala and Moilanen 2016)</w:t>
      </w:r>
      <w:r w:rsidR="00657CBD" w:rsidRPr="002915B7">
        <w:fldChar w:fldCharType="end"/>
      </w:r>
      <w:r w:rsidR="001A6958" w:rsidRPr="002915B7">
        <w:fldChar w:fldCharType="begin"/>
      </w:r>
      <w:r w:rsidR="001A6958" w:rsidRPr="002915B7">
        <w:fldChar w:fldCharType="separate"/>
      </w:r>
      <w:r w:rsidR="001A6958" w:rsidRPr="002915B7">
        <w:rPr>
          <w:noProof/>
        </w:rPr>
        <w:t>(Kukkala and Moilanen, 2016)</w:t>
      </w:r>
      <w:r w:rsidR="001A6958" w:rsidRPr="002915B7">
        <w:fldChar w:fldCharType="end"/>
      </w:r>
      <w:r w:rsidR="00C62B39" w:rsidRPr="002915B7">
        <w:t xml:space="preserve">. </w:t>
      </w:r>
      <w:r w:rsidR="002C73D7">
        <w:t>M</w:t>
      </w:r>
      <w:r w:rsidR="00C62B39" w:rsidRPr="002915B7">
        <w:t xml:space="preserve">ost studies have concentrated on single or a relatively low number of ESs features </w:t>
      </w:r>
      <w:r w:rsidR="00657CBD" w:rsidRPr="002915B7">
        <w:fldChar w:fldCharType="begin" w:fldLock="1"/>
      </w:r>
      <w:r w:rsidR="006E5407" w:rsidRPr="002915B7">
        <w:instrText>ADDIN CSL_CITATION { "citationItems" : [ { "id" : "ITEM-1", "itemData" : { "DOI" : "10.1007/s10980-016-0446-y", "ISSN" : "0921-2973", "author" : [ { "dropping-particle" : "", "family" : "Kukkala", "given" : "Aija S.", "non-dropping-particle" : "", "parse-names" : false, "suffix" : "" }, { "dropping-particle" : "", "family" : "Moilanen", "given" : "Atte", "non-dropping-particle" : "", "parse-names" : false, "suffix" : "" } ], "container-title" : "Landscape Ecology", "id" : "ITEM-1", "issue" : "September", "issued" : { "date-parts" : [ [ "2016" ] ] }, "publisher" : "Springer Netherlands", "title" : "Ecosystem services and connectivity in spatial conservation prioritization", "type" : "article-journal" }, "uris" : [ "http://www.mendeley.com/documents/?uuid=8fc19b56-dd68-41d9-af7e-97a13862e9a5" ] } ], "mendeley" : { "formattedCitation" : "(Kukkala and Moilanen 2016)", "plainTextFormattedCitation" : "(Kukkala and Moilanen 2016)", "previouslyFormattedCitation" : "(Kukkala and Moilanen 2016)" }, "properties" : { "noteIndex" : 0 }, "schema" : "https://github.com/citation-style-language/schema/raw/master/csl-citation.json" }</w:instrText>
      </w:r>
      <w:r w:rsidR="00657CBD" w:rsidRPr="002915B7">
        <w:fldChar w:fldCharType="separate"/>
      </w:r>
      <w:r w:rsidR="00657CBD" w:rsidRPr="002915B7">
        <w:rPr>
          <w:noProof/>
        </w:rPr>
        <w:t>(Kukkala and Moilanen 2016)</w:t>
      </w:r>
      <w:r w:rsidR="00657CBD" w:rsidRPr="002915B7">
        <w:fldChar w:fldCharType="end"/>
      </w:r>
      <w:r w:rsidR="001A6958" w:rsidRPr="002915B7">
        <w:fldChar w:fldCharType="begin"/>
      </w:r>
      <w:r w:rsidR="001A6958" w:rsidRPr="002915B7">
        <w:fldChar w:fldCharType="separate"/>
      </w:r>
      <w:r w:rsidR="001A6958" w:rsidRPr="002915B7">
        <w:rPr>
          <w:noProof/>
        </w:rPr>
        <w:t>(Kukkala and Moilanen, 2016)</w:t>
      </w:r>
      <w:r w:rsidR="001A6958" w:rsidRPr="002915B7">
        <w:fldChar w:fldCharType="end"/>
      </w:r>
      <w:r w:rsidR="005A5F18">
        <w:t xml:space="preserve"> and the suitability of the methods for ESs in particular has not been studied extensively</w:t>
      </w:r>
      <w:r w:rsidR="00C62B39" w:rsidRPr="002915B7">
        <w:t xml:space="preserve">. </w:t>
      </w:r>
      <w:r w:rsidR="00ED1634">
        <w:t>This is surprising given that e</w:t>
      </w:r>
      <w:r w:rsidR="003D2216" w:rsidRPr="002915B7">
        <w:t>ach method</w:t>
      </w:r>
      <w:r w:rsidR="002C73D7">
        <w:t xml:space="preserve"> to </w:t>
      </w:r>
      <w:r w:rsidR="002C73D7">
        <w:lastRenderedPageBreak/>
        <w:t>calculate spatial priorities</w:t>
      </w:r>
      <w:r w:rsidR="003D2216" w:rsidRPr="002915B7">
        <w:t xml:space="preserve"> implements a particular model of </w:t>
      </w:r>
      <w:r w:rsidR="00824D02">
        <w:t>what exactly we value in the occurrence of the feature</w:t>
      </w:r>
      <w:r w:rsidR="00CD637E">
        <w:t xml:space="preserve"> (e</w:t>
      </w:r>
      <w:r w:rsidR="003D2216" w:rsidRPr="002915B7">
        <w:t xml:space="preserve">.g. how common or rare the feature is), how value is aggregated over multiple features, and how can </w:t>
      </w:r>
      <w:r w:rsidR="00CD637E">
        <w:t xml:space="preserve">we </w:t>
      </w:r>
      <w:r w:rsidR="003D2216" w:rsidRPr="002915B7">
        <w:t>express our preferences relative to desired outcomes</w:t>
      </w:r>
      <w:r w:rsidR="00A71512">
        <w:t xml:space="preserve"> (</w:t>
      </w:r>
      <w:commentRangeStart w:id="9"/>
      <w:r w:rsidR="00A71512" w:rsidRPr="00A71512">
        <w:rPr>
          <w:b/>
        </w:rPr>
        <w:t>Fig. 1</w:t>
      </w:r>
      <w:commentRangeEnd w:id="9"/>
      <w:r w:rsidR="00A71512">
        <w:rPr>
          <w:rStyle w:val="CommentReference"/>
        </w:rPr>
        <w:commentReference w:id="9"/>
      </w:r>
      <w:r w:rsidR="00A71512">
        <w:t>)</w:t>
      </w:r>
      <w:r w:rsidR="003D2216" w:rsidRPr="002915B7">
        <w:t>.</w:t>
      </w:r>
    </w:p>
    <w:p w14:paraId="04F75E5A" w14:textId="77777777" w:rsidR="0056456B" w:rsidRDefault="0056456B" w:rsidP="003F6AB2">
      <w:pPr>
        <w:spacing w:line="480" w:lineRule="auto"/>
      </w:pPr>
    </w:p>
    <w:p w14:paraId="20EB4371" w14:textId="77777777" w:rsidR="006B794C" w:rsidRDefault="006B794C" w:rsidP="003F6AB2">
      <w:pPr>
        <w:spacing w:line="480" w:lineRule="auto"/>
        <w:jc w:val="center"/>
      </w:pPr>
      <w:r>
        <w:t>[Figure 1 approximately here]</w:t>
      </w:r>
    </w:p>
    <w:p w14:paraId="7C8707FC" w14:textId="77777777" w:rsidR="006B794C" w:rsidRPr="002915B7" w:rsidRDefault="006B794C" w:rsidP="003F6AB2">
      <w:pPr>
        <w:spacing w:line="480" w:lineRule="auto"/>
      </w:pPr>
    </w:p>
    <w:p w14:paraId="634A48C1" w14:textId="043E2979" w:rsidR="00C62B39" w:rsidRPr="002915B7" w:rsidRDefault="00355A50" w:rsidP="003F6AB2">
      <w:pPr>
        <w:spacing w:line="480" w:lineRule="auto"/>
      </w:pPr>
      <w:r w:rsidRPr="002915B7">
        <w:t xml:space="preserve">In this study, we have </w:t>
      </w:r>
      <w:r w:rsidR="0046068E">
        <w:t>two</w:t>
      </w:r>
      <w:r w:rsidRPr="002915B7">
        <w:t xml:space="preserve"> broad objectives. First, </w:t>
      </w:r>
      <w:r w:rsidR="00C62B39" w:rsidRPr="002915B7">
        <w:t>we compare three spatial prioritization methods: rarity-weighted richness, Zonation (heuristic), and ILP approach (exact optimization)</w:t>
      </w:r>
      <w:r w:rsidR="0062724A">
        <w:t xml:space="preserve"> in terms of the identified priority areas for biodiversity and ecosystem services</w:t>
      </w:r>
      <w:r w:rsidR="00C62B39" w:rsidRPr="002915B7">
        <w:t>.</w:t>
      </w:r>
      <w:r w:rsidR="0043590D" w:rsidRPr="002915B7">
        <w:t xml:space="preserve"> We selected these methods</w:t>
      </w:r>
      <w:r w:rsidR="00C62B39" w:rsidRPr="002915B7">
        <w:t xml:space="preserve"> </w:t>
      </w:r>
      <w:r w:rsidR="00A95A5F" w:rsidRPr="002915B7">
        <w:rPr>
          <w:color w:val="000000"/>
        </w:rPr>
        <w:t xml:space="preserve">because they are all built on the same conceptual foundations of combing feature richness and rarity. </w:t>
      </w:r>
      <w:r w:rsidR="00571483">
        <w:rPr>
          <w:color w:val="000000"/>
        </w:rPr>
        <w:t xml:space="preserve">The methods differ both in terms of how they aggregate value over multiple features and how the select the subset of cells most pertinent for the planning objective </w:t>
      </w:r>
      <w:r w:rsidR="00F44C7C">
        <w:rPr>
          <w:color w:val="000000"/>
        </w:rPr>
        <w:t>(</w:t>
      </w:r>
      <w:r w:rsidR="00F44C7C" w:rsidRPr="00F44C7C">
        <w:rPr>
          <w:b/>
          <w:color w:val="000000"/>
        </w:rPr>
        <w:t>Fig. 1</w:t>
      </w:r>
      <w:r w:rsidR="00F44C7C">
        <w:rPr>
          <w:color w:val="000000"/>
        </w:rPr>
        <w:t>)</w:t>
      </w:r>
      <w:r w:rsidR="00000C24" w:rsidRPr="002915B7">
        <w:rPr>
          <w:color w:val="000000"/>
        </w:rPr>
        <w:t xml:space="preserve">. </w:t>
      </w:r>
      <w:r w:rsidR="00C62B39" w:rsidRPr="002915B7">
        <w:t xml:space="preserve">We apply each of the methods on a prioritization problem constituting of 9 </w:t>
      </w:r>
      <w:r w:rsidR="0062724A">
        <w:t xml:space="preserve">ecosystem services </w:t>
      </w:r>
      <w:r w:rsidR="00C62B39" w:rsidRPr="002915B7">
        <w:t xml:space="preserve">and </w:t>
      </w:r>
      <w:r w:rsidR="0062724A">
        <w:t xml:space="preserve">the occurrence of </w:t>
      </w:r>
      <w:r w:rsidR="00C62B39" w:rsidRPr="002915B7">
        <w:t>759 tetrapods (amphibians,</w:t>
      </w:r>
      <w:r w:rsidR="00255A5C">
        <w:t xml:space="preserve"> birds, mammal and reptiles) on </w:t>
      </w:r>
      <w:r w:rsidR="00C62B39" w:rsidRPr="002915B7">
        <w:t>European scale.</w:t>
      </w:r>
      <w:r w:rsidR="00796766" w:rsidRPr="002915B7">
        <w:t xml:space="preserve"> </w:t>
      </w:r>
      <w:r w:rsidR="0062724A">
        <w:t>The s</w:t>
      </w:r>
      <w:r w:rsidRPr="002915B7">
        <w:t>econd</w:t>
      </w:r>
      <w:r w:rsidR="0062724A">
        <w:t xml:space="preserve"> objective is to analyze how the</w:t>
      </w:r>
      <w:r w:rsidR="00C62B39" w:rsidRPr="002915B7">
        <w:t xml:space="preserve"> assumptions </w:t>
      </w:r>
      <w:r w:rsidR="00E116AE">
        <w:t xml:space="preserve">underlying </w:t>
      </w:r>
      <w:r w:rsidR="00CA286F">
        <w:t>each method</w:t>
      </w:r>
      <w:r w:rsidR="00AB4CC4">
        <w:t xml:space="preserve"> might affect the usability of the method in spatial prioritization integrating biodiversity conservation and ESs supply</w:t>
      </w:r>
      <w:r w:rsidR="00C62B39" w:rsidRPr="002915B7">
        <w:t xml:space="preserve">. </w:t>
      </w:r>
      <w:r w:rsidR="006A713E">
        <w:t>T</w:t>
      </w:r>
      <w:r w:rsidR="00C62B39" w:rsidRPr="002915B7">
        <w:rPr>
          <w:color w:val="000000"/>
        </w:rPr>
        <w:t xml:space="preserve">his work contributes to the understanding of operational requirements of </w:t>
      </w:r>
      <w:r w:rsidR="00C62B39" w:rsidRPr="002915B7">
        <w:rPr>
          <w:color w:val="000000"/>
          <w:highlight w:val="white"/>
        </w:rPr>
        <w:t>spatial</w:t>
      </w:r>
      <w:r w:rsidR="00C62B39" w:rsidRPr="002915B7">
        <w:rPr>
          <w:color w:val="000000"/>
        </w:rPr>
        <w:t xml:space="preserve"> </w:t>
      </w:r>
      <w:r w:rsidR="00C62B39" w:rsidRPr="002915B7">
        <w:rPr>
          <w:color w:val="000000"/>
          <w:highlight w:val="white"/>
        </w:rPr>
        <w:t>planning</w:t>
      </w:r>
      <w:r w:rsidR="00C62B39" w:rsidRPr="002915B7">
        <w:rPr>
          <w:color w:val="000000"/>
        </w:rPr>
        <w:t xml:space="preserve"> integrating </w:t>
      </w:r>
      <w:r w:rsidR="00C62B39" w:rsidRPr="002915B7">
        <w:rPr>
          <w:color w:val="000000"/>
          <w:highlight w:val="white"/>
        </w:rPr>
        <w:t>ecosystem</w:t>
      </w:r>
      <w:r w:rsidR="00C62B39" w:rsidRPr="002915B7">
        <w:rPr>
          <w:color w:val="000000"/>
        </w:rPr>
        <w:t xml:space="preserve"> </w:t>
      </w:r>
      <w:r w:rsidR="00C62B39" w:rsidRPr="002915B7">
        <w:rPr>
          <w:color w:val="000000"/>
          <w:highlight w:val="white"/>
        </w:rPr>
        <w:t>services</w:t>
      </w:r>
      <w:r w:rsidR="00C62B39" w:rsidRPr="002915B7">
        <w:rPr>
          <w:color w:val="000000"/>
        </w:rPr>
        <w:t xml:space="preserve"> and biodiversity </w:t>
      </w:r>
      <w:r w:rsidR="00C62B39" w:rsidRPr="002915B7">
        <w:rPr>
          <w:color w:val="000000"/>
          <w:highlight w:val="white"/>
        </w:rPr>
        <w:t>conservation</w:t>
      </w:r>
      <w:r w:rsidR="00C62B39" w:rsidRPr="002915B7">
        <w:rPr>
          <w:color w:val="000000"/>
        </w:rPr>
        <w:t xml:space="preserve">, as well as developing operational instruments for such </w:t>
      </w:r>
      <w:r w:rsidR="00C62B39" w:rsidRPr="002915B7">
        <w:rPr>
          <w:color w:val="000000"/>
          <w:highlight w:val="white"/>
        </w:rPr>
        <w:t>planning</w:t>
      </w:r>
      <w:r w:rsidR="00254F03" w:rsidRPr="002915B7">
        <w:rPr>
          <w:color w:val="000000"/>
        </w:rPr>
        <w:t>.</w:t>
      </w:r>
    </w:p>
    <w:p w14:paraId="33D5F7D8" w14:textId="77777777" w:rsidR="00C62B39" w:rsidRPr="002915B7" w:rsidRDefault="00C62B39" w:rsidP="003F6AB2">
      <w:pPr>
        <w:spacing w:line="480" w:lineRule="auto"/>
      </w:pPr>
    </w:p>
    <w:p w14:paraId="3291EA3E" w14:textId="77777777" w:rsidR="00C62B39" w:rsidRPr="00FD069D" w:rsidRDefault="0043691D" w:rsidP="00FD069D">
      <w:pPr>
        <w:pStyle w:val="Heading1"/>
      </w:pPr>
      <w:r w:rsidRPr="00FD069D">
        <w:t xml:space="preserve">2. </w:t>
      </w:r>
      <w:commentRangeStart w:id="10"/>
      <w:r w:rsidR="001A6958" w:rsidRPr="00FD069D">
        <w:t>Methods</w:t>
      </w:r>
      <w:commentRangeEnd w:id="10"/>
      <w:r w:rsidR="00EF5F22" w:rsidRPr="00FD069D">
        <w:rPr>
          <w:rStyle w:val="CommentReference"/>
          <w:sz w:val="22"/>
          <w:szCs w:val="22"/>
        </w:rPr>
        <w:commentReference w:id="10"/>
      </w:r>
    </w:p>
    <w:p w14:paraId="22D41F06" w14:textId="77777777" w:rsidR="00C62B39" w:rsidRPr="002915B7" w:rsidRDefault="00C62B39" w:rsidP="003F6AB2">
      <w:pPr>
        <w:spacing w:line="480" w:lineRule="auto"/>
      </w:pPr>
    </w:p>
    <w:p w14:paraId="3EB6DC22" w14:textId="77777777" w:rsidR="00C62B39" w:rsidRPr="002915B7" w:rsidRDefault="00FD069D" w:rsidP="003F6AB2">
      <w:pPr>
        <w:pStyle w:val="Heading2"/>
      </w:pPr>
      <w:r>
        <w:t xml:space="preserve">2.1 </w:t>
      </w:r>
      <w:r w:rsidR="00C62B39" w:rsidRPr="002915B7">
        <w:t>Area of interest</w:t>
      </w:r>
    </w:p>
    <w:p w14:paraId="0827CB9D" w14:textId="77777777" w:rsidR="00C62B39" w:rsidRPr="002915B7" w:rsidRDefault="00C62B39" w:rsidP="003F6AB2">
      <w:pPr>
        <w:spacing w:line="480" w:lineRule="auto"/>
      </w:pPr>
    </w:p>
    <w:p w14:paraId="79BAEF8B" w14:textId="77777777" w:rsidR="00C62B39" w:rsidRPr="002915B7" w:rsidRDefault="00C62B39" w:rsidP="003F6AB2">
      <w:pPr>
        <w:spacing w:line="480" w:lineRule="auto"/>
      </w:pPr>
      <w:r w:rsidRPr="002915B7">
        <w:rPr>
          <w:color w:val="000000"/>
        </w:rPr>
        <w:t>Our original aim was to cover all 28 member states of the European Union</w:t>
      </w:r>
      <w:r w:rsidR="004E2BA2">
        <w:rPr>
          <w:color w:val="000000"/>
        </w:rPr>
        <w:t xml:space="preserve"> in 2017</w:t>
      </w:r>
      <w:r w:rsidRPr="002915B7">
        <w:rPr>
          <w:color w:val="000000"/>
        </w:rPr>
        <w:t xml:space="preserve">, but we had to leave Croatia, Cyprus and Malta out because they were not covered by all the selected ecosystem services and biodiversity </w:t>
      </w:r>
      <w:r w:rsidRPr="002915B7">
        <w:rPr>
          <w:color w:val="000000"/>
        </w:rPr>
        <w:lastRenderedPageBreak/>
        <w:t>datasets. As a result, our area of interest is a subset of EU member states of 25 countries (EU25 from now on) (</w:t>
      </w:r>
      <w:r w:rsidR="00854BD6" w:rsidRPr="002915B7">
        <w:rPr>
          <w:b/>
          <w:bCs/>
          <w:color w:val="000000"/>
        </w:rPr>
        <w:t>Fig. 2</w:t>
      </w:r>
      <w:r w:rsidRPr="002915B7">
        <w:rPr>
          <w:color w:val="000000"/>
        </w:rPr>
        <w:t xml:space="preserve">). Despite of being heterogeneous both socioeconomically and biogeographically, the EU forms a coherent supranational administrative region dealing with complex environmental management structures and issues. While our aim here is not to inform any particular policy process, comparing the prioritization methods at the EU-level does at least in principle hold potential to actual policy-relevance. </w:t>
      </w:r>
    </w:p>
    <w:p w14:paraId="13849977" w14:textId="77777777" w:rsidR="00C62B39" w:rsidRPr="002915B7" w:rsidRDefault="00C62B39" w:rsidP="003F6AB2">
      <w:pPr>
        <w:spacing w:line="480" w:lineRule="auto"/>
      </w:pPr>
    </w:p>
    <w:p w14:paraId="61002858" w14:textId="77777777" w:rsidR="00C62B39" w:rsidRPr="002915B7" w:rsidRDefault="002916F8" w:rsidP="003F6AB2">
      <w:pPr>
        <w:spacing w:line="480" w:lineRule="auto"/>
        <w:jc w:val="center"/>
      </w:pPr>
      <w:r w:rsidRPr="002915B7">
        <w:t>[Figure 2</w:t>
      </w:r>
      <w:r w:rsidR="00C62B39" w:rsidRPr="002915B7">
        <w:t xml:space="preserve"> approximately here]</w:t>
      </w:r>
    </w:p>
    <w:p w14:paraId="5E18A80F" w14:textId="77777777" w:rsidR="00C62B39" w:rsidRPr="002915B7" w:rsidRDefault="00C62B39" w:rsidP="003F6AB2">
      <w:pPr>
        <w:spacing w:line="480" w:lineRule="auto"/>
      </w:pPr>
    </w:p>
    <w:p w14:paraId="72F43D75" w14:textId="77777777" w:rsidR="00290EED" w:rsidRPr="002915B7" w:rsidRDefault="00290EED" w:rsidP="003F6AB2">
      <w:pPr>
        <w:spacing w:line="480" w:lineRule="auto"/>
      </w:pPr>
    </w:p>
    <w:p w14:paraId="1EE6B4EE" w14:textId="77777777" w:rsidR="00C62B39" w:rsidRPr="002915B7" w:rsidRDefault="00FD069D" w:rsidP="003F6AB2">
      <w:pPr>
        <w:pStyle w:val="Heading2"/>
      </w:pPr>
      <w:r>
        <w:t xml:space="preserve">2.2 </w:t>
      </w:r>
      <w:r w:rsidR="00C62B39" w:rsidRPr="002915B7">
        <w:t>Data</w:t>
      </w:r>
    </w:p>
    <w:p w14:paraId="13B7D905" w14:textId="77777777" w:rsidR="00C62B39" w:rsidRPr="002915B7" w:rsidRDefault="00C62B39" w:rsidP="003F6AB2">
      <w:pPr>
        <w:spacing w:line="480" w:lineRule="auto"/>
      </w:pPr>
    </w:p>
    <w:p w14:paraId="0F0D3E08" w14:textId="77777777" w:rsidR="00C62B39" w:rsidRPr="002915B7" w:rsidRDefault="00C62B39" w:rsidP="003F6AB2">
      <w:pPr>
        <w:spacing w:line="480" w:lineRule="auto"/>
      </w:pPr>
      <w:r w:rsidRPr="002915B7">
        <w:rPr>
          <w:color w:val="000000"/>
        </w:rPr>
        <w:t>We reviewed (non-systematically) a group of studies that have generated quantitative mappings of a broad set of ecosystem services and biodiversity in Europe and used the outputs of these studies as inputs for our prioritization analyses. We used the following criteria for selecting the datasets: 1) relevance as collection (datasets are broad and representative sample of both ecosystem services and biodiversity), 2) spatiotemporal resolution (datasets have fine enough spatial grain and are collected around the same time) and 3) geographical coverage (datasets cover the same geographical region). Screening the available datasets left us with 770 selected datasets 11 features of ecosystem services capacity (from here called data group ES) and 759 features of biodiversity fea</w:t>
      </w:r>
      <w:r w:rsidR="006E5407" w:rsidRPr="002915B7">
        <w:rPr>
          <w:color w:val="000000"/>
        </w:rPr>
        <w:t>tures (data group BD) (Table 1)</w:t>
      </w:r>
      <w:r w:rsidRPr="002915B7">
        <w:rPr>
          <w:color w:val="000000"/>
        </w:rPr>
        <w:t>.</w:t>
      </w:r>
    </w:p>
    <w:p w14:paraId="0A1168A4" w14:textId="77777777" w:rsidR="00C62B39" w:rsidRPr="002915B7" w:rsidRDefault="00C62B39" w:rsidP="003F6AB2">
      <w:pPr>
        <w:spacing w:line="480" w:lineRule="auto"/>
        <w:rPr>
          <w:color w:val="000000"/>
        </w:rPr>
      </w:pPr>
    </w:p>
    <w:p w14:paraId="58E803BD" w14:textId="77777777" w:rsidR="00C62B39" w:rsidRPr="002915B7" w:rsidRDefault="00C62B39" w:rsidP="003F6AB2">
      <w:pPr>
        <w:spacing w:line="480" w:lineRule="auto"/>
        <w:jc w:val="center"/>
      </w:pPr>
      <w:r w:rsidRPr="002915B7">
        <w:rPr>
          <w:color w:val="000000"/>
        </w:rPr>
        <w:t>[Table 1 approximately here]</w:t>
      </w:r>
    </w:p>
    <w:p w14:paraId="57E45149" w14:textId="77777777" w:rsidR="00C62B39" w:rsidRPr="002915B7" w:rsidRDefault="00C62B39" w:rsidP="003F6AB2">
      <w:pPr>
        <w:spacing w:line="480" w:lineRule="auto"/>
        <w:rPr>
          <w:color w:val="000000"/>
        </w:rPr>
      </w:pPr>
    </w:p>
    <w:p w14:paraId="6D0F3F60" w14:textId="77777777" w:rsidR="00C62B39" w:rsidRPr="002915B7" w:rsidRDefault="00FD069D" w:rsidP="003F6AB2">
      <w:pPr>
        <w:pStyle w:val="Heading3"/>
        <w:spacing w:line="480" w:lineRule="auto"/>
      </w:pPr>
      <w:r>
        <w:t xml:space="preserve">2.2.1 </w:t>
      </w:r>
      <w:r w:rsidR="00C62B39" w:rsidRPr="002915B7">
        <w:t>Ecosystem services features (ES)</w:t>
      </w:r>
    </w:p>
    <w:p w14:paraId="7CFF2841" w14:textId="77777777" w:rsidR="00C62B39" w:rsidRPr="002915B7" w:rsidRDefault="00C62B39" w:rsidP="003F6AB2">
      <w:pPr>
        <w:spacing w:line="480" w:lineRule="auto"/>
      </w:pPr>
    </w:p>
    <w:p w14:paraId="63B8327B" w14:textId="5FC9C2C0" w:rsidR="00C62B39" w:rsidRPr="002915B7" w:rsidRDefault="00C62B39" w:rsidP="003F6AB2">
      <w:pPr>
        <w:spacing w:line="480" w:lineRule="auto"/>
      </w:pPr>
      <w:r w:rsidRPr="002915B7">
        <w:rPr>
          <w:color w:val="000000"/>
        </w:rPr>
        <w:lastRenderedPageBreak/>
        <w:t xml:space="preserve">We selected a collection of datasets that broadly indicate supporting, provisioning, regulating and cultural ecosystem services </w:t>
      </w:r>
      <w:r w:rsidR="006E5407" w:rsidRPr="002915B7">
        <w:rPr>
          <w:color w:val="000000"/>
        </w:rPr>
        <w:fldChar w:fldCharType="begin" w:fldLock="1"/>
      </w:r>
      <w:r w:rsidR="008434C5" w:rsidRPr="002915B7">
        <w:rPr>
          <w:color w:val="000000"/>
        </w:rPr>
        <w:instrText>ADDIN CSL_CITATION { "citationItems" : [ { "id" : "ITEM-1", "itemData" : { "author" : [ { "dropping-particle" : "", "family" : "Millennium Ecosystem Assessment", "given" : "", "non-dropping-particle" : "", "parse-names" : false, "suffix" : "" } ], "id" : "ITEM-1", "issued" : { "date-parts" : [ [ "2005" ] ] }, "publisher-place" : "Washington D.C.", "title" : "Millenium Ecosystem Assessment. 2005. Ecosystems and human well-being: General synthesis.", "type" : "report" }, "uris" : [ "http://www.mendeley.com/documents/?uuid=4503f729-5e36-430f-8a65-2d2edba24c65" ] } ], "mendeley" : { "formattedCitation" : "(Millennium Ecosystem Assessment 2005)", "plainTextFormattedCitation" : "(Millennium Ecosystem Assessment 2005)", "previouslyFormattedCitation" : "(Millennium Ecosystem Assessment 2005)" }, "properties" : { "noteIndex" : 0 }, "schema" : "https://github.com/citation-style-language/schema/raw/master/csl-citation.json" }</w:instrText>
      </w:r>
      <w:r w:rsidR="006E5407" w:rsidRPr="002915B7">
        <w:rPr>
          <w:color w:val="000000"/>
        </w:rPr>
        <w:fldChar w:fldCharType="separate"/>
      </w:r>
      <w:r w:rsidR="006E5407" w:rsidRPr="002915B7">
        <w:rPr>
          <w:noProof/>
          <w:color w:val="000000"/>
        </w:rPr>
        <w:t>(Millennium Ecosystem Assessment 2005)</w:t>
      </w:r>
      <w:r w:rsidR="006E5407" w:rsidRPr="002915B7">
        <w:rPr>
          <w:color w:val="000000"/>
        </w:rPr>
        <w:fldChar w:fldCharType="end"/>
      </w:r>
      <w:r w:rsidR="001A6958" w:rsidRPr="002915B7">
        <w:rPr>
          <w:color w:val="000000"/>
        </w:rPr>
        <w:fldChar w:fldCharType="begin"/>
      </w:r>
      <w:r w:rsidR="001A6958" w:rsidRPr="002915B7">
        <w:rPr>
          <w:color w:val="000000"/>
        </w:rPr>
        <w:fldChar w:fldCharType="separate"/>
      </w:r>
      <w:r w:rsidR="001A6958" w:rsidRPr="002915B7">
        <w:rPr>
          <w:noProof/>
          <w:color w:val="000000"/>
        </w:rPr>
        <w:t>(Millennium Ecosystem Assessment, 2005)</w:t>
      </w:r>
      <w:r w:rsidR="001A6958" w:rsidRPr="002915B7">
        <w:rPr>
          <w:color w:val="000000"/>
        </w:rPr>
        <w:fldChar w:fldCharType="end"/>
      </w:r>
      <w:r w:rsidRPr="002915B7">
        <w:rPr>
          <w:color w:val="000000"/>
        </w:rPr>
        <w:t>. For all t</w:t>
      </w:r>
      <w:r w:rsidR="006E5407" w:rsidRPr="002915B7">
        <w:rPr>
          <w:color w:val="000000"/>
        </w:rPr>
        <w:t>he ecosystem services datasets (data group ES) include</w:t>
      </w:r>
      <w:r w:rsidR="00F77D40" w:rsidRPr="002915B7">
        <w:rPr>
          <w:color w:val="000000"/>
        </w:rPr>
        <w:t>d</w:t>
      </w:r>
      <w:r w:rsidRPr="002915B7">
        <w:rPr>
          <w:color w:val="000000"/>
        </w:rPr>
        <w:t>, we assume a linear relationship between the estimated quantity and the perceived benefit. While some ES datasets include aspects of both supply and demand, we consider the datasets to indicate the ES capacity at any given location. The ES datasets are a subset of datasets pre</w:t>
      </w:r>
      <w:r w:rsidR="004E2BA2">
        <w:rPr>
          <w:color w:val="000000"/>
        </w:rPr>
        <w:t>v</w:t>
      </w:r>
      <w:r w:rsidRPr="002915B7">
        <w:rPr>
          <w:color w:val="000000"/>
        </w:rPr>
        <w:t xml:space="preserve">iously collated and harmonized as part of a Horizon 2020 project PROVIDE (http://www.provide-project.eu/) </w:t>
      </w:r>
      <w:r w:rsidR="008434C5" w:rsidRPr="002915B7">
        <w:rPr>
          <w:color w:val="000000"/>
        </w:rPr>
        <w:fldChar w:fldCharType="begin" w:fldLock="1"/>
      </w:r>
      <w:r w:rsidR="008434C5" w:rsidRPr="002915B7">
        <w:rPr>
          <w:color w:val="000000"/>
        </w:rPr>
        <w:instrText>ADDIN CSL_CITATION { "citationItems" : [ { "id" : "ITEM-1", "itemData" : { "author" : [ { "dropping-particle" : "", "family" : "Komossa", "given" : "Franziska", "non-dropping-particle" : "", "parse-names" : false, "suffix" : "" }, { "dropping-particle" : "", "family" : "Schulp", "given" : "Catharina J E", "non-dropping-particle" : "", "parse-names" : false, "suffix" : "" }, { "dropping-particle" : "", "family" : "Zanden", "given" : "Emma H", "non-dropping-particle" : "van der", "parse-names" : false, "suffix" : "" }, { "dropping-particle" : "", "family" : "Verburg", "given" : "Peter H", "non-dropping-particle" : "", "parse-names" : false, "suffix" : "" }, { "dropping-particle" : "", "family" : "Parikka", "given" : "Heikki", "non-dropping-particle" : "", "parse-names" : false, "suffix" : "" }, { "dropping-particle" : "", "family" : "Kurttila", "given" : "Mikko", "non-dropping-particle" : "", "parse-names" : false, "suffix" : "" } ], "id" : "ITEM-1", "issued" : { "date-parts" : [ [ "2016" ] ] }, "number-of-pages" : "1-118", "title" : "Deliverable D3.1: Set of maps and short analysis showing demand, supply and hotspots of public goods in the the EU at 1 km2 and relevant NUTS levels.", "type" : "report" }, "uris" : [ "http://www.mendeley.com/documents/?uuid=0461d939-5aa9-44d4-997d-1bca909997c9" ] } ], "mendeley" : { "formattedCitation" : "(Komossa et al. 2016)", "plainTextFormattedCitation" : "(Komossa et al. 2016)", "previouslyFormattedCitation" : "(Komossa et al. 2016)" }, "properties" : { "noteIndex" : 0 }, "schema" : "https://github.com/citation-style-language/schema/raw/master/csl-citation.json" }</w:instrText>
      </w:r>
      <w:r w:rsidR="008434C5" w:rsidRPr="002915B7">
        <w:rPr>
          <w:color w:val="000000"/>
        </w:rPr>
        <w:fldChar w:fldCharType="separate"/>
      </w:r>
      <w:r w:rsidR="008434C5" w:rsidRPr="002915B7">
        <w:rPr>
          <w:noProof/>
          <w:color w:val="000000"/>
        </w:rPr>
        <w:t>(Komossa et al. 2016)</w:t>
      </w:r>
      <w:r w:rsidR="008434C5" w:rsidRPr="002915B7">
        <w:rPr>
          <w:color w:val="000000"/>
        </w:rPr>
        <w:fldChar w:fldCharType="end"/>
      </w:r>
      <w:r w:rsidR="001A6958" w:rsidRPr="002915B7">
        <w:rPr>
          <w:color w:val="000000"/>
        </w:rPr>
        <w:fldChar w:fldCharType="begin"/>
      </w:r>
      <w:r w:rsidR="001A6958" w:rsidRPr="002915B7">
        <w:rPr>
          <w:color w:val="000000"/>
        </w:rPr>
        <w:fldChar w:fldCharType="separate"/>
      </w:r>
      <w:r w:rsidR="001A6958" w:rsidRPr="002915B7">
        <w:rPr>
          <w:noProof/>
          <w:color w:val="000000"/>
        </w:rPr>
        <w:t>(Komossa et al., 2016)</w:t>
      </w:r>
      <w:r w:rsidR="001A6958" w:rsidRPr="002915B7">
        <w:rPr>
          <w:color w:val="000000"/>
        </w:rPr>
        <w:fldChar w:fldCharType="end"/>
      </w:r>
      <w:r w:rsidRPr="002915B7">
        <w:rPr>
          <w:color w:val="000000"/>
        </w:rPr>
        <w:t xml:space="preserve">.  </w:t>
      </w:r>
    </w:p>
    <w:p w14:paraId="2C75960A" w14:textId="77777777" w:rsidR="00C62B39" w:rsidRPr="002915B7" w:rsidRDefault="00C62B39" w:rsidP="003F6AB2">
      <w:pPr>
        <w:spacing w:line="480" w:lineRule="auto"/>
        <w:rPr>
          <w:color w:val="000000"/>
        </w:rPr>
      </w:pPr>
    </w:p>
    <w:p w14:paraId="3609D30D" w14:textId="6136F385" w:rsidR="00C62B39" w:rsidRPr="002915B7" w:rsidRDefault="00C62B39" w:rsidP="003F6AB2">
      <w:pPr>
        <w:tabs>
          <w:tab w:val="left" w:pos="3332"/>
        </w:tabs>
        <w:spacing w:line="480" w:lineRule="auto"/>
      </w:pPr>
      <w:r w:rsidRPr="002915B7">
        <w:t>For our prioritization analysis, we settled for</w:t>
      </w:r>
      <w:r w:rsidR="004E2BA2">
        <w:t xml:space="preserve"> a</w:t>
      </w:r>
      <w:r w:rsidRPr="002915B7">
        <w:t xml:space="preserve"> spatial resolution of 1 km</w:t>
      </w:r>
      <w:r w:rsidRPr="002915B7">
        <w:rPr>
          <w:vertAlign w:val="superscript"/>
        </w:rPr>
        <w:t>2</w:t>
      </w:r>
      <w:r w:rsidRPr="002915B7">
        <w:t>. This resolution is fine enough to be relevant for regional scale decision-making while still being computationally feasible at European scale. To further harmonize all the ES datasets into the same geographical extent and coordinate reference system (ETRS89 / ETRS-LAEA, EPSG:3035), we developed pre-processing components as part of the study workflow implementation (see section 2.5) using the Python bindings to the Geos</w:t>
      </w:r>
      <w:r w:rsidR="008434C5" w:rsidRPr="002915B7">
        <w:t xml:space="preserve">patial Data Abstraction Library </w:t>
      </w:r>
      <w:r w:rsidR="008434C5" w:rsidRPr="002915B7">
        <w:fldChar w:fldCharType="begin" w:fldLock="1"/>
      </w:r>
      <w:r w:rsidR="00E5057C" w:rsidRPr="002915B7">
        <w:instrText>ADDIN CSL_CITATION { "citationItems" : [ { "id" : "ITEM-1", "itemData" : { "author" : [ { "dropping-particle" : "", "family" : "GDAL Development Team", "given" : "", "non-dropping-particle" : "", "parse-names" : false, "suffix" : "" } ], "id" : "ITEM-1", "issued" : { "date-parts" : [ [ "2016" ] ] }, "publisher" : "Open Source Geospatial Foundation", "title" : "GDAL - Geospatial Data Abstraction Library, version 2.1.0", "type" : "book" }, "prefix" : "version 2.0.2, ", "uris" : [ "http://www.mendeley.com/documents/?uuid=eb769894-33ab-49c7-ad7e-e859483d09d1" ] } ], "mendeley" : { "formattedCitation" : "(version 2.0.2, GDAL Development Team 2016)", "plainTextFormattedCitation" : "(version 2.0.2, GDAL Development Team 2016)", "previouslyFormattedCitation" : "(version 2.0.2, GDAL Development Team 2016)" }, "properties" : { "noteIndex" : 0 }, "schema" : "https://github.com/citation-style-language/schema/raw/master/csl-citation.json" }</w:instrText>
      </w:r>
      <w:r w:rsidR="008434C5" w:rsidRPr="002915B7">
        <w:fldChar w:fldCharType="separate"/>
      </w:r>
      <w:r w:rsidR="008434C5" w:rsidRPr="002915B7">
        <w:rPr>
          <w:noProof/>
        </w:rPr>
        <w:t>(version 2.0.2, GDAL Development Team 2016)</w:t>
      </w:r>
      <w:r w:rsidR="008434C5" w:rsidRPr="002915B7">
        <w:fldChar w:fldCharType="end"/>
      </w:r>
      <w:r w:rsidR="001A6958" w:rsidRPr="002915B7">
        <w:fldChar w:fldCharType="begin"/>
      </w:r>
      <w:r w:rsidR="001A6958" w:rsidRPr="002915B7">
        <w:fldChar w:fldCharType="separate"/>
      </w:r>
      <w:r w:rsidR="001A6958" w:rsidRPr="002915B7">
        <w:rPr>
          <w:noProof/>
        </w:rPr>
        <w:t>(version 2.0.2, GDAL Development Team, 2016)</w:t>
      </w:r>
      <w:r w:rsidR="001A6958" w:rsidRPr="002915B7">
        <w:fldChar w:fldCharType="end"/>
      </w:r>
      <w:r w:rsidR="008434C5" w:rsidRPr="002915B7">
        <w:t>. If a dataset</w:t>
      </w:r>
      <w:r w:rsidRPr="002915B7">
        <w:t xml:space="preserve"> contained negative values (only one datasets: climate regulation), the dataset was rescaled so that all values were positive.</w:t>
      </w:r>
    </w:p>
    <w:p w14:paraId="31F27643" w14:textId="77777777" w:rsidR="00C62B39" w:rsidRPr="002915B7" w:rsidRDefault="00C62B39" w:rsidP="003F6AB2">
      <w:pPr>
        <w:spacing w:line="480" w:lineRule="auto"/>
      </w:pPr>
    </w:p>
    <w:p w14:paraId="3DAFA854" w14:textId="77777777" w:rsidR="00C62B39" w:rsidRPr="002915B7" w:rsidRDefault="00FD069D" w:rsidP="003F6AB2">
      <w:pPr>
        <w:pStyle w:val="Heading3"/>
        <w:spacing w:line="480" w:lineRule="auto"/>
      </w:pPr>
      <w:r>
        <w:t xml:space="preserve">2.2.2 </w:t>
      </w:r>
      <w:r w:rsidR="00C62B39" w:rsidRPr="002915B7">
        <w:t>Biodiversity features (BD)</w:t>
      </w:r>
    </w:p>
    <w:p w14:paraId="16D97D01" w14:textId="77777777" w:rsidR="00C62B39" w:rsidRPr="002915B7" w:rsidRDefault="00C62B39" w:rsidP="003F6AB2">
      <w:pPr>
        <w:spacing w:line="480" w:lineRule="auto"/>
      </w:pPr>
    </w:p>
    <w:p w14:paraId="1C61E08C" w14:textId="5A4117A4" w:rsidR="00C62B39" w:rsidRPr="002915B7" w:rsidRDefault="00C62B39" w:rsidP="00262A90">
      <w:pPr>
        <w:spacing w:line="480" w:lineRule="auto"/>
      </w:pPr>
      <w:r w:rsidRPr="002915B7">
        <w:rPr>
          <w:color w:val="000000"/>
        </w:rPr>
        <w:t>To assess the priority locations for biodiversity conservation in Europe, we considered the refined extent of occurrence (EOO) models for terrestrial vertebrates</w:t>
      </w:r>
      <w:r w:rsidRPr="002915B7">
        <w:rPr>
          <w:rFonts w:eastAsia="Times New Roman" w:cs="Calibri"/>
          <w:color w:val="000000"/>
          <w:lang w:eastAsia="fi-FI"/>
        </w:rPr>
        <w:t xml:space="preserve">. The EOO models have been collated from several sources and refined to take into account the suitability of different land-use/land-cover classes based on the habitat preferences of different species </w:t>
      </w:r>
      <w:r w:rsidR="00E5057C" w:rsidRPr="002915B7">
        <w:rPr>
          <w:rFonts w:eastAsia="Times New Roman" w:cs="Calibri"/>
          <w:color w:val="000000"/>
          <w:lang w:eastAsia="fi-FI"/>
        </w:rPr>
        <w:fldChar w:fldCharType="begin" w:fldLock="1"/>
      </w:r>
      <w:r w:rsidR="002916C3" w:rsidRPr="002915B7">
        <w:rPr>
          <w:rFonts w:eastAsia="Times New Roman" w:cs="Calibri"/>
          <w:color w:val="000000"/>
          <w:lang w:eastAsia="fi-FI"/>
        </w:rPr>
        <w:instrText>ADDIN CSL_CITATION { "citationItems" : [ { "id" : "ITEM-1", "itemData" : { "DOI" : "10.1371/journal.pone.0074989", "ISBN" : "1932-6203", "ISSN" : "19326203", "PMID" : "24066162", "abstract" : "We identified hotspots of terrestrial vertebrate species diversity in Europe and adjacent islands. Moreover, we assessed the extent to which by the end of the 21(st) century such hotspots will be exposed to average monthly temperature and precipitation patterns which can be regarded as extreme if compared to the climate experienced during 1950-2000. In particular, we considered the entire European sub-continent plus Turkey and a total of 1149 species of terrestrial vertebrates. For each species, we developed species-specific expert-based distribution models (validated against field data) which we used to calculate species richness maps for mammals, breeding birds, amphibians, and reptiles. Considering four global circulation model outputs and three emission scenarios, we generated an index of risk of exposure to extreme climates, and we used a bivariate local Moran's I to identify the areas with a significant association between hotspots of diversity and high risk of exposure to extreme climates. Our results outline that the Mediterranean basin represents both an important hotspot for biodiversity and especially for threatened species for all taxa. In particular, the Iberian and Italian peninsulas host particularly high species richness as measured over all groups, while the eastern Mediterranean basin is particularly rich in amphibians and reptiles; the islands (both Macaronesian and Mediterranean) host the highest richness of threatened species for all taxa occurs. Our results suggest that the main hotspots of biodiversity for terrestrial vertebrates may be extensively influenced by the climate change projected to occur over the coming decades, especially in the Mediterranean bioregion, posing serious concerns for biodiversity conservation. Maiorano et al. is probably relevant for your idea of modelling habitat suitability for threatened Chilean mammals, as it reports an example of how to develop habitat models at a large scale (&gt;1k European terrestrial vertebrates) for use in regional biodiversity monitoring.", "author" : [ { "dropping-particle" : "", "family" : "Maiorano", "given" : "Luigi", "non-dropping-particle" : "", "parse-names" : false, "suffix" : "" }, { "dropping-particle" : "", "family" : "Amori", "given" : "Giovanni", "non-dropping-particle" : "", "parse-names" : false, "suffix" : "" }, { "dropping-particle" : "", "family" : "Capula", "given" : "Massimo", "non-dropping-particle" : "", "parse-names" : false, "suffix" : "" }, { "dropping-particle" : "", "family" : "Falcucci", "given" : "Alessandra", "non-dropping-particle" : "", "parse-names" : false, "suffix" : "" }, { "dropping-particle" : "", "family" : "Masi", "given" : "Monica", "non-dropping-particle" : "", "parse-names" : false, "suffix" : "" }, { "dropping-particle" : "", "family" : "Montemaggiori", "given" : "Alessandro", "non-dropping-particle" : "", "parse-names" : false, "suffix" : "" }, { "dropping-particle" : "", "family" : "Pottier", "given" : "Julien", "non-dropping-particle" : "", "parse-names" : false, "suffix" : "" }, { "dropping-particle" : "", "family" : "Psomas", "given" : "Achilleas", "non-dropping-particle" : "", "parse-names" : false, "suffix" : "" }, { "dropping-particle" : "", "family" : "Rondinini", "given" : "Carlo", "non-dropping-particle" : "", "parse-names" : false, "suffix" : "" }, { "dropping-particle" : "", "family" : "Russo", "given" : "Danilo", "non-dropping-particle" : "", "parse-names" : false, "suffix" : "" }, { "dropping-particle" : "", "family" : "Zimmermann", "given" : "Niklaus E", "non-dropping-particle" : "", "parse-names" : false, "suffix" : "" }, { "dropping-particle" : "", "family" : "Boitani", "given" : "Luigi", "non-dropping-particle" : "", "parse-names" : false, "suffix" : "" }, { "dropping-particle" : "", "family" : "Guisan", "given" : "Antoine", "non-dropping-particle" : "", "parse-names" : false, "suffix" : "" } ], "container-title" : "PLoS ONE", "id" : "ITEM-1", "issue" : "9", "issued" : { "date-parts" : [ [ "2013" ] ] }, "page" : "1-14", "title" : "Threats from Climate Change to Terrestrial Vertebrate Hotspots in Europe", "type" : "article-journal", "volume" : "8" }, "uris" : [ "http://www.mendeley.com/documents/?uuid=5fce7595-efb7-4a0f-9047-bb82181a5060" ] }, { "id" : "ITEM-2", "itemData" : { "DOI" : "10.1098/rstb.2014.0005", "ISBN" : "0962-8436", "ISSN" : "1471-2970", "PMID" : "25561666", "abstract" : "Protected areas (PAs) are pivotal tools for biodiversity conservation on the Earth. Europe has had an extensive protection system since Natura 2000 areas were created in parallel with traditional parks and reserves. However, the extent to which this system covers not only taxonomic diversity but also other biodiversity facets, such as evolutionary history and functional diversity, has never been evaluated. Using high-resolution distribution data of all European tetrapods together with dated molecular phylogenies and detailed trait information, we first tested whether the existing European protection system effectively covers all species and in particular, those with the highest evolutionary or functional distinctiveness. We then tested the ability of PAs to protect the entire tetrapod phylogenetic and functional trees of life by mapping species' target achievements along the internal branches of these two trees. We found that the current system is adequately representative in terms of the evolutionary history of amphibians while it fails for the rest. However, the most functionally distinct species were better represented than they would be under random conservation efforts. These results imply better protection of the tetrapod functional tree of life, which could help to ensure long-term functioning of the ecosystem, potentially at the expense of conserving evolutionary history.", "author" : [ { "dropping-particle" : "", "family" : "Thuiller", "given" : "Wilfried", "non-dropping-particle" : "", "parse-names" : false, "suffix" : "" }, { "dropping-particle" : "", "family" : "Maiorano", "given" : "Luigi", "non-dropping-particle" : "", "parse-names" : false, "suffix" : "" }, { "dropping-particle" : "", "family" : "Mazel", "given" : "Florent", "non-dropping-particle" : "", "parse-names" : false, "suffix" : "" }, { "dropping-particle" : "", "family" : "Guilhaumon", "given" : "Fran\u00e7ois", "non-dropping-particle" : "", "parse-names" : false, "suffix" : "" }, { "dropping-particle" : "", "family" : "Ficetola", "given" : "Gentile Francesco", "non-dropping-particle" : "", "parse-names" : false, "suffix" : "" }, { "dropping-particle" : "", "family" : "Lavergne", "given" : "S\u00e9bastien", "non-dropping-particle" : "", "parse-names" : false, "suffix" : "" }, { "dropping-particle" : "", "family" : "Renaud", "given" : "Julien", "non-dropping-particle" : "", "parse-names" : false, "suffix" : "" }, { "dropping-particle" : "", "family" : "Roquet", "given" : "Cristina", "non-dropping-particle" : "", "parse-names" : false, "suffix" : "" }, { "dropping-particle" : "", "family" : "Mouillot", "given" : "David", "non-dropping-particle" : "", "parse-names" : false, "suffix" : "" } ], "container-title" : "Philosophical transactions of the Royal Society of London. Series B, Biological sciences", "id" : "ITEM-2", "issue" : "1662", "issued" : { "date-parts" : [ [ "2015" ] ] }, "page" : "20140005", "title" : "Conserving the functional and phylogenetic trees of life of European tetrapods.", "type" : "article-journal", "volume" : "370" }, "uris" : [ "http://www.mendeley.com/documents/?uuid=47fab8b6-75ad-420a-b943-df03e7f52d29" ] } ], "mendeley" : { "formattedCitation" : "(Maiorano et al. 2013; Thuiller et al. 2015)", "plainTextFormattedCitation" : "(Maiorano et al. 2013; Thuiller et al. 2015)", "previouslyFormattedCitation" : "(Maiorano et al. 2013; Thuiller et al. 2015)" }, "properties" : { "noteIndex" : 0 }, "schema" : "https://github.com/citation-style-language/schema/raw/master/csl-citation.json" }</w:instrText>
      </w:r>
      <w:r w:rsidR="00E5057C" w:rsidRPr="002915B7">
        <w:rPr>
          <w:rFonts w:eastAsia="Times New Roman" w:cs="Calibri"/>
          <w:color w:val="000000"/>
          <w:lang w:eastAsia="fi-FI"/>
        </w:rPr>
        <w:fldChar w:fldCharType="separate"/>
      </w:r>
      <w:r w:rsidR="00E5057C" w:rsidRPr="002915B7">
        <w:rPr>
          <w:rFonts w:eastAsia="Times New Roman" w:cs="Calibri"/>
          <w:noProof/>
          <w:color w:val="000000"/>
          <w:lang w:eastAsia="fi-FI"/>
        </w:rPr>
        <w:t>(Maiorano et al. 2013; Thuiller et al. 2015)</w:t>
      </w:r>
      <w:r w:rsidR="00E5057C" w:rsidRPr="002915B7">
        <w:rPr>
          <w:rFonts w:eastAsia="Times New Roman" w:cs="Calibri"/>
          <w:color w:val="000000"/>
          <w:lang w:eastAsia="fi-FI"/>
        </w:rPr>
        <w:fldChar w:fldCharType="end"/>
      </w:r>
      <w:r w:rsidR="001A6958" w:rsidRPr="002915B7">
        <w:rPr>
          <w:rFonts w:eastAsia="Times New Roman" w:cs="Calibri"/>
          <w:color w:val="000000"/>
          <w:lang w:eastAsia="fi-FI"/>
        </w:rPr>
        <w:fldChar w:fldCharType="begin"/>
      </w:r>
      <w:r w:rsidR="001A6958" w:rsidRPr="002915B7">
        <w:rPr>
          <w:rFonts w:eastAsia="Times New Roman" w:cs="Calibri"/>
          <w:color w:val="000000"/>
          <w:lang w:eastAsia="fi-FI"/>
        </w:rPr>
        <w:fldChar w:fldCharType="separate"/>
      </w:r>
      <w:r w:rsidR="001A6958" w:rsidRPr="002915B7">
        <w:rPr>
          <w:rFonts w:eastAsia="Times New Roman" w:cs="Calibri"/>
          <w:noProof/>
          <w:color w:val="000000"/>
          <w:lang w:eastAsia="fi-FI"/>
        </w:rPr>
        <w:t>(Maiorano et al., 2013; Thuiller et al., 2015)</w:t>
      </w:r>
      <w:r w:rsidR="001A6958" w:rsidRPr="002915B7">
        <w:rPr>
          <w:rFonts w:eastAsia="Times New Roman" w:cs="Calibri"/>
          <w:color w:val="000000"/>
          <w:lang w:eastAsia="fi-FI"/>
        </w:rPr>
        <w:fldChar w:fldCharType="end"/>
      </w:r>
      <w:r w:rsidRPr="002915B7">
        <w:rPr>
          <w:rFonts w:eastAsia="Times New Roman" w:cs="Calibri"/>
          <w:color w:val="000000"/>
          <w:lang w:eastAsia="fi-FI"/>
        </w:rPr>
        <w:t xml:space="preserve">. We extracted a subset (BD from now on) of the original data for species that, according the EOO models, occur in EU25 countries, which constituted of 759 species (64 mammal, 404 bird, 83 amphibian, and 112 reptile species). The original data has a spatial resolution of 300 meters, which we aggregated to 1 km while matching the geographical extent of the </w:t>
      </w:r>
      <w:r w:rsidRPr="002915B7">
        <w:rPr>
          <w:rFonts w:eastAsia="Times New Roman" w:cs="Calibri"/>
          <w:color w:val="000000"/>
          <w:lang w:eastAsia="fi-FI"/>
        </w:rPr>
        <w:lastRenderedPageBreak/>
        <w:t xml:space="preserve">ES datasets. In the aggregated datasets, the value </w:t>
      </w:r>
      <w:r w:rsidRPr="002915B7">
        <w:rPr>
          <w:rFonts w:eastAsia="Times New Roman" w:cs="Calibri"/>
          <w:i/>
          <w:iCs/>
          <w:color w:val="000000"/>
          <w:lang w:eastAsia="fi-FI"/>
        </w:rPr>
        <w:t>r</w:t>
      </w:r>
      <w:r w:rsidRPr="002915B7">
        <w:rPr>
          <w:rFonts w:eastAsia="Times New Roman" w:cs="Calibri"/>
          <w:i/>
          <w:iCs/>
          <w:color w:val="000000"/>
          <w:vertAlign w:val="subscript"/>
          <w:lang w:eastAsia="fi-FI"/>
        </w:rPr>
        <w:t>ij</w:t>
      </w:r>
      <w:r w:rsidRPr="002915B7">
        <w:rPr>
          <w:rFonts w:eastAsia="Times New Roman" w:cs="Calibri"/>
          <w:color w:val="000000"/>
          <w:lang w:eastAsia="fi-FI"/>
        </w:rPr>
        <w:t xml:space="preserve"> of each cell </w:t>
      </w:r>
      <w:r w:rsidRPr="002915B7">
        <w:rPr>
          <w:rFonts w:eastAsia="Times New Roman" w:cs="Calibri"/>
          <w:i/>
          <w:iCs/>
          <w:color w:val="000000"/>
          <w:lang w:eastAsia="fi-FI"/>
        </w:rPr>
        <w:t>i</w:t>
      </w:r>
      <w:r w:rsidRPr="002915B7">
        <w:rPr>
          <w:rFonts w:eastAsia="Times New Roman" w:cs="Calibri"/>
          <w:color w:val="000000"/>
          <w:lang w:eastAsia="fi-FI"/>
        </w:rPr>
        <w:t xml:space="preserve"> describes the fraction of the cell that is considered, by expert evaluation, to be either primarily or marginally suitable habitat for species </w:t>
      </w:r>
      <w:r w:rsidRPr="002915B7">
        <w:rPr>
          <w:rFonts w:eastAsia="Times New Roman" w:cs="Calibri"/>
          <w:i/>
          <w:iCs/>
          <w:color w:val="000000"/>
          <w:lang w:eastAsia="fi-FI"/>
        </w:rPr>
        <w:t>j</w:t>
      </w:r>
      <w:r w:rsidR="00E5057C" w:rsidRPr="002915B7">
        <w:rPr>
          <w:rFonts w:eastAsia="Times New Roman" w:cs="Calibri"/>
          <w:color w:val="000000"/>
          <w:lang w:eastAsia="fi-FI"/>
        </w:rPr>
        <w:t>.</w:t>
      </w:r>
    </w:p>
    <w:p w14:paraId="2AB16987" w14:textId="2C83C56F" w:rsidR="0023389C" w:rsidRPr="002915B7" w:rsidRDefault="0023389C" w:rsidP="003F6AB2">
      <w:pPr>
        <w:spacing w:line="480" w:lineRule="auto"/>
      </w:pPr>
    </w:p>
    <w:p w14:paraId="732A2294" w14:textId="77777777" w:rsidR="0023389C" w:rsidRPr="002915B7" w:rsidRDefault="0023389C" w:rsidP="003F6AB2">
      <w:pPr>
        <w:pStyle w:val="NormalWeb"/>
        <w:spacing w:before="0" w:after="0" w:line="480" w:lineRule="auto"/>
        <w:textAlignment w:val="baseline"/>
        <w:rPr>
          <w:rFonts w:ascii="Calibri" w:hAnsi="Calibri"/>
          <w:color w:val="000000"/>
          <w:sz w:val="22"/>
          <w:szCs w:val="22"/>
        </w:rPr>
      </w:pPr>
    </w:p>
    <w:p w14:paraId="327D6CFF" w14:textId="77777777" w:rsidR="00C62B39" w:rsidRPr="002915B7" w:rsidRDefault="00FD069D" w:rsidP="003F6AB2">
      <w:pPr>
        <w:pStyle w:val="Heading2"/>
      </w:pPr>
      <w:r>
        <w:t xml:space="preserve">2.3 </w:t>
      </w:r>
      <w:commentRangeStart w:id="11"/>
      <w:r w:rsidR="00C62B39" w:rsidRPr="002915B7">
        <w:t>Prioritization methods</w:t>
      </w:r>
      <w:commentRangeEnd w:id="11"/>
      <w:r w:rsidR="00C62B39" w:rsidRPr="002915B7">
        <w:commentReference w:id="11"/>
      </w:r>
    </w:p>
    <w:p w14:paraId="10CB3567" w14:textId="77777777" w:rsidR="00C62B39" w:rsidRPr="002915B7" w:rsidRDefault="00C62B39" w:rsidP="003F6AB2">
      <w:pPr>
        <w:spacing w:line="480" w:lineRule="auto"/>
      </w:pPr>
    </w:p>
    <w:p w14:paraId="5ECC5DD3" w14:textId="77777777" w:rsidR="00C62B39" w:rsidRPr="002915B7" w:rsidRDefault="00FD069D" w:rsidP="003F6AB2">
      <w:pPr>
        <w:pStyle w:val="Heading3"/>
        <w:spacing w:line="480" w:lineRule="auto"/>
      </w:pPr>
      <w:r>
        <w:rPr>
          <w:color w:val="000000"/>
        </w:rPr>
        <w:t xml:space="preserve">2.3.1 </w:t>
      </w:r>
      <w:r w:rsidR="00C62B39" w:rsidRPr="002915B7">
        <w:rPr>
          <w:color w:val="000000"/>
        </w:rPr>
        <w:t>Rarity-weighted richness</w:t>
      </w:r>
      <w:r w:rsidR="00C62B39" w:rsidRPr="002915B7">
        <w:t xml:space="preserve"> (RWR)</w:t>
      </w:r>
    </w:p>
    <w:p w14:paraId="61384456" w14:textId="77777777" w:rsidR="00C62B39" w:rsidRPr="002915B7" w:rsidRDefault="00C62B39" w:rsidP="003F6AB2">
      <w:pPr>
        <w:spacing w:line="480" w:lineRule="auto"/>
        <w:rPr>
          <w:color w:val="000000"/>
        </w:rPr>
      </w:pPr>
    </w:p>
    <w:p w14:paraId="46A28B88" w14:textId="77A39C0F" w:rsidR="00C62B39" w:rsidRPr="002915B7" w:rsidRDefault="00C62B39" w:rsidP="003F6AB2">
      <w:pPr>
        <w:spacing w:line="480" w:lineRule="auto"/>
        <w:rPr>
          <w:color w:val="000000"/>
        </w:rPr>
      </w:pPr>
      <w:r w:rsidRPr="002915B7">
        <w:rPr>
          <w:color w:val="000000"/>
        </w:rPr>
        <w:t xml:space="preserve">In implementing the RWR algorithm, we followed the description originally given by Williams et al. </w:t>
      </w:r>
      <w:r w:rsidR="002916C3" w:rsidRPr="002915B7">
        <w:rPr>
          <w:color w:val="000000"/>
        </w:rPr>
        <w:fldChar w:fldCharType="begin" w:fldLock="1"/>
      </w:r>
      <w:r w:rsidR="002916C3" w:rsidRPr="002915B7">
        <w:rPr>
          <w:color w:val="000000"/>
        </w:rPr>
        <w:instrText>ADDIN CSL_CITATION { "citationItems" : [ { "id" : "ITEM-1", "itemData" : { "author" : [ { "dropping-particle" : "", "family" : "Williams", "given" : "Paul", "non-dropping-particle" : "", "parse-names" : false, "suffix" : "" }, { "dropping-particle" : "", "family" : "Gibbons", "given" : "David", "non-dropping-particle" : "", "parse-names" : false, "suffix" : "" }, { "dropping-particle" : "", "family" : "Margules", "given" : "Chris", "non-dropping-particle" : "", "parse-names" : false, "suffix" : "" }, { "dropping-particle" : "", "family" : "Rebelo", "given" : "Anthony", "non-dropping-particle" : "", "parse-names" : false, "suffix" : "" }, { "dropping-particle" : "", "family" : "Humphries", "given" : "Chris", "non-dropping-particle" : "", "parse-names" : false, "suffix" : "" }, { "dropping-particle" : "", "family" : "Pressey", "given" : "Robert", "non-dropping-particle" : "", "parse-names" : false, "suffix" : "" } ], "container-title" : "Conservation Biology", "id" : "ITEM-1", "issue" : "1", "issued" : { "date-parts" : [ [ "1996" ] ] }, "page" : "155-174", "title" : "A Comparison of Richness Hotspots , Rarity Hotspots , and Complementary Areas for Conserving Diversity of British Birds", "type" : "article-journal", "volume" : "10" }, "suppress-author" : 1, "uris" : [ "http://www.mendeley.com/documents/?uuid=e3956283-c25e-4060-a144-1b0c8066d4b4" ] } ], "mendeley" : { "formattedCitation" : "(1996)", "plainTextFormattedCitation" : "(1996)", "previouslyFormattedCitation" : "(1996)" }, "properties" : { "noteIndex" : 0 }, "schema" : "https://github.com/citation-style-language/schema/raw/master/csl-citation.json" }</w:instrText>
      </w:r>
      <w:r w:rsidR="002916C3" w:rsidRPr="002915B7">
        <w:rPr>
          <w:color w:val="000000"/>
        </w:rPr>
        <w:fldChar w:fldCharType="separate"/>
      </w:r>
      <w:r w:rsidR="002916C3" w:rsidRPr="002915B7">
        <w:rPr>
          <w:noProof/>
          <w:color w:val="000000"/>
        </w:rPr>
        <w:t>(1996)</w:t>
      </w:r>
      <w:r w:rsidR="002916C3" w:rsidRPr="002915B7">
        <w:rPr>
          <w:color w:val="000000"/>
        </w:rPr>
        <w:fldChar w:fldCharType="end"/>
      </w:r>
      <w:r w:rsidR="001A6958" w:rsidRPr="002915B7">
        <w:rPr>
          <w:color w:val="000000"/>
        </w:rPr>
        <w:fldChar w:fldCharType="begin"/>
      </w:r>
      <w:r w:rsidR="001A6958" w:rsidRPr="002915B7">
        <w:rPr>
          <w:color w:val="000000"/>
        </w:rPr>
        <w:fldChar w:fldCharType="separate"/>
      </w:r>
      <w:r w:rsidR="001A6958" w:rsidRPr="002915B7">
        <w:rPr>
          <w:noProof/>
          <w:color w:val="000000"/>
        </w:rPr>
        <w:t>(1996)</w:t>
      </w:r>
      <w:r w:rsidR="001A6958" w:rsidRPr="002915B7">
        <w:rPr>
          <w:color w:val="000000"/>
        </w:rPr>
        <w:fldChar w:fldCharType="end"/>
      </w:r>
      <w:r w:rsidRPr="002915B7">
        <w:rPr>
          <w:color w:val="000000"/>
        </w:rPr>
        <w:t xml:space="preserve"> and later revisited by Albuquerque and Beier </w:t>
      </w:r>
      <w:r w:rsidR="002916C3" w:rsidRPr="002915B7">
        <w:rPr>
          <w:color w:val="000000"/>
        </w:rPr>
        <w:fldChar w:fldCharType="begin" w:fldLock="1"/>
      </w:r>
      <w:r w:rsidR="00D43E81" w:rsidRPr="002915B7">
        <w:rPr>
          <w:color w:val="000000"/>
        </w:rPr>
        <w:instrText>ADDIN CSL_CITATION { "citationItems" : [ { "id" : "ITEM-1", "itemData" : { "DOI" : "10.1371/journal.pone.0119905", "ISSN" : "1932-6203", "abstract" : "Here we report that prioritizing sites in order of rarity-weighted richness (RWR) is a simple, reliable way to identify sites that represent all species in the fewest number of sites (minimum set problem) or to identify sites that represent the largest number of species within a given number of sites (maximum coverage problem).We compared the number of species represented in sites prioritized by RWR to numbers of species represented in sites prioritized by the Zonation software package for 11 datasets in which the size of individual planning units (sites) ranged from&lt;1 ha to 2,500 km2.On average, RWR solutions were more efficient than Zonation solutions. Integer programming remains the only guaranteed way find an optimal solution, and heuristic algorithms remain superior for conservation prioritizations that consider compactness and multiple near-optimal solutions in addition to species representation. But becauseRWRcan be implemented easily and quickly in R or a spreadsheet, it is an attractive alternative to integer programming or heuristic algorithms in some conservation prioritization contexts.", "author" : [ { "dropping-particle" : "", "family" : "Albuquerque", "given" : "F\u00e1bio S", "non-dropping-particle" : "", "parse-names" : false, "suffix" : "" }, { "dropping-particle" : "", "family" : "Beier", "given" : "Paul", "non-dropping-particle" : "", "parse-names" : false, "suffix" : "" } ], "container-title" : "Plos One", "id" : "ITEM-1", "issue" : "3", "issued" : { "date-parts" : [ [ "2015" ] ] }, "page" : "e0119905", "title" : "Rarity-Weighted Richness: A Simple and Reliable Alternative to Integer Programming and Heuristic Algorithms for Minimum Set and Maximum Coverage Problems in Conservation Planning", "type" : "article-journal", "volume" : "10" }, "suppress-author" : 1, "uris" : [ "http://www.mendeley.com/documents/?uuid=d58799dc-d1fe-4238-8b7f-2fadcf51b721" ] } ], "mendeley" : { "formattedCitation" : "(2015)", "plainTextFormattedCitation" : "(2015)", "previouslyFormattedCitation" : "(2015)" }, "properties" : { "noteIndex" : 0 }, "schema" : "https://github.com/citation-style-language/schema/raw/master/csl-citation.json" }</w:instrText>
      </w:r>
      <w:r w:rsidR="002916C3" w:rsidRPr="002915B7">
        <w:rPr>
          <w:color w:val="000000"/>
        </w:rPr>
        <w:fldChar w:fldCharType="separate"/>
      </w:r>
      <w:r w:rsidR="002916C3" w:rsidRPr="002915B7">
        <w:rPr>
          <w:noProof/>
          <w:color w:val="000000"/>
        </w:rPr>
        <w:t>(2015)</w:t>
      </w:r>
      <w:r w:rsidR="002916C3" w:rsidRPr="002915B7">
        <w:rPr>
          <w:color w:val="000000"/>
        </w:rPr>
        <w:fldChar w:fldCharType="end"/>
      </w:r>
      <w:r w:rsidR="001A6958" w:rsidRPr="002915B7">
        <w:rPr>
          <w:color w:val="000000"/>
        </w:rPr>
        <w:fldChar w:fldCharType="begin"/>
      </w:r>
      <w:r w:rsidR="001A6958" w:rsidRPr="002915B7">
        <w:rPr>
          <w:color w:val="000000"/>
        </w:rPr>
        <w:fldChar w:fldCharType="separate"/>
      </w:r>
      <w:r w:rsidR="001A6958" w:rsidRPr="002915B7">
        <w:rPr>
          <w:noProof/>
          <w:color w:val="000000"/>
        </w:rPr>
        <w:t>(2015)</w:t>
      </w:r>
      <w:r w:rsidR="001A6958" w:rsidRPr="002915B7">
        <w:rPr>
          <w:color w:val="000000"/>
        </w:rPr>
        <w:fldChar w:fldCharType="end"/>
      </w:r>
      <w:r w:rsidRPr="002915B7">
        <w:rPr>
          <w:color w:val="000000"/>
        </w:rPr>
        <w:t xml:space="preserve"> with small modifications. More specif</w:t>
      </w:r>
      <w:r w:rsidR="00D43E81" w:rsidRPr="002915B7">
        <w:rPr>
          <w:color w:val="000000"/>
        </w:rPr>
        <w:t>ically, where</w:t>
      </w:r>
      <w:r w:rsidRPr="002915B7">
        <w:rPr>
          <w:color w:val="000000"/>
        </w:rPr>
        <w:t xml:space="preserve">as Albuquerque and Beier (2015) used species presence/absence data, we do not restrict the values of features in the prioritization (ES and BD) to binary values only. Instead, the </w:t>
      </w:r>
      <w:r w:rsidR="00873665">
        <w:rPr>
          <w:color w:val="000000"/>
        </w:rPr>
        <w:t xml:space="preserve">occurrence level </w:t>
      </w:r>
      <w:r w:rsidRPr="002915B7">
        <w:rPr>
          <w:color w:val="000000"/>
        </w:rPr>
        <w:t xml:space="preserve">values </w:t>
      </w:r>
      <w:r w:rsidR="00873665" w:rsidRPr="002915B7">
        <w:rPr>
          <w:color w:val="000000"/>
        </w:rPr>
        <w:t>a</w:t>
      </w:r>
      <w:r w:rsidR="00873665">
        <w:rPr>
          <w:color w:val="000000"/>
        </w:rPr>
        <w:t>s</w:t>
      </w:r>
      <w:r w:rsidR="00873665" w:rsidRPr="002915B7">
        <w:rPr>
          <w:color w:val="000000"/>
        </w:rPr>
        <w:t xml:space="preserve"> </w:t>
      </w:r>
      <w:r w:rsidRPr="002915B7">
        <w:rPr>
          <w:color w:val="000000"/>
        </w:rPr>
        <w:t xml:space="preserve">present in the datasets are retained. Thus, we define RWR score </w:t>
      </w:r>
      <w:r w:rsidRPr="002915B7">
        <w:rPr>
          <w:i/>
          <w:iCs/>
          <w:color w:val="000000"/>
        </w:rPr>
        <w:t xml:space="preserve">s </w:t>
      </w:r>
      <w:r w:rsidRPr="002915B7">
        <w:rPr>
          <w:color w:val="000000"/>
        </w:rPr>
        <w:t>for cell</w:t>
      </w:r>
      <w:r w:rsidRPr="002915B7">
        <w:rPr>
          <w:i/>
          <w:iCs/>
          <w:color w:val="000000"/>
        </w:rPr>
        <w:t xml:space="preserve"> i </w:t>
      </w:r>
      <w:r w:rsidRPr="002915B7">
        <w:rPr>
          <w:color w:val="000000"/>
        </w:rPr>
        <w:t>as:</w:t>
      </w:r>
    </w:p>
    <w:p w14:paraId="64CFB6A6" w14:textId="77777777" w:rsidR="00DB21C5" w:rsidRPr="002915B7" w:rsidRDefault="00DB21C5" w:rsidP="003F6AB2">
      <w:pPr>
        <w:spacing w:line="480" w:lineRule="auto"/>
      </w:pPr>
    </w:p>
    <w:p w14:paraId="0F9EDAC5" w14:textId="77777777" w:rsidR="00C62B39" w:rsidRPr="002915B7" w:rsidRDefault="00677197" w:rsidP="003F6AB2">
      <w:pPr>
        <w:spacing w:line="480" w:lineRule="auto"/>
      </w:p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 </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ij</m:t>
                        </m:r>
                      </m:sub>
                    </m:sSub>
                    <m:sSub>
                      <m:sSubPr>
                        <m:ctrlPr>
                          <w:rPr>
                            <w:rFonts w:ascii="Cambria Math" w:hAnsi="Cambria Math"/>
                            <w:i/>
                          </w:rPr>
                        </m:ctrlPr>
                      </m:sSubPr>
                      <m:e>
                        <m:r>
                          <w:rPr>
                            <w:rFonts w:ascii="Cambria Math" w:hAnsi="Cambria Math"/>
                          </w:rPr>
                          <m:t>w</m:t>
                        </m:r>
                      </m:e>
                      <m:sub>
                        <m:r>
                          <w:rPr>
                            <w:rFonts w:ascii="Cambria Math" w:hAnsi="Cambria Math"/>
                          </w:rPr>
                          <m:t>j</m:t>
                        </m:r>
                      </m:sub>
                    </m:sSub>
                  </m:num>
                  <m:den>
                    <m:sSub>
                      <m:sSubPr>
                        <m:ctrlPr>
                          <w:rPr>
                            <w:rFonts w:ascii="Cambria Math" w:hAnsi="Cambria Math"/>
                            <w:i/>
                          </w:rPr>
                        </m:ctrlPr>
                      </m:sSubPr>
                      <m:e>
                        <m:r>
                          <w:rPr>
                            <w:rFonts w:ascii="Cambria Math" w:hAnsi="Cambria Math"/>
                          </w:rPr>
                          <m:t>c</m:t>
                        </m:r>
                      </m:e>
                      <m:sub>
                        <m:r>
                          <w:rPr>
                            <w:rFonts w:ascii="Cambria Math" w:hAnsi="Cambria Math"/>
                          </w:rPr>
                          <m:t>j</m:t>
                        </m:r>
                      </m:sub>
                    </m:sSub>
                  </m:den>
                </m:f>
              </m:e>
            </m:d>
          </m:e>
        </m:nary>
      </m:oMath>
      <w:r w:rsidR="00C32A0C" w:rsidRPr="002915B7">
        <w:t xml:space="preserve"> </w:t>
      </w:r>
      <w:r w:rsidR="00C32A0C" w:rsidRPr="002915B7">
        <w:tab/>
      </w:r>
      <w:r w:rsidR="00C32A0C" w:rsidRPr="002915B7">
        <w:tab/>
      </w:r>
      <w:r w:rsidR="00C32A0C" w:rsidRPr="002915B7">
        <w:tab/>
      </w:r>
      <w:r w:rsidR="00C32A0C" w:rsidRPr="002915B7">
        <w:tab/>
      </w:r>
      <w:r w:rsidR="00C32A0C" w:rsidRPr="002915B7">
        <w:tab/>
      </w:r>
      <w:r w:rsidR="00C32A0C" w:rsidRPr="002915B7">
        <w:tab/>
      </w:r>
      <w:r w:rsidR="00C32A0C" w:rsidRPr="002915B7">
        <w:tab/>
      </w:r>
      <w:r w:rsidR="00C32A0C" w:rsidRPr="002915B7">
        <w:tab/>
      </w:r>
      <w:r w:rsidR="00C32A0C" w:rsidRPr="002915B7">
        <w:tab/>
      </w:r>
      <w:r w:rsidR="00C32A0C" w:rsidRPr="002915B7">
        <w:tab/>
        <w:t xml:space="preserve"> </w:t>
      </w:r>
      <w:r w:rsidR="00C32A0C" w:rsidRPr="002915B7">
        <w:tab/>
        <w:t xml:space="preserve">       (1)</w:t>
      </w:r>
    </w:p>
    <w:p w14:paraId="5C3B7096" w14:textId="77777777" w:rsidR="00DB21C5" w:rsidRPr="002915B7" w:rsidRDefault="00DB21C5" w:rsidP="003F6AB2">
      <w:pPr>
        <w:spacing w:line="480" w:lineRule="auto"/>
        <w:rPr>
          <w:color w:val="000000"/>
        </w:rPr>
      </w:pPr>
    </w:p>
    <w:p w14:paraId="6F5B0D18" w14:textId="77777777" w:rsidR="00C62B39" w:rsidRPr="002915B7" w:rsidRDefault="00C62B39" w:rsidP="003F6AB2">
      <w:pPr>
        <w:spacing w:line="480" w:lineRule="auto"/>
      </w:pPr>
      <w:r w:rsidRPr="002915B7">
        <w:rPr>
          <w:color w:val="000000"/>
        </w:rPr>
        <w:t xml:space="preserve">where </w:t>
      </w:r>
      <w:r w:rsidRPr="002915B7">
        <w:rPr>
          <w:i/>
          <w:iCs/>
          <w:color w:val="000000"/>
        </w:rPr>
        <w:t>c</w:t>
      </w:r>
      <w:r w:rsidRPr="002915B7">
        <w:rPr>
          <w:i/>
          <w:iCs/>
          <w:color w:val="000000"/>
          <w:vertAlign w:val="subscript"/>
        </w:rPr>
        <w:t>ij</w:t>
      </w:r>
      <w:r w:rsidRPr="002915B7">
        <w:rPr>
          <w:color w:val="000000"/>
        </w:rPr>
        <w:t xml:space="preserve"> is the value of feature </w:t>
      </w:r>
      <w:r w:rsidRPr="002915B7">
        <w:rPr>
          <w:i/>
          <w:iCs/>
          <w:color w:val="000000"/>
        </w:rPr>
        <w:t>j</w:t>
      </w:r>
      <w:r w:rsidRPr="002915B7">
        <w:rPr>
          <w:color w:val="000000"/>
        </w:rPr>
        <w:t xml:space="preserve"> in cell </w:t>
      </w:r>
      <w:r w:rsidRPr="002915B7">
        <w:rPr>
          <w:i/>
          <w:iCs/>
          <w:color w:val="000000"/>
        </w:rPr>
        <w:t>i, w</w:t>
      </w:r>
      <w:r w:rsidRPr="002915B7">
        <w:rPr>
          <w:i/>
          <w:iCs/>
          <w:color w:val="000000"/>
          <w:vertAlign w:val="subscript"/>
        </w:rPr>
        <w:t>j</w:t>
      </w:r>
      <w:r w:rsidRPr="002915B7">
        <w:rPr>
          <w:i/>
          <w:iCs/>
          <w:color w:val="000000"/>
        </w:rPr>
        <w:t xml:space="preserve"> </w:t>
      </w:r>
      <w:r w:rsidRPr="002915B7">
        <w:rPr>
          <w:color w:val="000000"/>
        </w:rPr>
        <w:t xml:space="preserve">is the weight for feature </w:t>
      </w:r>
      <w:r w:rsidRPr="002915B7">
        <w:rPr>
          <w:i/>
          <w:iCs/>
          <w:color w:val="000000"/>
        </w:rPr>
        <w:t>j</w:t>
      </w:r>
      <w:r w:rsidRPr="002915B7">
        <w:rPr>
          <w:color w:val="000000"/>
        </w:rPr>
        <w:t xml:space="preserve">, </w:t>
      </w:r>
      <w:r w:rsidRPr="002915B7">
        <w:rPr>
          <w:i/>
          <w:iCs/>
          <w:color w:val="000000"/>
        </w:rPr>
        <w:t>c</w:t>
      </w:r>
      <w:r w:rsidRPr="002915B7">
        <w:rPr>
          <w:i/>
          <w:iCs/>
          <w:color w:val="000000"/>
          <w:vertAlign w:val="subscript"/>
        </w:rPr>
        <w:t>j</w:t>
      </w:r>
      <w:r w:rsidRPr="002915B7">
        <w:rPr>
          <w:color w:val="000000"/>
        </w:rPr>
        <w:t xml:space="preserve"> is the sum of all cells for feature </w:t>
      </w:r>
      <w:r w:rsidRPr="002915B7">
        <w:rPr>
          <w:i/>
          <w:iCs/>
          <w:color w:val="000000"/>
        </w:rPr>
        <w:t>j</w:t>
      </w:r>
      <w:r w:rsidRPr="002915B7">
        <w:rPr>
          <w:color w:val="000000"/>
        </w:rPr>
        <w:t xml:space="preserve"> and the values are summed for the </w:t>
      </w:r>
      <w:r w:rsidRPr="002915B7">
        <w:rPr>
          <w:i/>
          <w:iCs/>
          <w:color w:val="000000"/>
        </w:rPr>
        <w:t>N</w:t>
      </w:r>
      <w:r w:rsidRPr="002915B7">
        <w:rPr>
          <w:color w:val="000000"/>
        </w:rPr>
        <w:t xml:space="preserve"> features that occur in cell </w:t>
      </w:r>
      <w:r w:rsidRPr="002915B7">
        <w:rPr>
          <w:i/>
          <w:iCs/>
          <w:color w:val="000000"/>
        </w:rPr>
        <w:t>i</w:t>
      </w:r>
      <w:r w:rsidRPr="002915B7">
        <w:rPr>
          <w:color w:val="000000"/>
        </w:rPr>
        <w:t xml:space="preserve">. Because the feature-specific </w:t>
      </w:r>
      <w:r w:rsidR="00BB1875" w:rsidRPr="002915B7">
        <w:rPr>
          <w:color w:val="000000"/>
        </w:rPr>
        <w:t xml:space="preserve">occurrence level </w:t>
      </w:r>
      <w:r w:rsidRPr="002915B7">
        <w:rPr>
          <w:color w:val="000000"/>
        </w:rPr>
        <w:t xml:space="preserve">normalization results in relative values, the original units do not matter and the datasets are not required to be in the same scale. </w:t>
      </w:r>
      <w:bookmarkStart w:id="12" w:name="_Hlk479004537"/>
      <w:r w:rsidR="00F45379" w:rsidRPr="002915B7">
        <w:rPr>
          <w:color w:val="000000"/>
        </w:rPr>
        <w:t xml:space="preserve">After summing up the RWR score, we ranked it and rescaled it into range [0, 1] to produce the final priority rank map. </w:t>
      </w:r>
      <w:bookmarkEnd w:id="12"/>
      <w:r w:rsidRPr="002915B7">
        <w:rPr>
          <w:color w:val="000000"/>
        </w:rPr>
        <w:t>We calculated the RWR scores for each of the data groups resulting in three computational variants: RWR_ALL, RWR_ES and RWR_BD (</w:t>
      </w:r>
      <w:r w:rsidRPr="002915B7">
        <w:rPr>
          <w:b/>
          <w:bCs/>
          <w:color w:val="000000"/>
        </w:rPr>
        <w:t>Fig. S1</w:t>
      </w:r>
      <w:r w:rsidRPr="002915B7">
        <w:rPr>
          <w:color w:val="000000"/>
        </w:rPr>
        <w:t>).  Because we used many more biodiv</w:t>
      </w:r>
      <w:r w:rsidR="000E4526" w:rsidRPr="002915B7">
        <w:rPr>
          <w:color w:val="000000"/>
        </w:rPr>
        <w:t>ersity than ecosystem services features (763 and 9</w:t>
      </w:r>
      <w:r w:rsidRPr="002915B7">
        <w:rPr>
          <w:color w:val="000000"/>
        </w:rPr>
        <w:t xml:space="preserve">, respectively), we also defined a weighting scheme when calculating the RWR scores for the variant RWR_ALL. The weight </w:t>
      </w:r>
      <w:r w:rsidRPr="002915B7">
        <w:rPr>
          <w:i/>
          <w:iCs/>
          <w:color w:val="000000"/>
        </w:rPr>
        <w:t>w</w:t>
      </w:r>
      <w:r w:rsidRPr="002915B7">
        <w:rPr>
          <w:i/>
          <w:iCs/>
          <w:color w:val="000000"/>
          <w:vertAlign w:val="subscript"/>
        </w:rPr>
        <w:t>j</w:t>
      </w:r>
      <w:r w:rsidRPr="002915B7">
        <w:rPr>
          <w:i/>
          <w:iCs/>
          <w:color w:val="000000"/>
        </w:rPr>
        <w:t xml:space="preserve"> </w:t>
      </w:r>
      <w:r w:rsidRPr="002915B7">
        <w:rPr>
          <w:color w:val="000000"/>
        </w:rPr>
        <w:t xml:space="preserve">for a single feature </w:t>
      </w:r>
      <w:r w:rsidRPr="002915B7">
        <w:rPr>
          <w:i/>
          <w:iCs/>
          <w:color w:val="000000"/>
        </w:rPr>
        <w:t>j</w:t>
      </w:r>
      <w:r w:rsidRPr="002915B7">
        <w:rPr>
          <w:color w:val="000000"/>
        </w:rPr>
        <w:t xml:space="preserve"> in data group </w:t>
      </w:r>
      <w:r w:rsidRPr="002915B7">
        <w:rPr>
          <w:i/>
          <w:iCs/>
          <w:color w:val="000000"/>
        </w:rPr>
        <w:t>g</w:t>
      </w:r>
      <w:r w:rsidRPr="002915B7">
        <w:rPr>
          <w:color w:val="000000"/>
        </w:rPr>
        <w:t xml:space="preserve"> (ES or </w:t>
      </w:r>
      <w:r w:rsidRPr="002915B7">
        <w:rPr>
          <w:color w:val="000000"/>
        </w:rPr>
        <w:lastRenderedPageBreak/>
        <w:t>BD) is 1/</w:t>
      </w:r>
      <w:r w:rsidRPr="002915B7">
        <w:rPr>
          <w:i/>
          <w:iCs/>
          <w:color w:val="000000"/>
        </w:rPr>
        <w:t>n</w:t>
      </w:r>
      <w:r w:rsidRPr="002915B7">
        <w:rPr>
          <w:i/>
          <w:iCs/>
          <w:color w:val="000000"/>
          <w:vertAlign w:val="subscript"/>
        </w:rPr>
        <w:t>g</w:t>
      </w:r>
      <w:r w:rsidRPr="002915B7">
        <w:rPr>
          <w:color w:val="000000"/>
        </w:rPr>
        <w:t xml:space="preserve"> where </w:t>
      </w:r>
      <w:r w:rsidRPr="002915B7">
        <w:rPr>
          <w:i/>
          <w:iCs/>
          <w:color w:val="000000"/>
        </w:rPr>
        <w:t>n</w:t>
      </w:r>
      <w:r w:rsidRPr="002915B7">
        <w:rPr>
          <w:i/>
          <w:iCs/>
          <w:color w:val="000000"/>
          <w:vertAlign w:val="subscript"/>
        </w:rPr>
        <w:t>g</w:t>
      </w:r>
      <w:r w:rsidRPr="002915B7">
        <w:rPr>
          <w:color w:val="000000"/>
        </w:rPr>
        <w:t xml:space="preserve"> is the number of features in that group. This way, the aggregate weights for both data groups are the same</w:t>
      </w:r>
      <w:r w:rsidR="00873665">
        <w:rPr>
          <w:color w:val="000000"/>
        </w:rPr>
        <w:t>, i.e., species occurrence and ES given the same importance in defining priority areas</w:t>
      </w:r>
      <w:r w:rsidRPr="002915B7">
        <w:rPr>
          <w:color w:val="000000"/>
        </w:rPr>
        <w:t>.</w:t>
      </w:r>
      <w:r w:rsidR="003F3DCE" w:rsidRPr="002915B7">
        <w:rPr>
          <w:color w:val="000000"/>
        </w:rPr>
        <w:t xml:space="preserve"> </w:t>
      </w:r>
      <w:r w:rsidRPr="002915B7">
        <w:rPr>
          <w:color w:val="000000"/>
        </w:rPr>
        <w:t xml:space="preserve"> We implemented the RWR algorithm using Python </w:t>
      </w:r>
      <w:r w:rsidR="00D43E81" w:rsidRPr="002915B7">
        <w:rPr>
          <w:color w:val="000000"/>
        </w:rPr>
        <w:fldChar w:fldCharType="begin" w:fldLock="1"/>
      </w:r>
      <w:r w:rsidR="00D43E81" w:rsidRPr="002915B7">
        <w:rPr>
          <w:color w:val="000000"/>
        </w:rPr>
        <w:instrText>ADDIN CSL_CITATION { "citationItems" : [ { "id" : "ITEM-1", "itemData" : { "author" : [ { "dropping-particle" : "", "family" : "Python Development Team", "given" : "", "non-dropping-particle" : "", "parse-names" : false, "suffix" : "" } ], "id" : "ITEM-1", "issued" : { "date-parts" : [ [ "2016" ] ] }, "title" : "Python Language Reference, version 3.5", "type" : "article" }, "prefix" : "version 3.5, ", "uris" : [ "http://www.mendeley.com/documents/?uuid=0314984d-f628-4644-a7f5-be941190829b" ] } ], "mendeley" : { "formattedCitation" : "(version 3.5, Python Development Team 2016)", "plainTextFormattedCitation" : "(version 3.5, Python Development Team 2016)", "previouslyFormattedCitation" : "(version 3.5, Python Development Team 2016)" }, "properties" : { "noteIndex" : 0 }, "schema" : "https://github.com/citation-style-language/schema/raw/master/csl-citation.json" }</w:instrText>
      </w:r>
      <w:r w:rsidR="00D43E81" w:rsidRPr="002915B7">
        <w:rPr>
          <w:color w:val="000000"/>
        </w:rPr>
        <w:fldChar w:fldCharType="separate"/>
      </w:r>
      <w:r w:rsidR="00D43E81" w:rsidRPr="002915B7">
        <w:rPr>
          <w:noProof/>
          <w:color w:val="000000"/>
        </w:rPr>
        <w:t>(version 3.5, Python Development Team 2016)</w:t>
      </w:r>
      <w:r w:rsidR="00D43E81" w:rsidRPr="002915B7">
        <w:rPr>
          <w:color w:val="000000"/>
        </w:rPr>
        <w:fldChar w:fldCharType="end"/>
      </w:r>
      <w:r w:rsidR="001A6958" w:rsidRPr="002915B7">
        <w:rPr>
          <w:color w:val="000000"/>
        </w:rPr>
        <w:fldChar w:fldCharType="begin"/>
      </w:r>
      <w:r w:rsidR="001A6958" w:rsidRPr="002915B7">
        <w:rPr>
          <w:color w:val="000000"/>
        </w:rPr>
        <w:fldChar w:fldCharType="separate"/>
      </w:r>
      <w:r w:rsidR="001A6958" w:rsidRPr="002915B7">
        <w:rPr>
          <w:noProof/>
          <w:color w:val="000000"/>
        </w:rPr>
        <w:t>(version 3.5, Python Development Team, 2016)</w:t>
      </w:r>
      <w:r w:rsidR="001A6958" w:rsidRPr="002915B7">
        <w:rPr>
          <w:color w:val="000000"/>
        </w:rPr>
        <w:fldChar w:fldCharType="end"/>
      </w:r>
      <w:r w:rsidRPr="002915B7">
        <w:rPr>
          <w:color w:val="000000"/>
        </w:rPr>
        <w:t xml:space="preserve"> and NumPy </w:t>
      </w:r>
      <w:r w:rsidR="00D43E81" w:rsidRPr="002915B7">
        <w:rPr>
          <w:color w:val="000000"/>
        </w:rPr>
        <w:fldChar w:fldCharType="begin" w:fldLock="1"/>
      </w:r>
      <w:r w:rsidR="00F925B7" w:rsidRPr="002915B7">
        <w:rPr>
          <w:color w:val="000000"/>
        </w:rPr>
        <w:instrText>ADDIN CSL_CITATION { "citationItems" : [ { "id" : "ITEM-1", "itemData" : { "DOI" : "10.1109/MCSE.2011.37", "ISBN" : "1521-9615 VO - 13", "ISSN" : "15219615", "PMID" : "1000224770", "abstract" : "In the Python world, NumPy arrays are the standard representation for numerical data and enable efficient implementation of numerical computations in a high-level language. As this effort shows, NumPy performance can be improved through three techniques: vectorizing calculations, avoiding copying data in memory, and minimizing operation counts.", "author" : [ { "dropping-particle" : "", "family" : "Walt", "given" : "St\u00e9fan", "non-dropping-particle" : "van der", "parse-names" : false, "suffix" : "" }, { "dropping-particle" : "", "family" : "Colber", "given" : "S Chris", "non-dropping-particle" : "", "parse-names" : false, "suffix" : "" }, { "dropping-particle" : "", "family" : "Varoquaux", "given" : "Gael Ga\u00ebl", "non-dropping-particle" : "", "parse-names" : false, "suffix" : "" }, { "dropping-particle" : "", "family" : "Colbert", "given" : "S. Chris", "non-dropping-particle" : "", "parse-names" : false, "suffix" : "" }, { "dropping-particle" : "", "family" : "Varoquaux", "given" : "Gael Ga\u00ebl", "non-dropping-particle" : "", "parse-names" : false, "suffix" : "" } ], "container-title" : "Computing in Science and Engineering", "id" : "ITEM-1", "issue" : "2", "issued" : { "date-parts" : [ [ "2011" ] ] }, "page" : "1-8", "title" : "The NumPy array : a structure for efficient numerical computation", "type" : "article-journal", "volume" : "13" }, "prefix" : "version 1.10.4, ", "uris" : [ "http://www.mendeley.com/documents/?uuid=dd8ff111-b182-44c7-a8bd-554aab9928fb" ] } ], "mendeley" : { "formattedCitation" : "(version 1.10.4, van der Walt et al. 2011)", "plainTextFormattedCitation" : "(version 1.10.4, van der Walt et al. 2011)", "previouslyFormattedCitation" : "(version 1.10.4, van der Walt et al. 2011)" }, "properties" : { "noteIndex" : 0 }, "schema" : "https://github.com/citation-style-language/schema/raw/master/csl-citation.json" }</w:instrText>
      </w:r>
      <w:r w:rsidR="00D43E81" w:rsidRPr="002915B7">
        <w:rPr>
          <w:color w:val="000000"/>
        </w:rPr>
        <w:fldChar w:fldCharType="separate"/>
      </w:r>
      <w:r w:rsidR="00D43E81" w:rsidRPr="002915B7">
        <w:rPr>
          <w:noProof/>
          <w:color w:val="000000"/>
        </w:rPr>
        <w:t>(version 1.10.4, van der Walt et al. 2011)</w:t>
      </w:r>
      <w:r w:rsidR="00D43E81" w:rsidRPr="002915B7">
        <w:rPr>
          <w:color w:val="000000"/>
        </w:rPr>
        <w:fldChar w:fldCharType="end"/>
      </w:r>
      <w:r w:rsidR="001A6958" w:rsidRPr="002915B7">
        <w:rPr>
          <w:color w:val="000000"/>
        </w:rPr>
        <w:fldChar w:fldCharType="begin"/>
      </w:r>
      <w:r w:rsidR="001A6958" w:rsidRPr="002915B7">
        <w:rPr>
          <w:color w:val="000000"/>
        </w:rPr>
        <w:fldChar w:fldCharType="separate"/>
      </w:r>
      <w:r w:rsidR="001A6958" w:rsidRPr="002915B7">
        <w:rPr>
          <w:noProof/>
          <w:color w:val="000000"/>
        </w:rPr>
        <w:t>(version 1.10.4, van der Walt et al., 2011)</w:t>
      </w:r>
      <w:r w:rsidR="001A6958" w:rsidRPr="002915B7">
        <w:rPr>
          <w:color w:val="000000"/>
        </w:rPr>
        <w:fldChar w:fldCharType="end"/>
      </w:r>
      <w:r w:rsidR="00D43E81" w:rsidRPr="002915B7">
        <w:rPr>
          <w:color w:val="000000"/>
        </w:rPr>
        <w:t>.</w:t>
      </w:r>
    </w:p>
    <w:p w14:paraId="1312536C" w14:textId="77777777" w:rsidR="00C62B39" w:rsidRPr="002915B7" w:rsidRDefault="00C62B39" w:rsidP="003F6AB2">
      <w:pPr>
        <w:pStyle w:val="NormalWeb"/>
        <w:spacing w:before="0" w:after="0" w:line="480" w:lineRule="auto"/>
        <w:textAlignment w:val="baseline"/>
        <w:rPr>
          <w:rFonts w:ascii="Calibri" w:hAnsi="Calibri"/>
          <w:color w:val="000000"/>
          <w:sz w:val="22"/>
          <w:szCs w:val="22"/>
        </w:rPr>
      </w:pPr>
    </w:p>
    <w:p w14:paraId="411719E5" w14:textId="77777777" w:rsidR="00C62B39" w:rsidRPr="002915B7" w:rsidRDefault="00FD069D" w:rsidP="003F6AB2">
      <w:pPr>
        <w:pStyle w:val="Heading3"/>
        <w:spacing w:line="480" w:lineRule="auto"/>
      </w:pPr>
      <w:r>
        <w:t xml:space="preserve">2.3.2 </w:t>
      </w:r>
      <w:r w:rsidR="00C62B39" w:rsidRPr="002915B7">
        <w:t>Zonation (ZON)</w:t>
      </w:r>
    </w:p>
    <w:p w14:paraId="2E4940DB" w14:textId="77777777" w:rsidR="00C62B39" w:rsidRPr="002915B7" w:rsidRDefault="00C62B39" w:rsidP="003F6AB2">
      <w:pPr>
        <w:spacing w:line="480" w:lineRule="auto"/>
      </w:pPr>
    </w:p>
    <w:p w14:paraId="4B49E328" w14:textId="77777777" w:rsidR="00C62B39" w:rsidRPr="002915B7" w:rsidRDefault="00C62B39" w:rsidP="003F6AB2">
      <w:pPr>
        <w:pStyle w:val="NormalWeb"/>
        <w:spacing w:before="0" w:after="0" w:line="480" w:lineRule="auto"/>
        <w:textAlignment w:val="baseline"/>
      </w:pPr>
      <w:r w:rsidRPr="002915B7">
        <w:rPr>
          <w:rFonts w:ascii="Calibri" w:hAnsi="Calibri"/>
          <w:color w:val="000000"/>
          <w:sz w:val="22"/>
          <w:szCs w:val="22"/>
        </w:rPr>
        <w:t xml:space="preserve">As the second prioritization method, we used Zonation </w:t>
      </w:r>
      <w:r w:rsidR="00F925B7" w:rsidRPr="002915B7">
        <w:rPr>
          <w:rFonts w:ascii="Calibri" w:hAnsi="Calibri"/>
          <w:color w:val="000000"/>
          <w:sz w:val="22"/>
          <w:szCs w:val="22"/>
        </w:rPr>
        <w:fldChar w:fldCharType="begin" w:fldLock="1"/>
      </w:r>
      <w:r w:rsidR="00016BD0" w:rsidRPr="002915B7">
        <w:rPr>
          <w:rFonts w:ascii="Calibri" w:hAnsi="Calibri"/>
          <w:color w:val="000000"/>
          <w:sz w:val="22"/>
          <w:szCs w:val="22"/>
        </w:rPr>
        <w:instrText>ADDIN CSL_CITATION { "citationItems" : [ { "id" : "ITEM-1", "itemData" : { "author" : [ { "dropping-particle" : "", "family" : "Moilanen", "given" : "Atte", "non-dropping-particle" : "", "parse-names" : false, "suffix" : "" }, { "dropping-particle" : "", "family" : "Pouzols", "given" : "Federico Montesino", "non-dropping-particle" : "", "parse-names" : false, "suffix" : "" }, { "dropping-particle" : "", "family" : "Meller", "given" : "Laura", "non-dropping-particle" : "", "parse-names" : false, "suffix" : "" }, { "dropping-particle" : "", "family" : "Veach", "given" : "Victoria", "non-dropping-particle" : "", "parse-names" : false, "suffix" : "" }, { "dropping-particle" : "", "family" : "Arponen", "given" : "Anni", "non-dropping-particle" : "", "parse-names" : false, "suffix" : "" }, { "dropping-particle" : "", "family" : "Lepp\u00e4nen", "given" : "Jarno", "non-dropping-particle" : "", "parse-names" : false, "suffix" : "" }, { "dropping-particle" : "", "family" : "Kujala", "given" : "Heini", "non-dropping-particle" : "", "parse-names" : false, "suffix" : "" } ], "id" : "ITEM-1", "issued" : { "date-parts" : [ [ "2014" ] ] }, "publisher-place" : "Helsinki", "title" : "Zonation spatial conservation planning methods and software v. 4, user manual", "type" : "book" }, "prefix" : "version 4.0, ", "uris" : [ "http://www.mendeley.com/documents/?uuid=029b32f4-1603-430d-8712-b4cd2d591ca8" ] } ], "mendeley" : { "formattedCitation" : "(version 4.0, Moilanen et al. 2014)", "plainTextFormattedCitation" : "(version 4.0, Moilanen et al. 2014)", "previouslyFormattedCitation" : "(version 4.0, Moilanen et al. 2014)" }, "properties" : { "noteIndex" : 0 }, "schema" : "https://github.com/citation-style-language/schema/raw/master/csl-citation.json" }</w:instrText>
      </w:r>
      <w:r w:rsidR="00F925B7" w:rsidRPr="002915B7">
        <w:rPr>
          <w:rFonts w:ascii="Calibri" w:hAnsi="Calibri"/>
          <w:color w:val="000000"/>
          <w:sz w:val="22"/>
          <w:szCs w:val="22"/>
        </w:rPr>
        <w:fldChar w:fldCharType="separate"/>
      </w:r>
      <w:r w:rsidR="00F925B7" w:rsidRPr="002915B7">
        <w:rPr>
          <w:rFonts w:ascii="Calibri" w:hAnsi="Calibri"/>
          <w:noProof/>
          <w:color w:val="000000"/>
          <w:sz w:val="22"/>
          <w:szCs w:val="22"/>
        </w:rPr>
        <w:t>(version 4.0, Moilanen et al. 2014)</w:t>
      </w:r>
      <w:r w:rsidR="00F925B7" w:rsidRPr="002915B7">
        <w:rPr>
          <w:rFonts w:ascii="Calibri" w:hAnsi="Calibri"/>
          <w:color w:val="000000"/>
          <w:sz w:val="22"/>
          <w:szCs w:val="22"/>
        </w:rPr>
        <w:fldChar w:fldCharType="end"/>
      </w:r>
      <w:r w:rsidR="001A6958" w:rsidRPr="002915B7">
        <w:rPr>
          <w:rFonts w:ascii="Calibri" w:hAnsi="Calibri"/>
          <w:color w:val="000000"/>
          <w:sz w:val="22"/>
          <w:szCs w:val="22"/>
        </w:rPr>
        <w:fldChar w:fldCharType="begin"/>
      </w:r>
      <w:r w:rsidR="001A6958" w:rsidRPr="002915B7">
        <w:rPr>
          <w:rFonts w:ascii="Calibri" w:hAnsi="Calibri"/>
          <w:color w:val="000000"/>
          <w:sz w:val="22"/>
          <w:szCs w:val="22"/>
        </w:rPr>
        <w:fldChar w:fldCharType="separate"/>
      </w:r>
      <w:r w:rsidR="001A6958" w:rsidRPr="002915B7">
        <w:rPr>
          <w:rFonts w:ascii="Calibri" w:hAnsi="Calibri"/>
          <w:noProof/>
          <w:color w:val="000000"/>
          <w:sz w:val="22"/>
          <w:szCs w:val="22"/>
        </w:rPr>
        <w:t>(version 4.0, Moilanen et al., 2014)</w:t>
      </w:r>
      <w:r w:rsidR="001A6958" w:rsidRPr="002915B7">
        <w:rPr>
          <w:rFonts w:ascii="Calibri" w:hAnsi="Calibri"/>
          <w:color w:val="000000"/>
          <w:sz w:val="22"/>
          <w:szCs w:val="22"/>
        </w:rPr>
        <w:fldChar w:fldCharType="end"/>
      </w:r>
      <w:r w:rsidRPr="002915B7">
        <w:rPr>
          <w:rFonts w:ascii="Calibri" w:hAnsi="Calibri"/>
          <w:color w:val="000000"/>
          <w:sz w:val="22"/>
          <w:szCs w:val="22"/>
        </w:rPr>
        <w:t xml:space="preserve"> spatial conservation prioritization software. Zonation works on a given set of inputs that describe the occurrence of features to be prioritized in a spatially explicit manner. Starting from the full set of features, it starts iteratively removing the least valuable cells while accounting for the initial occurrence of features and the remaining occurrence of each feature. On each iteration, the features are normalized by their remaining occurrence levels, a step very similar to the occurrence level normalization in computing the RWR scores. Zonation then calculates the marginal loss value for each cell and removes the cell with the smallest marginal loss value. Zonation has several cell removal rules available for defining how exactly the marginal loss is calculated. Here, we used the Additive Benefit Function (ABF) rule, which sums the values over all features in a given cell according to a given benefit func</w:t>
      </w:r>
      <w:r w:rsidR="00633FEF" w:rsidRPr="002915B7">
        <w:rPr>
          <w:rFonts w:ascii="Calibri" w:hAnsi="Calibri"/>
          <w:color w:val="000000"/>
          <w:sz w:val="22"/>
          <w:szCs w:val="22"/>
        </w:rPr>
        <w:t xml:space="preserve">tion </w:t>
      </w:r>
      <w:r w:rsidR="00633FEF" w:rsidRPr="002915B7">
        <w:rPr>
          <w:rFonts w:ascii="Calibri" w:hAnsi="Calibri"/>
          <w:color w:val="000000"/>
          <w:sz w:val="22"/>
          <w:szCs w:val="22"/>
        </w:rPr>
        <w:fldChar w:fldCharType="begin" w:fldLock="1"/>
      </w:r>
      <w:r w:rsidR="00BC225C" w:rsidRPr="002915B7">
        <w:rPr>
          <w:rFonts w:ascii="Calibri" w:hAnsi="Calibri"/>
          <w:color w:val="000000"/>
          <w:sz w:val="22"/>
          <w:szCs w:val="22"/>
        </w:rPr>
        <w:instrText>ADDIN CSL_CITATION { "citationItems" : [ { "id" : "ITEM-1", "itemData" : { "author" : [ { "dropping-particle" : "", "family" : "Moilanen", "given" : "Atte", "non-dropping-particle" : "", "parse-names" : false, "suffix" : "" }, { "dropping-particle" : "", "family" : "Pouzols", "given" : "Federico Montesino", "non-dropping-particle" : "", "parse-names" : false, "suffix" : "" }, { "dropping-particle" : "", "family" : "Meller", "given" : "Laura", "non-dropping-particle" : "", "parse-names" : false, "suffix" : "" }, { "dropping-particle" : "", "family" : "Veach", "given" : "Victoria", "non-dropping-particle" : "", "parse-names" : false, "suffix" : "" }, { "dropping-particle" : "", "family" : "Arponen", "given" : "Anni", "non-dropping-particle" : "", "parse-names" : false, "suffix" : "" }, { "dropping-particle" : "", "family" : "Lepp\u00e4nen", "given" : "Jarno", "non-dropping-particle" : "", "parse-names" : false, "suffix" : "" }, { "dropping-particle" : "", "family" : "Kujala", "given" : "Heini", "non-dropping-particle" : "", "parse-names" : false, "suffix" : "" } ], "id" : "ITEM-1", "issued" : { "date-parts" : [ [ "2014" ] ] }, "publisher-place" : "Helsinki", "title" : "Zonation spatial conservation planning methods and software v. 4, user manual", "type" : "book" }, "uris" : [ "http://www.mendeley.com/documents/?uuid=029b32f4-1603-430d-8712-b4cd2d591ca8" ] } ], "mendeley" : { "formattedCitation" : "(Moilanen et al. 2014)", "plainTextFormattedCitation" : "(Moilanen et al. 2014)", "previouslyFormattedCitation" : "(Moilanen et al. 2014)" }, "properties" : { "noteIndex" : 0 }, "schema" : "https://github.com/citation-style-language/schema/raw/master/csl-citation.json" }</w:instrText>
      </w:r>
      <w:r w:rsidR="00633FEF" w:rsidRPr="002915B7">
        <w:rPr>
          <w:rFonts w:ascii="Calibri" w:hAnsi="Calibri"/>
          <w:color w:val="000000"/>
          <w:sz w:val="22"/>
          <w:szCs w:val="22"/>
        </w:rPr>
        <w:fldChar w:fldCharType="separate"/>
      </w:r>
      <w:r w:rsidR="00633FEF" w:rsidRPr="002915B7">
        <w:rPr>
          <w:rFonts w:ascii="Calibri" w:hAnsi="Calibri"/>
          <w:noProof/>
          <w:color w:val="000000"/>
          <w:sz w:val="22"/>
          <w:szCs w:val="22"/>
        </w:rPr>
        <w:t>(Moilanen et al. 2014)</w:t>
      </w:r>
      <w:r w:rsidR="00633FEF" w:rsidRPr="002915B7">
        <w:rPr>
          <w:rFonts w:ascii="Calibri" w:hAnsi="Calibri"/>
          <w:color w:val="000000"/>
          <w:sz w:val="22"/>
          <w:szCs w:val="22"/>
        </w:rPr>
        <w:fldChar w:fldCharType="end"/>
      </w:r>
      <w:r w:rsidR="001A6958" w:rsidRPr="002915B7">
        <w:rPr>
          <w:rFonts w:ascii="Calibri" w:hAnsi="Calibri"/>
          <w:color w:val="000000"/>
          <w:sz w:val="22"/>
          <w:szCs w:val="22"/>
        </w:rPr>
        <w:fldChar w:fldCharType="begin"/>
      </w:r>
      <w:r w:rsidR="001A6958" w:rsidRPr="002915B7">
        <w:rPr>
          <w:rFonts w:ascii="Calibri" w:hAnsi="Calibri"/>
          <w:color w:val="000000"/>
          <w:sz w:val="22"/>
          <w:szCs w:val="22"/>
        </w:rPr>
        <w:fldChar w:fldCharType="separate"/>
      </w:r>
      <w:r w:rsidR="001A6958" w:rsidRPr="002915B7">
        <w:rPr>
          <w:rFonts w:ascii="Calibri" w:hAnsi="Calibri"/>
          <w:noProof/>
          <w:color w:val="000000"/>
          <w:sz w:val="22"/>
          <w:szCs w:val="22"/>
        </w:rPr>
        <w:t>(Arponen et al., 2005)</w:t>
      </w:r>
      <w:r w:rsidR="001A6958" w:rsidRPr="002915B7">
        <w:rPr>
          <w:rFonts w:ascii="Calibri" w:hAnsi="Calibri"/>
          <w:color w:val="000000"/>
          <w:sz w:val="22"/>
          <w:szCs w:val="22"/>
        </w:rPr>
        <w:fldChar w:fldCharType="end"/>
      </w:r>
      <w:r w:rsidRPr="002915B7">
        <w:rPr>
          <w:rFonts w:ascii="Calibri" w:hAnsi="Calibri"/>
          <w:color w:val="000000"/>
          <w:sz w:val="22"/>
          <w:szCs w:val="22"/>
        </w:rPr>
        <w:t xml:space="preserve">. Given the full set of pixels </w:t>
      </w:r>
      <w:r w:rsidRPr="002915B7">
        <w:rPr>
          <w:rFonts w:ascii="Calibri" w:hAnsi="Calibri"/>
          <w:i/>
          <w:iCs/>
          <w:color w:val="000000"/>
          <w:sz w:val="22"/>
          <w:szCs w:val="22"/>
        </w:rPr>
        <w:t>S</w:t>
      </w:r>
      <w:r w:rsidRPr="002915B7">
        <w:rPr>
          <w:rFonts w:ascii="Calibri" w:hAnsi="Calibri"/>
          <w:color w:val="000000"/>
          <w:sz w:val="22"/>
          <w:szCs w:val="22"/>
        </w:rPr>
        <w:t xml:space="preserve">, the marginal loss </w:t>
      </w:r>
      <w:r w:rsidRPr="002915B7">
        <w:rPr>
          <w:rFonts w:ascii="Calibri" w:hAnsi="Calibri"/>
          <w:i/>
          <w:iCs/>
          <w:color w:val="000000"/>
          <w:sz w:val="22"/>
          <w:szCs w:val="22"/>
        </w:rPr>
        <w:t>δ</w:t>
      </w:r>
      <w:r w:rsidRPr="002915B7">
        <w:rPr>
          <w:rFonts w:ascii="Calibri" w:hAnsi="Calibri"/>
          <w:color w:val="000000"/>
          <w:sz w:val="22"/>
          <w:szCs w:val="22"/>
        </w:rPr>
        <w:t xml:space="preserve"> for cell </w:t>
      </w:r>
      <w:r w:rsidRPr="002915B7">
        <w:rPr>
          <w:rFonts w:ascii="Calibri" w:hAnsi="Calibri"/>
          <w:i/>
          <w:iCs/>
          <w:color w:val="000000"/>
          <w:sz w:val="22"/>
          <w:szCs w:val="22"/>
        </w:rPr>
        <w:t>i</w:t>
      </w:r>
      <w:r w:rsidRPr="002915B7">
        <w:rPr>
          <w:rFonts w:ascii="Calibri" w:hAnsi="Calibri"/>
          <w:color w:val="000000"/>
          <w:sz w:val="22"/>
          <w:szCs w:val="22"/>
        </w:rPr>
        <w:t xml:space="preserve"> is  </w:t>
      </w:r>
    </w:p>
    <w:p w14:paraId="6C9C47F3" w14:textId="77777777" w:rsidR="00AB2036" w:rsidRPr="002915B7" w:rsidRDefault="00C62B39" w:rsidP="003F6AB2">
      <w:pPr>
        <w:pStyle w:val="NormalWeb"/>
        <w:spacing w:before="0" w:after="0" w:line="480" w:lineRule="auto"/>
        <w:textAlignment w:val="baseline"/>
        <w:rPr>
          <w:rFonts w:ascii="Calibri" w:hAnsi="Calibri"/>
          <w:color w:val="000000"/>
          <w:sz w:val="22"/>
          <w:szCs w:val="22"/>
        </w:rPr>
      </w:pPr>
      <w:r w:rsidRPr="002915B7">
        <w:rPr>
          <w:rFonts w:ascii="Calibri" w:hAnsi="Calibri"/>
          <w:color w:val="000000"/>
          <w:sz w:val="22"/>
          <w:szCs w:val="22"/>
        </w:rPr>
        <w:tab/>
      </w:r>
      <w:r w:rsidRPr="002915B7">
        <w:rPr>
          <w:rFonts w:ascii="Calibri" w:hAnsi="Calibri"/>
          <w:color w:val="000000"/>
          <w:sz w:val="22"/>
          <w:szCs w:val="22"/>
        </w:rPr>
        <w:tab/>
      </w:r>
      <w:r w:rsidRPr="002915B7">
        <w:rPr>
          <w:rFonts w:ascii="Calibri" w:hAnsi="Calibri"/>
          <w:color w:val="000000"/>
          <w:sz w:val="22"/>
          <w:szCs w:val="22"/>
        </w:rPr>
        <w:tab/>
      </w:r>
    </w:p>
    <w:p w14:paraId="42812DFD" w14:textId="5A1640CD" w:rsidR="00C62B39" w:rsidRPr="002915B7" w:rsidRDefault="00ED4AAF" w:rsidP="003F6AB2">
      <w:pPr>
        <w:pStyle w:val="NormalWeb"/>
        <w:spacing w:before="0" w:after="0" w:line="480" w:lineRule="auto"/>
        <w:textAlignment w:val="baseline"/>
      </w:pPr>
      <m:oMath>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w</m:t>
            </m:r>
          </m:e>
          <m:sub>
            <m:r>
              <w:rPr>
                <w:rFonts w:ascii="Cambria Math" w:hAnsi="Cambria Math"/>
                <w:color w:val="000000"/>
                <w:sz w:val="22"/>
                <w:szCs w:val="22"/>
              </w:rPr>
              <m:t>j</m:t>
            </m:r>
          </m:sub>
        </m:sSub>
        <m:nary>
          <m:naryPr>
            <m:chr m:val="∑"/>
            <m:limLoc m:val="undOvr"/>
            <m:ctrlPr>
              <w:rPr>
                <w:rFonts w:ascii="Cambria Math" w:hAnsi="Cambria Math"/>
                <w:i/>
                <w:color w:val="000000"/>
                <w:sz w:val="22"/>
                <w:szCs w:val="22"/>
              </w:rPr>
            </m:ctrlPr>
          </m:naryPr>
          <m:sub>
            <m:r>
              <w:rPr>
                <w:rFonts w:ascii="Cambria Math" w:hAnsi="Cambria Math"/>
                <w:color w:val="000000"/>
                <w:sz w:val="22"/>
                <w:szCs w:val="22"/>
              </w:rPr>
              <m:t>j=1</m:t>
            </m:r>
          </m:sub>
          <m:sup>
            <m:r>
              <w:rPr>
                <w:rFonts w:ascii="Cambria Math" w:hAnsi="Cambria Math"/>
                <w:color w:val="000000"/>
                <w:sz w:val="22"/>
                <w:szCs w:val="22"/>
              </w:rPr>
              <m:t>J</m:t>
            </m:r>
          </m:sup>
          <m:e>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j</m:t>
                </m:r>
              </m:sub>
            </m:sSub>
            <m:d>
              <m:dPr>
                <m:ctrlPr>
                  <w:rPr>
                    <w:rFonts w:ascii="Cambria Math" w:hAnsi="Cambria Math"/>
                    <w:i/>
                    <w:color w:val="000000"/>
                    <w:sz w:val="22"/>
                    <w:szCs w:val="22"/>
                  </w:rPr>
                </m:ctrlPr>
              </m:dPr>
              <m:e>
                <m:d>
                  <m:dPr>
                    <m:begChr m:val="{"/>
                    <m:endChr m:val="}"/>
                    <m:ctrlPr>
                      <w:rPr>
                        <w:rFonts w:ascii="Cambria Math" w:hAnsi="Cambria Math"/>
                        <w:i/>
                        <w:color w:val="000000"/>
                        <w:sz w:val="22"/>
                        <w:szCs w:val="22"/>
                      </w:rPr>
                    </m:ctrlPr>
                  </m:dPr>
                  <m:e>
                    <m:r>
                      <w:rPr>
                        <w:rFonts w:ascii="Cambria Math" w:hAnsi="Cambria Math"/>
                        <w:color w:val="000000"/>
                        <w:sz w:val="22"/>
                        <w:szCs w:val="22"/>
                      </w:rPr>
                      <m:t>s</m:t>
                    </m:r>
                  </m:e>
                </m:d>
              </m:e>
            </m:d>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j</m:t>
                </m:r>
              </m:sub>
            </m:sSub>
            <m:r>
              <w:rPr>
                <w:rFonts w:ascii="Cambria Math" w:hAnsi="Cambria Math"/>
                <w:color w:val="000000"/>
                <w:sz w:val="22"/>
                <w:szCs w:val="22"/>
              </w:rPr>
              <m:t>({s-i})]</m:t>
            </m:r>
          </m:e>
        </m:nary>
      </m:oMath>
      <w:r w:rsidR="00633FEF" w:rsidRPr="002915B7">
        <w:rPr>
          <w:color w:val="000000"/>
          <w:sz w:val="22"/>
          <w:szCs w:val="22"/>
        </w:rPr>
        <w:t xml:space="preserve"> </w:t>
      </w:r>
      <w:r w:rsidR="00633FEF" w:rsidRPr="002915B7">
        <w:rPr>
          <w:color w:val="000000"/>
          <w:sz w:val="22"/>
          <w:szCs w:val="22"/>
        </w:rPr>
        <w:tab/>
      </w:r>
      <w:r w:rsidR="00633FEF" w:rsidRPr="002915B7">
        <w:rPr>
          <w:color w:val="000000"/>
          <w:sz w:val="22"/>
          <w:szCs w:val="22"/>
        </w:rPr>
        <w:tab/>
      </w:r>
      <w:r w:rsidR="00633FEF" w:rsidRPr="002915B7">
        <w:rPr>
          <w:color w:val="000000"/>
          <w:sz w:val="22"/>
          <w:szCs w:val="22"/>
        </w:rPr>
        <w:tab/>
      </w:r>
      <w:r w:rsidR="00633FEF" w:rsidRPr="002915B7">
        <w:rPr>
          <w:color w:val="000000"/>
          <w:sz w:val="22"/>
          <w:szCs w:val="22"/>
        </w:rPr>
        <w:tab/>
      </w:r>
      <w:r w:rsidR="00633FEF" w:rsidRPr="002915B7">
        <w:rPr>
          <w:color w:val="000000"/>
          <w:sz w:val="22"/>
          <w:szCs w:val="22"/>
        </w:rPr>
        <w:tab/>
      </w:r>
      <w:r w:rsidR="00633FEF" w:rsidRPr="002915B7">
        <w:rPr>
          <w:color w:val="000000"/>
          <w:sz w:val="22"/>
          <w:szCs w:val="22"/>
        </w:rPr>
        <w:tab/>
      </w:r>
      <w:r w:rsidR="00633FEF" w:rsidRPr="002915B7">
        <w:rPr>
          <w:color w:val="000000"/>
          <w:sz w:val="22"/>
          <w:szCs w:val="22"/>
        </w:rPr>
        <w:tab/>
      </w:r>
      <w:r w:rsidR="00633FEF" w:rsidRPr="002915B7">
        <w:rPr>
          <w:color w:val="000000"/>
          <w:sz w:val="22"/>
          <w:szCs w:val="22"/>
        </w:rPr>
        <w:tab/>
      </w:r>
      <w:r w:rsidR="00633FEF" w:rsidRPr="002915B7">
        <w:rPr>
          <w:color w:val="000000"/>
          <w:sz w:val="22"/>
          <w:szCs w:val="22"/>
        </w:rPr>
        <w:tab/>
        <w:t xml:space="preserve">      </w:t>
      </w:r>
      <w:r w:rsidR="00633FEF" w:rsidRPr="002915B7">
        <w:rPr>
          <w:rFonts w:asciiTheme="minorHAnsi" w:hAnsiTheme="minorHAnsi"/>
          <w:color w:val="000000"/>
          <w:sz w:val="22"/>
          <w:szCs w:val="22"/>
        </w:rPr>
        <w:t>(2)</w:t>
      </w:r>
    </w:p>
    <w:p w14:paraId="70CE0E5C" w14:textId="77777777" w:rsidR="00C62B39" w:rsidRPr="002915B7" w:rsidRDefault="00C62B39" w:rsidP="003F6AB2">
      <w:pPr>
        <w:pStyle w:val="NormalWeb"/>
        <w:spacing w:before="0" w:after="0" w:line="480" w:lineRule="auto"/>
        <w:textAlignment w:val="baseline"/>
        <w:rPr>
          <w:rFonts w:ascii="Calibri" w:hAnsi="Calibri"/>
          <w:color w:val="000000"/>
          <w:sz w:val="22"/>
          <w:szCs w:val="22"/>
        </w:rPr>
      </w:pPr>
    </w:p>
    <w:p w14:paraId="2C09DC41" w14:textId="77777777" w:rsidR="00C62B39" w:rsidRPr="002915B7" w:rsidRDefault="00C62B39" w:rsidP="003F6AB2">
      <w:pPr>
        <w:pStyle w:val="NormalWeb"/>
        <w:spacing w:before="0" w:after="0" w:line="480" w:lineRule="auto"/>
        <w:textAlignment w:val="baseline"/>
      </w:pPr>
      <w:r w:rsidRPr="002915B7">
        <w:rPr>
          <w:rFonts w:ascii="Calibri" w:hAnsi="Calibri"/>
          <w:color w:val="000000"/>
          <w:sz w:val="22"/>
          <w:szCs w:val="22"/>
        </w:rPr>
        <w:t xml:space="preserve">where </w:t>
      </w:r>
      <w:r w:rsidRPr="002915B7">
        <w:rPr>
          <w:rFonts w:ascii="Calibri" w:hAnsi="Calibri"/>
          <w:i/>
          <w:iCs/>
          <w:color w:val="000000"/>
          <w:sz w:val="22"/>
          <w:szCs w:val="22"/>
        </w:rPr>
        <w:t>R</w:t>
      </w:r>
      <w:r w:rsidRPr="002915B7">
        <w:rPr>
          <w:rFonts w:ascii="Calibri" w:hAnsi="Calibri"/>
          <w:i/>
          <w:iCs/>
          <w:color w:val="000000"/>
          <w:sz w:val="22"/>
          <w:szCs w:val="22"/>
          <w:vertAlign w:val="subscript"/>
        </w:rPr>
        <w:t>j</w:t>
      </w:r>
      <w:r w:rsidRPr="002915B7">
        <w:rPr>
          <w:rFonts w:ascii="Calibri" w:hAnsi="Calibri"/>
          <w:i/>
          <w:iCs/>
          <w:color w:val="000000"/>
          <w:sz w:val="22"/>
          <w:szCs w:val="22"/>
        </w:rPr>
        <w:t>()</w:t>
      </w:r>
      <w:r w:rsidRPr="002915B7">
        <w:rPr>
          <w:rFonts w:ascii="Calibri" w:hAnsi="Calibri"/>
          <w:color w:val="000000"/>
          <w:sz w:val="22"/>
          <w:szCs w:val="22"/>
        </w:rPr>
        <w:t xml:space="preserve"> is a benefit function quantifying the value of feature </w:t>
      </w:r>
      <w:r w:rsidRPr="002915B7">
        <w:rPr>
          <w:rFonts w:ascii="Calibri" w:hAnsi="Calibri"/>
          <w:i/>
          <w:iCs/>
          <w:color w:val="000000"/>
          <w:sz w:val="22"/>
          <w:szCs w:val="22"/>
        </w:rPr>
        <w:t>j</w:t>
      </w:r>
      <w:r w:rsidRPr="002915B7">
        <w:rPr>
          <w:rFonts w:ascii="Calibri" w:hAnsi="Calibri"/>
          <w:color w:val="000000"/>
          <w:sz w:val="22"/>
          <w:szCs w:val="22"/>
        </w:rPr>
        <w:t xml:space="preserve"> in the set of remaining cells </w:t>
      </w:r>
      <w:r w:rsidRPr="002915B7">
        <w:rPr>
          <w:rFonts w:ascii="Calibri" w:hAnsi="Calibri"/>
          <w:i/>
          <w:iCs/>
          <w:color w:val="000000"/>
          <w:sz w:val="22"/>
          <w:szCs w:val="22"/>
        </w:rPr>
        <w:t xml:space="preserve">s </w:t>
      </w:r>
      <w:r w:rsidRPr="002915B7">
        <w:rPr>
          <w:rFonts w:ascii="Calibri" w:hAnsi="Calibri"/>
          <w:color w:val="000000"/>
          <w:sz w:val="22"/>
          <w:szCs w:val="22"/>
        </w:rPr>
        <w:t>and</w:t>
      </w:r>
      <w:r w:rsidRPr="002915B7">
        <w:rPr>
          <w:rFonts w:ascii="Calibri" w:hAnsi="Calibri"/>
          <w:i/>
          <w:iCs/>
          <w:color w:val="000000"/>
          <w:sz w:val="22"/>
          <w:szCs w:val="22"/>
        </w:rPr>
        <w:t xml:space="preserve"> </w:t>
      </w:r>
      <w:r w:rsidRPr="002915B7">
        <w:rPr>
          <w:rFonts w:ascii="Calibri" w:hAnsi="Calibri"/>
          <w:color w:val="000000"/>
          <w:sz w:val="22"/>
          <w:szCs w:val="22"/>
        </w:rPr>
        <w:t xml:space="preserve"> </w:t>
      </w:r>
      <w:r w:rsidRPr="002915B7">
        <w:rPr>
          <w:rFonts w:ascii="Calibri" w:hAnsi="Calibri"/>
          <w:i/>
          <w:iCs/>
          <w:color w:val="000000"/>
          <w:sz w:val="22"/>
          <w:szCs w:val="22"/>
        </w:rPr>
        <w:t xml:space="preserve">s – I </w:t>
      </w:r>
      <w:r w:rsidRPr="002915B7">
        <w:rPr>
          <w:rFonts w:ascii="Calibri" w:hAnsi="Calibri"/>
          <w:color w:val="000000"/>
          <w:sz w:val="22"/>
          <w:szCs w:val="22"/>
        </w:rPr>
        <w:t>(</w:t>
      </w:r>
      <w:r w:rsidRPr="002915B7">
        <w:rPr>
          <w:rFonts w:ascii="Calibri" w:hAnsi="Calibri"/>
          <w:i/>
          <w:iCs/>
          <w:color w:val="000000"/>
          <w:sz w:val="22"/>
          <w:szCs w:val="22"/>
        </w:rPr>
        <w:t>s</w:t>
      </w:r>
      <w:r w:rsidRPr="002915B7">
        <w:rPr>
          <w:rFonts w:ascii="Calibri" w:hAnsi="Calibri"/>
          <w:color w:val="000000"/>
          <w:sz w:val="22"/>
          <w:szCs w:val="22"/>
        </w:rPr>
        <w:t>,</w:t>
      </w:r>
      <w:r w:rsidRPr="002915B7">
        <w:rPr>
          <w:rFonts w:ascii="Calibri" w:hAnsi="Calibri"/>
          <w:i/>
          <w:iCs/>
          <w:color w:val="000000"/>
          <w:sz w:val="22"/>
          <w:szCs w:val="22"/>
        </w:rPr>
        <w:t>i</w:t>
      </w:r>
      <w:r w:rsidR="00AB2036" w:rsidRPr="002915B7">
        <w:rPr>
          <w:rFonts w:ascii="Calibri" w:hAnsi="Calibri"/>
          <w:color w:val="000000"/>
          <w:sz w:val="22"/>
          <w:szCs w:val="22"/>
        </w:rPr>
        <w:t xml:space="preserve"> </w:t>
      </w:r>
      <m:oMath>
        <m:r>
          <w:rPr>
            <w:rFonts w:ascii="Cambria Math" w:hAnsi="Cambria Math"/>
            <w:color w:val="000000"/>
            <w:sz w:val="22"/>
            <w:szCs w:val="22"/>
          </w:rPr>
          <m:t>∈</m:t>
        </m:r>
      </m:oMath>
      <w:r w:rsidRPr="002915B7">
        <w:rPr>
          <w:rFonts w:ascii="Calibri" w:hAnsi="Calibri"/>
          <w:color w:val="000000"/>
          <w:sz w:val="22"/>
          <w:szCs w:val="22"/>
        </w:rPr>
        <w:t xml:space="preserve"> </w:t>
      </w:r>
      <w:r w:rsidRPr="002915B7">
        <w:rPr>
          <w:rFonts w:ascii="Calibri" w:hAnsi="Calibri"/>
          <w:i/>
          <w:iCs/>
          <w:color w:val="000000"/>
          <w:sz w:val="22"/>
          <w:szCs w:val="22"/>
        </w:rPr>
        <w:t>S</w:t>
      </w:r>
      <w:r w:rsidRPr="002915B7">
        <w:rPr>
          <w:rFonts w:ascii="Calibri" w:hAnsi="Calibri"/>
          <w:color w:val="000000"/>
          <w:sz w:val="22"/>
          <w:szCs w:val="22"/>
        </w:rPr>
        <w:t xml:space="preserve">) and </w:t>
      </w:r>
      <w:r w:rsidRPr="002915B7">
        <w:rPr>
          <w:rFonts w:ascii="Calibri" w:hAnsi="Calibri"/>
          <w:i/>
          <w:iCs/>
          <w:color w:val="000000"/>
          <w:sz w:val="22"/>
          <w:szCs w:val="22"/>
        </w:rPr>
        <w:t>w</w:t>
      </w:r>
      <w:r w:rsidRPr="002915B7">
        <w:rPr>
          <w:rFonts w:ascii="Calibri" w:hAnsi="Calibri"/>
          <w:i/>
          <w:iCs/>
          <w:color w:val="000000"/>
          <w:sz w:val="22"/>
          <w:szCs w:val="22"/>
          <w:vertAlign w:val="subscript"/>
        </w:rPr>
        <w:t>j</w:t>
      </w:r>
      <w:r w:rsidRPr="002915B7">
        <w:rPr>
          <w:rFonts w:ascii="Calibri" w:hAnsi="Calibri"/>
          <w:color w:val="000000"/>
          <w:sz w:val="22"/>
          <w:szCs w:val="22"/>
        </w:rPr>
        <w:t xml:space="preserve"> is  the weight for feature </w:t>
      </w:r>
      <w:r w:rsidRPr="002915B7">
        <w:rPr>
          <w:rFonts w:ascii="Calibri" w:hAnsi="Calibri"/>
          <w:i/>
          <w:iCs/>
          <w:color w:val="000000"/>
          <w:sz w:val="22"/>
          <w:szCs w:val="22"/>
        </w:rPr>
        <w:t>j</w:t>
      </w:r>
      <w:r w:rsidRPr="002915B7">
        <w:rPr>
          <w:rFonts w:ascii="Calibri" w:hAnsi="Calibri"/>
          <w:color w:val="000000"/>
          <w:sz w:val="22"/>
          <w:szCs w:val="22"/>
        </w:rPr>
        <w:t xml:space="preserve">. As a feature gets rarer in the cell-removal process, it also becomes relatively more valuable. This process leads to the maintenance of a balanced representation of all features in the solution. We chose to use ABF for two reasons. First, an (utility maximizing) additive benefit function </w:t>
      </w:r>
      <w:r w:rsidR="00016BD0" w:rsidRPr="002915B7">
        <w:rPr>
          <w:rFonts w:ascii="Calibri" w:hAnsi="Calibri"/>
          <w:color w:val="000000"/>
          <w:sz w:val="22"/>
          <w:szCs w:val="22"/>
        </w:rPr>
        <w:fldChar w:fldCharType="begin" w:fldLock="1"/>
      </w:r>
      <w:r w:rsidR="00016BD0" w:rsidRPr="002915B7">
        <w:rPr>
          <w:rFonts w:ascii="Calibri" w:hAnsi="Calibri"/>
          <w:color w:val="000000"/>
          <w:sz w:val="22"/>
          <w:szCs w:val="22"/>
        </w:rPr>
        <w:instrText>ADDIN CSL_CITATION { "citationItems" : [ { "id" : "ITEM-1", "itemData" : { "DOI" : "10.1111/j.1523-1739.2005.00218.x", "ISSN" : "0888-8892", "author" : [ { "dropping-particle" : "", "family" : "Arponen", "given" : "Anni", "non-dropping-particle" : "", "parse-names" : false, "suffix" : "" }, { "dropping-particle" : "", "family" : "Heikkinen", "given" : "Risto K.", "non-dropping-particle" : "", "parse-names" : false, "suffix" : "" }, { "dropping-particle" : "", "family" : "Thomas", "given" : "Chris D.", "non-dropping-particle" : "", "parse-names" : false, "suffix" : "" }, { "dropping-particle" : "", "family" : "Moilanen", "given" : "Atte", "non-dropping-particle" : "", "parse-names" : false, "suffix" : "" } ], "container-title" : "Conservation Biology", "id" : "ITEM-1", "issue" : "6", "issued" : { "date-parts" : [ [ "2005", "12" ] ] }, "page" : "2009-2014", "title" : "The Value of Biodiversity in Reserve Selection: Representation, Species Weighting, and Benefit Functions", "type" : "article-journal", "volume" : "19" }, "uris" : [ "http://www.mendeley.com/documents/?uuid=1c37f1cc-a889-4504-b2a1-96355e058c3c" ] }, { "id" : "ITEM-2", "itemData" : { "DOI" : "10.1016/j.ecolmodel.2012.08.010", "author" : [ { "dropping-particle" : "", "family" : "Laitila", "given" : "Jussi", "non-dropping-particle" : "", "parse-names" : false, "suffix" : "" }, { "dropping-particle" : "", "family" : "Moilanen", "given" : "Atte", "non-dropping-particle" : "", "parse-names" : false, "suffix" : "" } ], "container-title" : "Ecological Modelling", "id" : "ITEM-2", "issued" : { "date-parts" : [ [ "2012" ] ] }, "page" : "40-47", "title" : "Use of many low-level conservation targets reduces high-level conservation performance", "type" : "article-journal", "volume" : "247" }, "uris" : [ "http://www.mendeley.com/documents/?uuid=0695156e-ea46-4996-aaa4-44f229a8646e" ] } ], "mendeley" : { "formattedCitation" : "(Arponen et al. 2005; Laitila and Moilanen 2012)", "plainTextFormattedCitation" : "(Arponen et al. 2005; Laitila and Moilanen 2012)", "previouslyFormattedCitation" : "(Arponen et al. 2005; Laitila and Moilanen 2012)" }, "properties" : { "noteIndex" : 0 }, "schema" : "https://github.com/citation-style-language/schema/raw/master/csl-citation.json" }</w:instrText>
      </w:r>
      <w:r w:rsidR="00016BD0" w:rsidRPr="002915B7">
        <w:rPr>
          <w:rFonts w:ascii="Calibri" w:hAnsi="Calibri"/>
          <w:color w:val="000000"/>
          <w:sz w:val="22"/>
          <w:szCs w:val="22"/>
        </w:rPr>
        <w:fldChar w:fldCharType="separate"/>
      </w:r>
      <w:r w:rsidR="00016BD0" w:rsidRPr="002915B7">
        <w:rPr>
          <w:rFonts w:ascii="Calibri" w:hAnsi="Calibri"/>
          <w:noProof/>
          <w:color w:val="000000"/>
          <w:sz w:val="22"/>
          <w:szCs w:val="22"/>
        </w:rPr>
        <w:t xml:space="preserve">(Arponen </w:t>
      </w:r>
      <w:r w:rsidR="00016BD0" w:rsidRPr="002915B7">
        <w:rPr>
          <w:rFonts w:ascii="Calibri" w:hAnsi="Calibri"/>
          <w:noProof/>
          <w:color w:val="000000"/>
          <w:sz w:val="22"/>
          <w:szCs w:val="22"/>
        </w:rPr>
        <w:lastRenderedPageBreak/>
        <w:t>et al. 2005; Laitila and Moilanen 2012)</w:t>
      </w:r>
      <w:r w:rsidR="00016BD0" w:rsidRPr="002915B7">
        <w:rPr>
          <w:rFonts w:ascii="Calibri" w:hAnsi="Calibri"/>
          <w:color w:val="000000"/>
          <w:sz w:val="22"/>
          <w:szCs w:val="22"/>
        </w:rPr>
        <w:fldChar w:fldCharType="end"/>
      </w:r>
      <w:r w:rsidR="001A6958" w:rsidRPr="002915B7">
        <w:rPr>
          <w:rFonts w:ascii="Calibri" w:hAnsi="Calibri"/>
          <w:color w:val="000000"/>
          <w:sz w:val="22"/>
          <w:szCs w:val="22"/>
        </w:rPr>
        <w:fldChar w:fldCharType="begin"/>
      </w:r>
      <w:r w:rsidR="001A6958" w:rsidRPr="002915B7">
        <w:rPr>
          <w:rFonts w:ascii="Calibri" w:hAnsi="Calibri"/>
          <w:color w:val="000000"/>
          <w:sz w:val="22"/>
          <w:szCs w:val="22"/>
        </w:rPr>
        <w:fldChar w:fldCharType="separate"/>
      </w:r>
      <w:r w:rsidR="001A6958" w:rsidRPr="002915B7">
        <w:rPr>
          <w:rFonts w:ascii="Calibri" w:hAnsi="Calibri"/>
          <w:noProof/>
          <w:color w:val="000000"/>
          <w:sz w:val="22"/>
          <w:szCs w:val="22"/>
        </w:rPr>
        <w:t>(Arponen et al., 2005; Laitila and Moilanen, 2012)</w:t>
      </w:r>
      <w:r w:rsidR="001A6958" w:rsidRPr="002915B7">
        <w:rPr>
          <w:rFonts w:ascii="Calibri" w:hAnsi="Calibri"/>
          <w:color w:val="000000"/>
          <w:sz w:val="22"/>
          <w:szCs w:val="22"/>
        </w:rPr>
        <w:fldChar w:fldCharType="end"/>
      </w:r>
      <w:r w:rsidRPr="002915B7">
        <w:rPr>
          <w:rFonts w:ascii="Calibri" w:hAnsi="Calibri"/>
          <w:color w:val="000000"/>
          <w:sz w:val="22"/>
          <w:szCs w:val="22"/>
        </w:rPr>
        <w:t xml:space="preserve"> seems suitable for calculating the aggregate value of cells in our case, because the resulting priority areas will have relatively high occurrence levels of a large number of features. For ESs, this translates into giving priority to ES bundles, and for biodiversity feature, giving priority to species richness. Second, ABF can be regarded as a generalization of a maximum coverage problem </w:t>
      </w:r>
      <w:r w:rsidR="00016BD0" w:rsidRPr="002915B7">
        <w:rPr>
          <w:rFonts w:ascii="Calibri" w:hAnsi="Calibri"/>
          <w:color w:val="000000"/>
          <w:sz w:val="22"/>
          <w:szCs w:val="22"/>
        </w:rPr>
        <w:fldChar w:fldCharType="begin" w:fldLock="1"/>
      </w:r>
      <w:r w:rsidR="00590E59" w:rsidRPr="002915B7">
        <w:rPr>
          <w:rFonts w:ascii="Calibri" w:hAnsi="Calibri"/>
          <w:color w:val="000000"/>
          <w:sz w:val="22"/>
          <w:szCs w:val="22"/>
        </w:rPr>
        <w:instrText>ADDIN CSL_CITATION { "citationItems" : [ { "id" : "ITEM-1", "itemData" : { "DOI" : "10.1016/j.ecolmodel.2012.08.010", "author" : [ { "dropping-particle" : "", "family" : "Laitila", "given" : "Jussi", "non-dropping-particle" : "", "parse-names" : false, "suffix" : "" }, { "dropping-particle" : "", "family" : "Moilanen", "given" : "Atte", "non-dropping-particle" : "", "parse-names" : false, "suffix" : "" } ], "container-title" : "Ecological Modelling", "id" : "ITEM-1", "issued" : { "date-parts" : [ [ "2012" ] ] }, "page" : "40-47", "title" : "Use of many low-level conservation targets reduces high-level conservation performance", "type" : "article-journal", "volume" : "247" }, "uris" : [ "http://www.mendeley.com/documents/?uuid=0695156e-ea46-4996-aaa4-44f229a8646e" ] } ], "mendeley" : { "formattedCitation" : "(Laitila and Moilanen 2012)", "plainTextFormattedCitation" : "(Laitila and Moilanen 2012)", "previouslyFormattedCitation" : "(Laitila and Moilanen 2012)" }, "properties" : { "noteIndex" : 0 }, "schema" : "https://github.com/citation-style-language/schema/raw/master/csl-citation.json" }</w:instrText>
      </w:r>
      <w:r w:rsidR="00016BD0" w:rsidRPr="002915B7">
        <w:rPr>
          <w:rFonts w:ascii="Calibri" w:hAnsi="Calibri"/>
          <w:color w:val="000000"/>
          <w:sz w:val="22"/>
          <w:szCs w:val="22"/>
        </w:rPr>
        <w:fldChar w:fldCharType="separate"/>
      </w:r>
      <w:r w:rsidR="00016BD0" w:rsidRPr="002915B7">
        <w:rPr>
          <w:rFonts w:ascii="Calibri" w:hAnsi="Calibri"/>
          <w:noProof/>
          <w:color w:val="000000"/>
          <w:sz w:val="22"/>
          <w:szCs w:val="22"/>
        </w:rPr>
        <w:t>(Laitila and Moilanen 2012)</w:t>
      </w:r>
      <w:r w:rsidR="00016BD0" w:rsidRPr="002915B7">
        <w:rPr>
          <w:rFonts w:ascii="Calibri" w:hAnsi="Calibri"/>
          <w:color w:val="000000"/>
          <w:sz w:val="22"/>
          <w:szCs w:val="22"/>
        </w:rPr>
        <w:fldChar w:fldCharType="end"/>
      </w:r>
      <w:r w:rsidR="001A6958" w:rsidRPr="002915B7">
        <w:rPr>
          <w:rFonts w:ascii="Calibri" w:hAnsi="Calibri"/>
          <w:color w:val="000000"/>
          <w:sz w:val="22"/>
          <w:szCs w:val="22"/>
        </w:rPr>
        <w:fldChar w:fldCharType="begin"/>
      </w:r>
      <w:r w:rsidR="001A6958" w:rsidRPr="002915B7">
        <w:rPr>
          <w:rFonts w:ascii="Calibri" w:hAnsi="Calibri"/>
          <w:color w:val="000000"/>
          <w:sz w:val="22"/>
          <w:szCs w:val="22"/>
        </w:rPr>
        <w:fldChar w:fldCharType="separate"/>
      </w:r>
      <w:r w:rsidR="001A6958" w:rsidRPr="002915B7">
        <w:rPr>
          <w:rFonts w:ascii="Calibri" w:hAnsi="Calibri"/>
          <w:noProof/>
          <w:color w:val="000000"/>
          <w:sz w:val="22"/>
          <w:szCs w:val="22"/>
        </w:rPr>
        <w:t>(Laitila and Moilanen, 2012)</w:t>
      </w:r>
      <w:r w:rsidR="001A6958" w:rsidRPr="002915B7">
        <w:rPr>
          <w:rFonts w:ascii="Calibri" w:hAnsi="Calibri"/>
          <w:color w:val="000000"/>
          <w:sz w:val="22"/>
          <w:szCs w:val="22"/>
        </w:rPr>
        <w:fldChar w:fldCharType="end"/>
      </w:r>
      <w:r w:rsidRPr="002915B7">
        <w:rPr>
          <w:rFonts w:ascii="Calibri" w:hAnsi="Calibri"/>
          <w:color w:val="000000"/>
          <w:sz w:val="22"/>
          <w:szCs w:val="22"/>
        </w:rPr>
        <w:t xml:space="preserve"> and hence comparable (in its simple form) to RWR and ILP methods.</w:t>
      </w:r>
      <w:r w:rsidR="001657AB" w:rsidRPr="002915B7">
        <w:rPr>
          <w:rFonts w:ascii="Calibri" w:hAnsi="Calibri"/>
          <w:color w:val="000000"/>
          <w:sz w:val="22"/>
          <w:szCs w:val="22"/>
        </w:rPr>
        <w:t xml:space="preserve"> </w:t>
      </w:r>
      <w:r w:rsidR="00353921" w:rsidRPr="002915B7">
        <w:rPr>
          <w:rFonts w:ascii="Calibri" w:hAnsi="Calibri"/>
          <w:color w:val="000000"/>
          <w:sz w:val="22"/>
          <w:szCs w:val="22"/>
        </w:rPr>
        <w:t xml:space="preserve"> </w:t>
      </w:r>
    </w:p>
    <w:p w14:paraId="115374C5" w14:textId="77777777" w:rsidR="00C62B39" w:rsidRPr="002915B7" w:rsidRDefault="00C62B39" w:rsidP="003F6AB2">
      <w:pPr>
        <w:pStyle w:val="NormalWeb"/>
        <w:spacing w:before="0" w:after="0" w:line="480" w:lineRule="auto"/>
        <w:textAlignment w:val="baseline"/>
        <w:rPr>
          <w:rFonts w:ascii="Calibri" w:hAnsi="Calibri"/>
          <w:color w:val="000000"/>
          <w:sz w:val="22"/>
          <w:szCs w:val="22"/>
        </w:rPr>
      </w:pPr>
    </w:p>
    <w:p w14:paraId="49B36429" w14:textId="77777777" w:rsidR="00C62B39" w:rsidRPr="002915B7" w:rsidRDefault="00C62B39" w:rsidP="003F6AB2">
      <w:pPr>
        <w:pStyle w:val="NormalWeb"/>
        <w:spacing w:before="0" w:after="0" w:line="480" w:lineRule="auto"/>
        <w:textAlignment w:val="baseline"/>
      </w:pPr>
      <w:r w:rsidRPr="002915B7">
        <w:rPr>
          <w:rFonts w:ascii="Calibri" w:hAnsi="Calibri"/>
          <w:color w:val="000000"/>
          <w:sz w:val="22"/>
          <w:szCs w:val="22"/>
        </w:rPr>
        <w:t>We created 3 main variants for Zonation: ZON_ALL, ZON_ES and ZON_BD (</w:t>
      </w:r>
      <w:r w:rsidRPr="002915B7">
        <w:rPr>
          <w:rFonts w:ascii="Calibri" w:hAnsi="Calibri"/>
          <w:b/>
          <w:bCs/>
          <w:color w:val="000000"/>
          <w:sz w:val="22"/>
          <w:szCs w:val="22"/>
        </w:rPr>
        <w:t>Fig. S1</w:t>
      </w:r>
      <w:r w:rsidRPr="002915B7">
        <w:rPr>
          <w:rFonts w:ascii="Calibri" w:hAnsi="Calibri"/>
          <w:color w:val="000000"/>
          <w:sz w:val="22"/>
          <w:szCs w:val="22"/>
        </w:rPr>
        <w:t>). In the variant with all features included (ZON_ALL), we balanced the prioritization between data groups ES and BD by using the same weighting scheme as with RWR. We disabled the “edge removal” feature in Zonation and used warp factor of 1000, otherwise we used the default values for all parameters controlling the actual prioritization (for full implementation, see “Workflow system” below).</w:t>
      </w:r>
    </w:p>
    <w:p w14:paraId="02165463" w14:textId="77777777" w:rsidR="00C62B39" w:rsidRPr="002915B7" w:rsidRDefault="00C62B39" w:rsidP="003F6AB2">
      <w:pPr>
        <w:pStyle w:val="NormalWeb"/>
        <w:spacing w:before="0" w:after="0" w:line="480" w:lineRule="auto"/>
        <w:textAlignment w:val="baseline"/>
        <w:rPr>
          <w:rFonts w:ascii="Calibri" w:hAnsi="Calibri"/>
          <w:color w:val="000000"/>
          <w:sz w:val="22"/>
          <w:szCs w:val="22"/>
        </w:rPr>
      </w:pPr>
    </w:p>
    <w:p w14:paraId="2DB00520" w14:textId="77777777" w:rsidR="00C62B39" w:rsidRPr="002915B7" w:rsidRDefault="00FD069D" w:rsidP="003F6AB2">
      <w:pPr>
        <w:pStyle w:val="Heading3"/>
        <w:spacing w:line="480" w:lineRule="auto"/>
      </w:pPr>
      <w:r>
        <w:t xml:space="preserve">2.3.3 </w:t>
      </w:r>
      <w:r w:rsidR="00C62B39" w:rsidRPr="002915B7">
        <w:t>Exact optimization (ILP)</w:t>
      </w:r>
    </w:p>
    <w:p w14:paraId="54C16814" w14:textId="77777777" w:rsidR="00C62B39" w:rsidRPr="002915B7" w:rsidRDefault="00C62B39" w:rsidP="003F6AB2">
      <w:pPr>
        <w:spacing w:line="480" w:lineRule="auto"/>
      </w:pPr>
    </w:p>
    <w:p w14:paraId="1AC2B4BD" w14:textId="77777777" w:rsidR="00C62B39" w:rsidRPr="002915B7" w:rsidRDefault="00C62B39" w:rsidP="003F6AB2">
      <w:pPr>
        <w:spacing w:line="480" w:lineRule="auto"/>
      </w:pPr>
      <w:r w:rsidRPr="002915B7">
        <w:t xml:space="preserve">We also formulate the spatial prioritization problem as a hierarchical maximum coverage problem which can solved exactly with integer linear programming. In a maximum coverage problem, we seek to find a set of cells that maximizes the overall level of representation </w:t>
      </w:r>
      <w:r w:rsidR="00B954B4" w:rsidRPr="002915B7">
        <w:t xml:space="preserve">(as measured by the occurrence level) </w:t>
      </w:r>
      <w:r w:rsidRPr="002915B7">
        <w:t xml:space="preserve">over all features while </w:t>
      </w:r>
      <w:bookmarkStart w:id="13" w:name="_Hlk479005265"/>
      <w:r w:rsidRPr="002915B7">
        <w:t>keeping the number of selected cells below a given threshold</w:t>
      </w:r>
      <w:bookmarkEnd w:id="13"/>
      <w:r w:rsidRPr="002915B7">
        <w:t xml:space="preserve">. </w:t>
      </w:r>
      <w:r w:rsidR="008C1F20" w:rsidRPr="002915B7">
        <w:t>By hierarchical, we mean solving several maximum coverage problems using the top priority fraction of the landscape as a constraint.</w:t>
      </w:r>
      <w:r w:rsidR="000775C2" w:rsidRPr="002915B7">
        <w:t xml:space="preserve"> </w:t>
      </w:r>
      <w:r w:rsidR="008C1F20" w:rsidRPr="002915B7">
        <w:t>Before solving the optimization problem, we occurrence level normalized all features:</w:t>
      </w:r>
    </w:p>
    <w:p w14:paraId="3A9C7899" w14:textId="77777777" w:rsidR="008C1F20" w:rsidRPr="002915B7" w:rsidRDefault="008C1F20" w:rsidP="003F6AB2">
      <w:pPr>
        <w:spacing w:line="480" w:lineRule="auto"/>
      </w:pPr>
    </w:p>
    <w:p w14:paraId="1FCB596E" w14:textId="77777777" w:rsidR="008C1F20" w:rsidRPr="002915B7" w:rsidRDefault="00677197" w:rsidP="003F6AB2">
      <w:pPr>
        <w:spacing w:line="480" w:lineRule="auto"/>
        <w:rPr>
          <w:color w:val="000000"/>
        </w:rPr>
      </w:pPr>
      <m:oMath>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ij</m:t>
            </m:r>
          </m:sub>
        </m:sSub>
        <m:r>
          <w:rPr>
            <w:rFonts w:ascii="Cambria Math" w:hAnsi="Cambria Math"/>
            <w:color w:val="000000"/>
          </w:rPr>
          <m:t xml:space="preserve">= </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ij</m:t>
                </m:r>
              </m:sub>
            </m:sSub>
          </m:num>
          <m:den>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j</m:t>
                </m:r>
              </m:sub>
            </m:sSub>
          </m:den>
        </m:f>
      </m:oMath>
      <w:r w:rsidR="008C1F20" w:rsidRPr="002915B7">
        <w:rPr>
          <w:color w:val="000000"/>
        </w:rPr>
        <w:t xml:space="preserve">        </w:t>
      </w:r>
      <w:r w:rsidR="008C1F20" w:rsidRPr="002915B7">
        <w:rPr>
          <w:color w:val="000000"/>
        </w:rPr>
        <w:tab/>
      </w:r>
      <w:r w:rsidR="008C1F20" w:rsidRPr="002915B7">
        <w:rPr>
          <w:color w:val="000000"/>
        </w:rPr>
        <w:tab/>
      </w:r>
      <w:r w:rsidR="008C1F20" w:rsidRPr="002915B7">
        <w:rPr>
          <w:color w:val="000000"/>
        </w:rPr>
        <w:tab/>
      </w:r>
      <w:r w:rsidR="008C1F20" w:rsidRPr="002915B7">
        <w:rPr>
          <w:color w:val="000000"/>
        </w:rPr>
        <w:tab/>
      </w:r>
      <w:r w:rsidR="008C1F20" w:rsidRPr="002915B7">
        <w:rPr>
          <w:color w:val="000000"/>
        </w:rPr>
        <w:tab/>
      </w:r>
      <w:r w:rsidR="008C1F20" w:rsidRPr="002915B7">
        <w:rPr>
          <w:color w:val="000000"/>
        </w:rPr>
        <w:tab/>
      </w:r>
      <w:r w:rsidR="008C1F20" w:rsidRPr="002915B7">
        <w:rPr>
          <w:color w:val="000000"/>
        </w:rPr>
        <w:tab/>
      </w:r>
      <w:r w:rsidR="008C1F20" w:rsidRPr="002915B7">
        <w:rPr>
          <w:color w:val="000000"/>
        </w:rPr>
        <w:tab/>
      </w:r>
      <w:r w:rsidR="008C1F20" w:rsidRPr="002915B7">
        <w:rPr>
          <w:color w:val="000000"/>
        </w:rPr>
        <w:tab/>
      </w:r>
      <w:r w:rsidR="008C1F20" w:rsidRPr="002915B7">
        <w:rPr>
          <w:color w:val="000000"/>
        </w:rPr>
        <w:tab/>
      </w:r>
      <w:r w:rsidR="008C1F20" w:rsidRPr="002915B7">
        <w:rPr>
          <w:color w:val="000000"/>
        </w:rPr>
        <w:tab/>
      </w:r>
      <w:r w:rsidR="008C1F20" w:rsidRPr="002915B7">
        <w:rPr>
          <w:color w:val="000000"/>
        </w:rPr>
        <w:tab/>
        <w:t xml:space="preserve">       (3)</w:t>
      </w:r>
    </w:p>
    <w:p w14:paraId="57328E40" w14:textId="77777777" w:rsidR="008C1F20" w:rsidRPr="002915B7" w:rsidRDefault="008C1F20" w:rsidP="003F6AB2">
      <w:pPr>
        <w:spacing w:line="480" w:lineRule="auto"/>
        <w:rPr>
          <w:color w:val="000000"/>
        </w:rPr>
      </w:pPr>
    </w:p>
    <w:p w14:paraId="49881D6B" w14:textId="77777777" w:rsidR="00C62B39" w:rsidRPr="002915B7" w:rsidRDefault="008C1F20" w:rsidP="003F6AB2">
      <w:pPr>
        <w:spacing w:line="480" w:lineRule="auto"/>
      </w:pPr>
      <w:r w:rsidRPr="002915B7">
        <w:rPr>
          <w:color w:val="000000"/>
        </w:rPr>
        <w:lastRenderedPageBreak/>
        <w:t xml:space="preserve">where </w:t>
      </w:r>
      <w:r w:rsidRPr="002915B7">
        <w:rPr>
          <w:i/>
          <w:iCs/>
          <w:color w:val="000000"/>
        </w:rPr>
        <w:t>c</w:t>
      </w:r>
      <w:r w:rsidRPr="002915B7">
        <w:rPr>
          <w:i/>
          <w:iCs/>
          <w:color w:val="000000"/>
          <w:vertAlign w:val="subscript"/>
        </w:rPr>
        <w:t>ij</w:t>
      </w:r>
      <w:r w:rsidRPr="002915B7">
        <w:rPr>
          <w:color w:val="000000"/>
        </w:rPr>
        <w:t xml:space="preserve"> is the value of feature </w:t>
      </w:r>
      <w:r w:rsidRPr="002915B7">
        <w:rPr>
          <w:i/>
          <w:iCs/>
          <w:color w:val="000000"/>
        </w:rPr>
        <w:t>j</w:t>
      </w:r>
      <w:r w:rsidRPr="002915B7">
        <w:rPr>
          <w:color w:val="000000"/>
        </w:rPr>
        <w:t xml:space="preserve"> in cell </w:t>
      </w:r>
      <w:r w:rsidRPr="002915B7">
        <w:rPr>
          <w:i/>
          <w:iCs/>
          <w:color w:val="000000"/>
        </w:rPr>
        <w:t xml:space="preserve">i </w:t>
      </w:r>
      <w:r w:rsidRPr="002915B7">
        <w:rPr>
          <w:iCs/>
          <w:color w:val="000000"/>
        </w:rPr>
        <w:t>and</w:t>
      </w:r>
      <w:r w:rsidRPr="002915B7">
        <w:rPr>
          <w:i/>
          <w:iCs/>
          <w:color w:val="000000"/>
        </w:rPr>
        <w:t xml:space="preserve"> c</w:t>
      </w:r>
      <w:r w:rsidRPr="002915B7">
        <w:rPr>
          <w:i/>
          <w:iCs/>
          <w:color w:val="000000"/>
          <w:vertAlign w:val="subscript"/>
        </w:rPr>
        <w:t>j</w:t>
      </w:r>
      <w:r w:rsidRPr="002915B7">
        <w:rPr>
          <w:color w:val="000000"/>
        </w:rPr>
        <w:t xml:space="preserve"> is the sum of all cells for feature </w:t>
      </w:r>
      <w:r w:rsidRPr="002915B7">
        <w:rPr>
          <w:i/>
          <w:iCs/>
          <w:color w:val="000000"/>
        </w:rPr>
        <w:t>j</w:t>
      </w:r>
      <w:r w:rsidRPr="002915B7">
        <w:rPr>
          <w:color w:val="000000"/>
        </w:rPr>
        <w:t>. We define the optimization problem as</w:t>
      </w:r>
      <w:r w:rsidR="007C4504" w:rsidRPr="002915B7">
        <w:rPr>
          <w:color w:val="000000"/>
        </w:rPr>
        <w:t>:</w:t>
      </w:r>
    </w:p>
    <w:p w14:paraId="05DD687E" w14:textId="77777777" w:rsidR="008C1F20" w:rsidRPr="002915B7" w:rsidRDefault="008C1F20" w:rsidP="003F6AB2">
      <w:pPr>
        <w:spacing w:line="480" w:lineRule="auto"/>
      </w:pPr>
    </w:p>
    <w:p w14:paraId="19FE5C5A" w14:textId="77777777" w:rsidR="00940080" w:rsidRPr="002915B7" w:rsidRDefault="00940080" w:rsidP="003F6AB2">
      <w:pPr>
        <w:spacing w:line="480" w:lineRule="auto"/>
      </w:pPr>
      <m:oMath>
        <m:r>
          <w:rPr>
            <w:rFonts w:ascii="Cambria Math" w:hAnsi="Cambria Math"/>
          </w:rPr>
          <m:t xml:space="preserve">maximize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ij</m:t>
                    </m:r>
                  </m:sub>
                </m:sSub>
                <m:sSub>
                  <m:sSubPr>
                    <m:ctrlPr>
                      <w:rPr>
                        <w:rFonts w:ascii="Cambria Math" w:hAnsi="Cambria Math"/>
                        <w:i/>
                      </w:rPr>
                    </m:ctrlPr>
                  </m:sSubPr>
                  <m:e>
                    <m:r>
                      <w:rPr>
                        <w:rFonts w:ascii="Cambria Math" w:hAnsi="Cambria Math"/>
                      </w:rPr>
                      <m:t>w</m:t>
                    </m:r>
                  </m:e>
                  <m:sub>
                    <m:r>
                      <w:rPr>
                        <w:rFonts w:ascii="Cambria Math" w:hAnsi="Cambria Math"/>
                      </w:rPr>
                      <m:t>j</m:t>
                    </m:r>
                  </m:sub>
                </m:sSub>
              </m:e>
            </m:nary>
          </m:e>
        </m:nary>
      </m:oMath>
      <w:r w:rsidR="00C32A0C" w:rsidRPr="002915B7">
        <w:t xml:space="preserve"> </w:t>
      </w:r>
      <w:r w:rsidR="007272AD" w:rsidRPr="002915B7">
        <w:tab/>
      </w:r>
      <w:r w:rsidR="007272AD" w:rsidRPr="002915B7">
        <w:tab/>
      </w:r>
      <w:r w:rsidR="007272AD" w:rsidRPr="002915B7">
        <w:tab/>
      </w:r>
      <w:r w:rsidR="007272AD" w:rsidRPr="002915B7">
        <w:tab/>
      </w:r>
      <w:r w:rsidR="007272AD" w:rsidRPr="002915B7">
        <w:tab/>
      </w:r>
      <w:r w:rsidR="007272AD" w:rsidRPr="002915B7">
        <w:tab/>
      </w:r>
      <w:r w:rsidR="007272AD" w:rsidRPr="002915B7">
        <w:tab/>
      </w:r>
      <w:r w:rsidR="007272AD" w:rsidRPr="002915B7">
        <w:tab/>
      </w:r>
      <w:r w:rsidR="007272AD" w:rsidRPr="002915B7">
        <w:tab/>
      </w:r>
      <w:r w:rsidR="007272AD" w:rsidRPr="002915B7">
        <w:tab/>
        <w:t xml:space="preserve">      </w:t>
      </w:r>
      <w:r w:rsidR="005A5421" w:rsidRPr="002915B7">
        <w:t xml:space="preserve"> (4</w:t>
      </w:r>
      <w:r w:rsidR="007272AD" w:rsidRPr="002915B7">
        <w:t>)</w:t>
      </w:r>
    </w:p>
    <w:p w14:paraId="4E29B379" w14:textId="77777777" w:rsidR="00C62B39" w:rsidRPr="002915B7" w:rsidRDefault="00940080" w:rsidP="003F6AB2">
      <w:pPr>
        <w:spacing w:line="480" w:lineRule="auto"/>
      </w:pPr>
      <m:oMath>
        <m:r>
          <w:rPr>
            <w:rFonts w:ascii="Cambria Math" w:hAnsi="Cambria Math"/>
          </w:rPr>
          <m:t xml:space="preserve">s.t.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&lt;c</m:t>
            </m:r>
          </m:e>
        </m:nary>
      </m:oMath>
      <w:r w:rsidR="007272AD" w:rsidRPr="002915B7">
        <w:t xml:space="preserve"> </w:t>
      </w:r>
    </w:p>
    <w:p w14:paraId="30D70D70" w14:textId="77777777" w:rsidR="00C62B39" w:rsidRPr="002915B7" w:rsidRDefault="00C62B39" w:rsidP="003F6AB2">
      <w:pPr>
        <w:spacing w:line="480" w:lineRule="auto"/>
      </w:pPr>
    </w:p>
    <w:p w14:paraId="452B4B6B" w14:textId="77777777" w:rsidR="00C62B39" w:rsidRPr="002915B7" w:rsidRDefault="00C62B39" w:rsidP="003F6AB2">
      <w:pPr>
        <w:spacing w:line="480" w:lineRule="auto"/>
        <w:rPr>
          <w:color w:val="000000"/>
        </w:rPr>
      </w:pPr>
      <w:r w:rsidRPr="002915B7">
        <w:t xml:space="preserve">where </w:t>
      </w:r>
      <w:r w:rsidRPr="002915B7">
        <w:rPr>
          <w:i/>
          <w:iCs/>
        </w:rPr>
        <w:t>x</w:t>
      </w:r>
      <w:r w:rsidRPr="002915B7">
        <w:rPr>
          <w:i/>
          <w:iCs/>
          <w:vertAlign w:val="subscript"/>
        </w:rPr>
        <w:t>i</w:t>
      </w:r>
      <w:r w:rsidRPr="002915B7">
        <w:t xml:space="preserve"> </w:t>
      </w:r>
      <m:oMath>
        <m:r>
          <w:rPr>
            <w:rFonts w:ascii="Cambria Math" w:hAnsi="Cambria Math"/>
          </w:rPr>
          <m:t>∈</m:t>
        </m:r>
      </m:oMath>
      <w:r w:rsidRPr="002915B7">
        <w:rPr>
          <w:color w:val="000000"/>
        </w:rPr>
        <w:t xml:space="preserve"> {0,1} indicates whether cell </w:t>
      </w:r>
      <w:r w:rsidRPr="002915B7">
        <w:rPr>
          <w:i/>
          <w:iCs/>
          <w:color w:val="000000"/>
        </w:rPr>
        <w:t>i</w:t>
      </w:r>
      <w:r w:rsidRPr="002915B7">
        <w:rPr>
          <w:color w:val="000000"/>
        </w:rPr>
        <w:t xml:space="preserve"> is included in the solution or not, </w:t>
      </w:r>
      <w:r w:rsidRPr="002915B7">
        <w:rPr>
          <w:i/>
          <w:iCs/>
          <w:color w:val="000000"/>
        </w:rPr>
        <w:t>r</w:t>
      </w:r>
      <w:r w:rsidRPr="002915B7">
        <w:rPr>
          <w:i/>
          <w:iCs/>
          <w:color w:val="000000"/>
          <w:vertAlign w:val="subscript"/>
        </w:rPr>
        <w:t>ij</w:t>
      </w:r>
      <w:r w:rsidRPr="002915B7">
        <w:rPr>
          <w:color w:val="000000"/>
        </w:rPr>
        <w:t xml:space="preserve"> gives the </w:t>
      </w:r>
      <w:r w:rsidR="00B954B4" w:rsidRPr="002915B7">
        <w:rPr>
          <w:color w:val="000000"/>
        </w:rPr>
        <w:t>occurrence</w:t>
      </w:r>
      <w:r w:rsidRPr="002915B7">
        <w:rPr>
          <w:color w:val="000000"/>
        </w:rPr>
        <w:t xml:space="preserve"> level of feature </w:t>
      </w:r>
      <w:r w:rsidRPr="002915B7">
        <w:rPr>
          <w:i/>
          <w:iCs/>
          <w:color w:val="000000"/>
        </w:rPr>
        <w:t>j</w:t>
      </w:r>
      <w:r w:rsidRPr="002915B7">
        <w:rPr>
          <w:color w:val="000000"/>
        </w:rPr>
        <w:t xml:space="preserve"> in cell </w:t>
      </w:r>
      <w:r w:rsidRPr="002915B7">
        <w:rPr>
          <w:i/>
          <w:iCs/>
          <w:color w:val="000000"/>
        </w:rPr>
        <w:t>i</w:t>
      </w:r>
      <w:r w:rsidRPr="002915B7">
        <w:rPr>
          <w:color w:val="000000"/>
        </w:rPr>
        <w:t xml:space="preserve"> and </w:t>
      </w:r>
      <w:r w:rsidRPr="002915B7">
        <w:rPr>
          <w:i/>
          <w:iCs/>
          <w:color w:val="000000"/>
        </w:rPr>
        <w:t>w</w:t>
      </w:r>
      <w:r w:rsidRPr="002915B7">
        <w:rPr>
          <w:i/>
          <w:iCs/>
          <w:color w:val="000000"/>
          <w:vertAlign w:val="subscript"/>
        </w:rPr>
        <w:t>j</w:t>
      </w:r>
      <w:r w:rsidRPr="002915B7">
        <w:rPr>
          <w:color w:val="000000"/>
        </w:rPr>
        <w:t xml:space="preserve"> is the weight given to feature </w:t>
      </w:r>
      <w:r w:rsidRPr="002915B7">
        <w:rPr>
          <w:i/>
          <w:iCs/>
          <w:color w:val="000000"/>
        </w:rPr>
        <w:t>j</w:t>
      </w:r>
      <w:r w:rsidR="007C4504" w:rsidRPr="002915B7">
        <w:rPr>
          <w:color w:val="000000"/>
        </w:rPr>
        <w:t xml:space="preserve">. </w:t>
      </w:r>
      <w:r w:rsidRPr="002915B7">
        <w:rPr>
          <w:color w:val="000000"/>
        </w:rPr>
        <w:t xml:space="preserve">As a constraint, we define that the number of cells included in the solution must be smaller than a given fraction of the landscape </w:t>
      </w:r>
      <w:r w:rsidRPr="002915B7">
        <w:rPr>
          <w:i/>
          <w:iCs/>
          <w:color w:val="000000"/>
        </w:rPr>
        <w:t>c</w:t>
      </w:r>
      <w:r w:rsidR="00940080" w:rsidRPr="002915B7">
        <w:rPr>
          <w:color w:val="000000"/>
        </w:rPr>
        <w:t xml:space="preserve"> </w:t>
      </w:r>
      <m:oMath>
        <m:r>
          <w:rPr>
            <w:rFonts w:ascii="Cambria Math" w:hAnsi="Cambria Math"/>
            <w:color w:val="000000"/>
          </w:rPr>
          <m:t>∈</m:t>
        </m:r>
      </m:oMath>
      <w:r w:rsidRPr="002915B7">
        <w:rPr>
          <w:color w:val="000000"/>
        </w:rPr>
        <w:t xml:space="preserve"> {0.01, 0.02, …, 1.00}. We used Gurobi optimization solver </w:t>
      </w:r>
      <w:r w:rsidR="00590E59" w:rsidRPr="002915B7">
        <w:rPr>
          <w:color w:val="000000"/>
        </w:rPr>
        <w:fldChar w:fldCharType="begin" w:fldLock="1"/>
      </w:r>
      <w:r w:rsidR="00077321" w:rsidRPr="002915B7">
        <w:rPr>
          <w:color w:val="000000"/>
        </w:rPr>
        <w:instrText>ADDIN CSL_CITATION { "citationItems" : [ { "id" : "ITEM-1", "itemData" : { "author" : [ { "dropping-particle" : "", "family" : "Gurobi Optimization Inc.", "given" : "", "non-dropping-particle" : "", "parse-names" : false, "suffix" : "" } ], "id" : "ITEM-1", "issued" : { "date-parts" : [ [ "2016" ] ] }, "number" : "7.0.0", "publisher" : "Gurobi Inc.", "title" : "Gurobi Optimizer Reference Manual", "type" : "article" }, "prefix" : "version 7.0.0, ", "uris" : [ "http://www.mendeley.com/documents/?uuid=10504d84-b85f-4b76-a207-d528ec02bbe6" ] } ], "mendeley" : { "formattedCitation" : "(version 7.0.0, Gurobi Optimization Inc. 2016)", "plainTextFormattedCitation" : "(version 7.0.0, Gurobi Optimization Inc. 2016)", "previouslyFormattedCitation" : "(version 7.0.0, Gurobi Optimization Inc. 2016)" }, "properties" : { "noteIndex" : 0 }, "schema" : "https://github.com/citation-style-language/schema/raw/master/csl-citation.json" }</w:instrText>
      </w:r>
      <w:r w:rsidR="00590E59" w:rsidRPr="002915B7">
        <w:rPr>
          <w:color w:val="000000"/>
        </w:rPr>
        <w:fldChar w:fldCharType="separate"/>
      </w:r>
      <w:r w:rsidR="00590E59" w:rsidRPr="002915B7">
        <w:rPr>
          <w:noProof/>
          <w:color w:val="000000"/>
        </w:rPr>
        <w:t>(version 7.0.0, Gurobi Optimization Inc. 2016)</w:t>
      </w:r>
      <w:r w:rsidR="00590E59" w:rsidRPr="002915B7">
        <w:rPr>
          <w:color w:val="000000"/>
        </w:rPr>
        <w:fldChar w:fldCharType="end"/>
      </w:r>
      <w:r w:rsidR="001A6958" w:rsidRPr="002915B7">
        <w:rPr>
          <w:color w:val="000000"/>
        </w:rPr>
        <w:fldChar w:fldCharType="begin"/>
      </w:r>
      <w:r w:rsidR="001A6958" w:rsidRPr="002915B7">
        <w:rPr>
          <w:color w:val="000000"/>
        </w:rPr>
        <w:fldChar w:fldCharType="separate"/>
      </w:r>
      <w:r w:rsidR="001A6958" w:rsidRPr="002915B7">
        <w:rPr>
          <w:noProof/>
          <w:color w:val="000000"/>
        </w:rPr>
        <w:t>(version 7.0.0, Gurobi Optimization Inc., 2016)</w:t>
      </w:r>
      <w:r w:rsidR="001A6958" w:rsidRPr="002915B7">
        <w:rPr>
          <w:color w:val="000000"/>
        </w:rPr>
        <w:fldChar w:fldCharType="end"/>
      </w:r>
      <w:r w:rsidR="00590E59" w:rsidRPr="002915B7">
        <w:rPr>
          <w:color w:val="000000"/>
        </w:rPr>
        <w:t xml:space="preserve"> and its Python bindings</w:t>
      </w:r>
      <w:r w:rsidRPr="002915B7">
        <w:rPr>
          <w:color w:val="000000"/>
        </w:rPr>
        <w:t xml:space="preserve"> for solving 100 optimization problems defined above. Gurobi is a proprietary software using multiple algorithms to solve linear programming problems with a guarantee, given enough time, of finding an optimal solution or a gap measure of the level of sub-optimality.</w:t>
      </w:r>
    </w:p>
    <w:p w14:paraId="28F91786" w14:textId="77777777" w:rsidR="00C62B39" w:rsidRPr="002915B7" w:rsidRDefault="00C62B39" w:rsidP="003F6AB2">
      <w:pPr>
        <w:pStyle w:val="ListParagraph"/>
        <w:spacing w:line="480" w:lineRule="auto"/>
        <w:ind w:left="0"/>
        <w:rPr>
          <w:color w:val="000000"/>
        </w:rPr>
      </w:pPr>
    </w:p>
    <w:p w14:paraId="77082660" w14:textId="77777777" w:rsidR="00C62B39" w:rsidRPr="002915B7" w:rsidRDefault="00C62B39" w:rsidP="003F6AB2">
      <w:pPr>
        <w:pStyle w:val="ListParagraph"/>
        <w:spacing w:line="480" w:lineRule="auto"/>
        <w:ind w:left="0"/>
      </w:pPr>
      <w:r w:rsidRPr="002915B7">
        <w:rPr>
          <w:color w:val="000000"/>
        </w:rPr>
        <w:t xml:space="preserve">After solving the optimization problems, we aggregated the solutions into a hierarchical priority rank maps by first calculating the selection frequency of each cell over solutions for each value of </w:t>
      </w:r>
      <w:r w:rsidRPr="002915B7">
        <w:rPr>
          <w:i/>
          <w:iCs/>
          <w:color w:val="000000"/>
        </w:rPr>
        <w:t>c</w:t>
      </w:r>
      <w:r w:rsidRPr="002915B7">
        <w:rPr>
          <w:color w:val="000000"/>
        </w:rPr>
        <w:t>, then ranking the result and rescaling it into range [0, 1]. We repeated this procedure to the 3 main variants: ILP_ALL, ILP_ES and ILP_BD (</w:t>
      </w:r>
      <w:r w:rsidRPr="002915B7">
        <w:rPr>
          <w:b/>
          <w:bCs/>
          <w:color w:val="000000"/>
        </w:rPr>
        <w:t>Fig. S1</w:t>
      </w:r>
      <w:r w:rsidRPr="002915B7">
        <w:rPr>
          <w:color w:val="000000"/>
        </w:rPr>
        <w:t>). In the variant with all features included (ILP_ALL), we balanced the prioritization between data groups ES and BD by using the same weighting scheme as with RWR in the optimization.</w:t>
      </w:r>
    </w:p>
    <w:p w14:paraId="0EB521A5" w14:textId="77777777" w:rsidR="00290EED" w:rsidRPr="002915B7" w:rsidRDefault="00290EED" w:rsidP="003F6AB2">
      <w:pPr>
        <w:pStyle w:val="ListParagraph"/>
        <w:spacing w:line="480" w:lineRule="auto"/>
        <w:ind w:left="0"/>
        <w:rPr>
          <w:color w:val="000000"/>
        </w:rPr>
      </w:pPr>
    </w:p>
    <w:p w14:paraId="55D878A7" w14:textId="77777777" w:rsidR="00C62B39" w:rsidRPr="002915B7" w:rsidRDefault="00FD069D" w:rsidP="003F6AB2">
      <w:pPr>
        <w:pStyle w:val="Heading2"/>
      </w:pPr>
      <w:r>
        <w:t xml:space="preserve">2.4 </w:t>
      </w:r>
      <w:r w:rsidR="00C62B39" w:rsidRPr="002915B7">
        <w:t>Comparing solution similarity and performance</w:t>
      </w:r>
    </w:p>
    <w:p w14:paraId="6C9983F8" w14:textId="77777777" w:rsidR="00C62B39" w:rsidRPr="002915B7" w:rsidRDefault="00C62B39" w:rsidP="003F6AB2">
      <w:pPr>
        <w:spacing w:line="480" w:lineRule="auto"/>
      </w:pPr>
    </w:p>
    <w:p w14:paraId="5868B11C" w14:textId="77777777" w:rsidR="00C62B39" w:rsidRPr="002915B7" w:rsidRDefault="00C62B39" w:rsidP="003F6AB2">
      <w:pPr>
        <w:spacing w:line="480" w:lineRule="auto"/>
      </w:pPr>
      <w:r w:rsidRPr="002915B7">
        <w:t>We compared the solutions for all nine variants (</w:t>
      </w:r>
      <w:r w:rsidRPr="002915B7">
        <w:rPr>
          <w:b/>
          <w:bCs/>
        </w:rPr>
        <w:t>Fig. S1</w:t>
      </w:r>
      <w:r w:rsidRPr="002915B7">
        <w:t xml:space="preserve">) for the solution i) similarity and ii) performance. In addition, we also quantified to overall patterns in rank priorities over all solutions. </w:t>
      </w:r>
    </w:p>
    <w:p w14:paraId="435F6E4A" w14:textId="77777777" w:rsidR="00C62B39" w:rsidRPr="002915B7" w:rsidRDefault="00C62B39" w:rsidP="003F6AB2">
      <w:pPr>
        <w:spacing w:line="480" w:lineRule="auto"/>
      </w:pPr>
    </w:p>
    <w:p w14:paraId="3F16F509" w14:textId="5639FBC7" w:rsidR="00C62B39" w:rsidRPr="002915B7" w:rsidRDefault="00C62B39" w:rsidP="003F6AB2">
      <w:pPr>
        <w:spacing w:line="480" w:lineRule="auto"/>
      </w:pPr>
      <w:r w:rsidRPr="002915B7">
        <w:t xml:space="preserve">To quantify the different aspects of the similarity between the solutions, we used three different measures. First, to account for the spatial overlap we calculated the Jaccard’s index between solution subsets. Jaccard’s index </w:t>
      </w:r>
      <w:r w:rsidRPr="002915B7">
        <w:rPr>
          <w:i/>
          <w:iCs/>
        </w:rPr>
        <w:t>J</w:t>
      </w:r>
      <w:r w:rsidRPr="002915B7">
        <w:t xml:space="preserve"> between solutions A and B is calculated as dividing the number of cells in both A and B by the number of cells in either or both solutions</w:t>
      </w:r>
      <w:r w:rsidR="00C72EF5" w:rsidRPr="002915B7">
        <w:t xml:space="preserve"> </w:t>
      </w:r>
      <m:oMath>
        <m:d>
          <m:dPr>
            <m:ctrlPr>
              <w:rPr>
                <w:rFonts w:ascii="Cambria Math" w:hAnsi="Cambria Math"/>
                <w:i/>
              </w:rPr>
            </m:ctrlPr>
          </m:dPr>
          <m:e>
            <m:r>
              <w:rPr>
                <w:rFonts w:ascii="Cambria Math" w:hAnsi="Cambria Math"/>
              </w:rPr>
              <m:t>J</m:t>
            </m:r>
            <m:d>
              <m:dPr>
                <m:ctrlPr>
                  <w:rPr>
                    <w:rFonts w:ascii="Cambria Math" w:hAnsi="Cambria Math"/>
                    <w:i/>
                  </w:rPr>
                </m:ctrlPr>
              </m:dPr>
              <m:e>
                <m:r>
                  <w:rPr>
                    <w:rFonts w:ascii="Cambria Math" w:hAnsi="Cambria Math"/>
                  </w:rPr>
                  <m:t>A, B</m:t>
                </m:r>
              </m:e>
            </m:d>
            <m:r>
              <w:rPr>
                <w:rFonts w:ascii="Cambria Math" w:hAnsi="Cambria Math"/>
              </w:rPr>
              <m:t xml:space="preserve">= </m:t>
            </m:r>
            <m:f>
              <m:fPr>
                <m:ctrlPr>
                  <w:rPr>
                    <w:rFonts w:ascii="Cambria Math" w:hAnsi="Cambria Math"/>
                    <w:i/>
                  </w:rPr>
                </m:ctrlPr>
              </m:fPr>
              <m:num>
                <m:r>
                  <w:rPr>
                    <w:rFonts w:ascii="Cambria Math" w:hAnsi="Cambria Math"/>
                  </w:rPr>
                  <m:t>A∩B</m:t>
                </m:r>
              </m:num>
              <m:den>
                <m:r>
                  <w:rPr>
                    <w:rFonts w:ascii="Cambria Math" w:hAnsi="Cambria Math"/>
                  </w:rPr>
                  <m:t>A∪B</m:t>
                </m:r>
              </m:den>
            </m:f>
          </m:e>
        </m:d>
      </m:oMath>
      <w:r w:rsidR="00C72EF5" w:rsidRPr="002915B7">
        <w:t xml:space="preserve"> </w:t>
      </w:r>
      <w:r w:rsidRPr="002915B7">
        <w:t xml:space="preserve">(for implementation details, see “Workflow implementation”). Value of </w:t>
      </w:r>
      <w:r w:rsidRPr="002915B7">
        <w:rPr>
          <w:i/>
          <w:iCs/>
        </w:rPr>
        <w:t>J</w:t>
      </w:r>
      <w:r w:rsidRPr="002915B7">
        <w:t xml:space="preserve"> = 1 indicates a complete overlap between the solutions (or subsets). In addition to calculating </w:t>
      </w:r>
      <w:r w:rsidRPr="002915B7">
        <w:rPr>
          <w:i/>
          <w:iCs/>
        </w:rPr>
        <w:t>J</w:t>
      </w:r>
      <w:r w:rsidRPr="002915B7">
        <w:t xml:space="preserve"> between the best 10% of all solution pairs, we also calculated J for the worst 10%. Second, we computed the rank correlation coefficients (Kendall τ, tau-b accounting for ties) between the priority rankings in all solutions using the implementation available in Scipy </w:t>
      </w:r>
      <w:r w:rsidR="001A6958" w:rsidRPr="002915B7">
        <w:fldChar w:fldCharType="begin"/>
      </w:r>
      <w:r w:rsidR="001A6958" w:rsidRPr="002915B7">
        <w:fldChar w:fldCharType="separate"/>
      </w:r>
      <w:r w:rsidR="001A6958" w:rsidRPr="002915B7">
        <w:rPr>
          <w:noProof/>
        </w:rPr>
        <w:t>(Jones et al., 2001; Knight, 1966)</w:t>
      </w:r>
      <w:r w:rsidR="001A6958" w:rsidRPr="002915B7">
        <w:fldChar w:fldCharType="end"/>
      </w:r>
      <w:r w:rsidRPr="002915B7">
        <w:t>. Third, to quantify the similarity of the solutions when the aggregated to a meaningful administrative level (</w:t>
      </w:r>
      <w:r w:rsidR="00FD5798" w:rsidRPr="002915B7">
        <w:rPr>
          <w:color w:val="000000"/>
        </w:rPr>
        <w:t>Nomenclature of territorial units for statistics</w:t>
      </w:r>
      <w:r w:rsidR="00FD5798">
        <w:t xml:space="preserve">, </w:t>
      </w:r>
      <w:r w:rsidRPr="002915B7">
        <w:t>NUTS2 regions), we computed the Map Comparison statistic (MCS) between all solutions pairs.</w:t>
      </w:r>
      <w:r w:rsidR="008C70E1">
        <w:t xml:space="preserve"> </w:t>
      </w:r>
      <w:r w:rsidR="008C70E1">
        <w:rPr>
          <w:color w:val="000000"/>
        </w:rPr>
        <w:t>We obtained</w:t>
      </w:r>
      <w:r w:rsidR="00FD5798" w:rsidRPr="002915B7">
        <w:rPr>
          <w:color w:val="000000"/>
        </w:rPr>
        <w:t xml:space="preserve"> the NUTS </w:t>
      </w:r>
      <w:r w:rsidR="008C70E1">
        <w:rPr>
          <w:color w:val="000000"/>
        </w:rPr>
        <w:t xml:space="preserve">data from </w:t>
      </w:r>
      <w:r w:rsidR="00FD5798" w:rsidRPr="002915B7">
        <w:rPr>
          <w:color w:val="000000"/>
        </w:rPr>
        <w:t>EUROSTAT (</w:t>
      </w:r>
      <w:r w:rsidR="00FD5798" w:rsidRPr="002915B7">
        <w:rPr>
          <w:b/>
          <w:bCs/>
          <w:color w:val="000000"/>
        </w:rPr>
        <w:t>REF</w:t>
      </w:r>
      <w:r w:rsidR="00FD5798" w:rsidRPr="002915B7">
        <w:rPr>
          <w:color w:val="000000"/>
        </w:rPr>
        <w:t xml:space="preserve">). </w:t>
      </w:r>
      <w:r w:rsidRPr="002915B7">
        <w:t xml:space="preserve">MCS is an index summarizing the relative difference between spatial datasets as the average difference between mean ranks in NUTS2 regions, expressed as a fraction of the highest value </w:t>
      </w:r>
      <w:r w:rsidR="00077321" w:rsidRPr="002915B7">
        <w:fldChar w:fldCharType="begin" w:fldLock="1"/>
      </w:r>
      <w:r w:rsidR="00E82D62" w:rsidRPr="002915B7">
        <w:instrText>ADDIN CSL_CITATION { "citationItems" : [ { "id" : "ITEM-1", "itemData" : { "DOI" : "10.1371/journal.pone.0109643", "ISSN" : "1932-6203", "abstract" : "Safeguarding the benefits that ecosystems provide to society is increasingly included as a target in international policies. To support such policies, ecosystem service maps are made. However, there is little attention for the accuracy of these maps. We made a systematic review and quantitative comparison of ecosystem service maps on the European scale to generate insights in the uncertainty of ecosystem service maps and discuss the possibilities for quantitative validation. Maps of climate regulation and recreation were reasonably similar while large uncertainties among maps of erosion protection and flood regulation were observed. Pollination maps had a moderate similarity. Differences among the maps were caused by differences in indicator definition, level of process understanding, mapping aim, data sources and methodology. Absence of suitable observed data on ecosystem services provisioning hampers independent validation of the maps. Consequently, there are, so far, no accurate measures for ecosystem service map quality. Policy makers and other users need to be cautious when applying ecosystem service maps for decision-making. The results illustrate the need for better process understanding and data acquisition to advance ecosystem service mapping, modelling and validation.", "author" : [ { "dropping-particle" : "", "family" : "Schulp", "given" : "Catharina J E", "non-dropping-particle" : "", "parse-names" : false, "suffix" : "" }, { "dropping-particle" : "", "family" : "Burkhard", "given" : "Benjamin", "non-dropping-particle" : "", "parse-names" : false, "suffix" : "" }, { "dropping-particle" : "", "family" : "Maes", "given" : "Joachim", "non-dropping-particle" : "", "parse-names" : false, "suffix" : "" }, { "dropping-particle" : "", "family" : "Vliet", "given" : "Jasper", "non-dropping-particle" : "Van", "parse-names" : false, "suffix" : "" }, { "dropping-particle" : "", "family" : "Verburg", "given" : "Peter H", "non-dropping-particle" : "", "parse-names" : false, "suffix" : "" } ], "container-title" : "PLoS ONE", "id" : "ITEM-1", "issue" : "10", "issued" : { "date-parts" : [ [ "2014" ] ] }, "page" : "e109643", "title" : "Uncertainties in Ecosystem Service Maps: A Comparison on the European Scale", "type" : "article-journal", "volume" : "9" }, "uris" : [ "http://www.mendeley.com/documents/?uuid=c9b08bc0-f198-4e42-924f-8f523ce11ec6" ] } ], "mendeley" : { "formattedCitation" : "(Schulp et al. 2014)", "plainTextFormattedCitation" : "(Schulp et al. 2014)", "previouslyFormattedCitation" : "(Schulp et al. 2014)" }, "properties" : { "noteIndex" : 0 }, "schema" : "https://github.com/citation-style-language/schema/raw/master/csl-citation.json" }</w:instrText>
      </w:r>
      <w:r w:rsidR="00077321" w:rsidRPr="002915B7">
        <w:fldChar w:fldCharType="separate"/>
      </w:r>
      <w:r w:rsidR="00077321" w:rsidRPr="002915B7">
        <w:rPr>
          <w:noProof/>
        </w:rPr>
        <w:t>(Schulp et al. 2014)</w:t>
      </w:r>
      <w:r w:rsidR="00077321" w:rsidRPr="002915B7">
        <w:fldChar w:fldCharType="end"/>
      </w:r>
      <w:r w:rsidR="001A6958" w:rsidRPr="002915B7">
        <w:fldChar w:fldCharType="begin"/>
      </w:r>
      <w:r w:rsidR="001A6958" w:rsidRPr="002915B7">
        <w:fldChar w:fldCharType="separate"/>
      </w:r>
      <w:r w:rsidR="001A6958" w:rsidRPr="002915B7">
        <w:rPr>
          <w:noProof/>
        </w:rPr>
        <w:t>(Schulp et al., 2014)</w:t>
      </w:r>
      <w:r w:rsidR="001A6958" w:rsidRPr="002915B7">
        <w:fldChar w:fldCharType="end"/>
      </w:r>
      <w:r w:rsidRPr="002915B7">
        <w:t>:</w:t>
      </w:r>
    </w:p>
    <w:p w14:paraId="6EC3202D" w14:textId="77777777" w:rsidR="00E24ED0" w:rsidRPr="002915B7" w:rsidRDefault="00E24ED0" w:rsidP="003F6AB2">
      <w:pPr>
        <w:spacing w:line="480" w:lineRule="auto"/>
      </w:pPr>
    </w:p>
    <w:p w14:paraId="4EB64A3E" w14:textId="77777777" w:rsidR="00E24ED0" w:rsidRPr="002915B7" w:rsidRDefault="00E24ED0" w:rsidP="003F6AB2">
      <w:pPr>
        <w:spacing w:line="480" w:lineRule="auto"/>
        <w:rPr>
          <w:bCs/>
        </w:rPr>
      </w:pPr>
      <m:oMath>
        <m:r>
          <w:rPr>
            <w:rFonts w:ascii="Cambria Math" w:hAnsi="Cambria Math"/>
          </w:rPr>
          <m:t xml:space="preserve">MCS= </m:t>
        </m:r>
        <m:f>
          <m:fPr>
            <m:ctrlPr>
              <w:rPr>
                <w:rFonts w:ascii="Cambria Math" w:hAnsi="Cambria Math"/>
                <w:bCs/>
                <w:i/>
              </w:rPr>
            </m:ctrlPr>
          </m:fPr>
          <m:num>
            <m:nary>
              <m:naryPr>
                <m:chr m:val="∑"/>
                <m:limLoc m:val="undOvr"/>
                <m:ctrlPr>
                  <w:rPr>
                    <w:rFonts w:ascii="Cambria Math" w:hAnsi="Cambria Math"/>
                    <w:bCs/>
                    <w:i/>
                  </w:rPr>
                </m:ctrlPr>
              </m:naryPr>
              <m:sub>
                <m:r>
                  <w:rPr>
                    <w:rFonts w:ascii="Cambria Math" w:hAnsi="Cambria Math"/>
                  </w:rPr>
                  <m:t>n=1</m:t>
                </m:r>
              </m:sub>
              <m:sup>
                <m:r>
                  <w:rPr>
                    <w:rFonts w:ascii="Cambria Math" w:hAnsi="Cambria Math"/>
                  </w:rPr>
                  <m:t>N</m:t>
                </m:r>
              </m:sup>
              <m:e>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a-b</m:t>
                            </m:r>
                          </m:e>
                        </m:d>
                      </m:num>
                      <m:den>
                        <m:func>
                          <m:funcPr>
                            <m:ctrlPr>
                              <w:rPr>
                                <w:rFonts w:ascii="Cambria Math" w:hAnsi="Cambria Math"/>
                                <w:bCs/>
                              </w:rPr>
                            </m:ctrlPr>
                          </m:funcPr>
                          <m:fName>
                            <m:r>
                              <m:rPr>
                                <m:sty m:val="p"/>
                              </m:rPr>
                              <w:rPr>
                                <w:rFonts w:ascii="Cambria Math" w:hAnsi="Cambria Math"/>
                              </w:rPr>
                              <m:t>max</m:t>
                            </m:r>
                          </m:fName>
                          <m:e>
                            <m:d>
                              <m:dPr>
                                <m:ctrlPr>
                                  <w:rPr>
                                    <w:rFonts w:ascii="Cambria Math" w:hAnsi="Cambria Math"/>
                                    <w:bCs/>
                                    <w:i/>
                                  </w:rPr>
                                </m:ctrlPr>
                              </m:dPr>
                              <m:e>
                                <m:r>
                                  <w:rPr>
                                    <w:rFonts w:ascii="Cambria Math" w:hAnsi="Cambria Math"/>
                                  </w:rPr>
                                  <m:t>a,b</m:t>
                                </m:r>
                              </m:e>
                            </m:d>
                          </m:e>
                        </m:func>
                      </m:den>
                    </m:f>
                  </m:e>
                </m:d>
              </m:e>
            </m:nary>
          </m:num>
          <m:den>
            <m:r>
              <w:rPr>
                <w:rFonts w:ascii="Cambria Math" w:hAnsi="Cambria Math"/>
              </w:rPr>
              <m:t>N</m:t>
            </m:r>
          </m:den>
        </m:f>
      </m:oMath>
      <w:r w:rsidRPr="002915B7">
        <w:rPr>
          <w:bCs/>
        </w:rPr>
        <w:t xml:space="preserve"> </w:t>
      </w:r>
      <w:r w:rsidRPr="002915B7">
        <w:rPr>
          <w:bCs/>
        </w:rPr>
        <w:tab/>
      </w:r>
      <w:r w:rsidRPr="002915B7">
        <w:rPr>
          <w:bCs/>
        </w:rPr>
        <w:tab/>
      </w:r>
      <w:r w:rsidRPr="002915B7">
        <w:rPr>
          <w:bCs/>
        </w:rPr>
        <w:tab/>
      </w:r>
      <w:r w:rsidRPr="002915B7">
        <w:rPr>
          <w:bCs/>
        </w:rPr>
        <w:tab/>
      </w:r>
      <w:r w:rsidRPr="002915B7">
        <w:rPr>
          <w:bCs/>
        </w:rPr>
        <w:tab/>
      </w:r>
      <w:r w:rsidRPr="002915B7">
        <w:rPr>
          <w:bCs/>
        </w:rPr>
        <w:tab/>
        <w:t xml:space="preserve">    </w:t>
      </w:r>
      <w:r w:rsidRPr="002915B7">
        <w:rPr>
          <w:bCs/>
        </w:rPr>
        <w:tab/>
      </w:r>
      <w:r w:rsidRPr="002915B7">
        <w:rPr>
          <w:bCs/>
        </w:rPr>
        <w:tab/>
      </w:r>
      <w:r w:rsidRPr="002915B7">
        <w:rPr>
          <w:bCs/>
        </w:rPr>
        <w:tab/>
      </w:r>
      <w:r w:rsidRPr="002915B7">
        <w:rPr>
          <w:bCs/>
        </w:rPr>
        <w:tab/>
      </w:r>
      <w:r w:rsidRPr="002915B7">
        <w:rPr>
          <w:bCs/>
        </w:rPr>
        <w:tab/>
        <w:t xml:space="preserve">       (5)</w:t>
      </w:r>
    </w:p>
    <w:p w14:paraId="424B1BF1" w14:textId="77777777" w:rsidR="00C62B39" w:rsidRPr="002915B7" w:rsidRDefault="00C62B39" w:rsidP="003F6AB2">
      <w:pPr>
        <w:spacing w:line="480" w:lineRule="auto"/>
        <w:rPr>
          <w:b/>
          <w:bCs/>
        </w:rPr>
      </w:pPr>
    </w:p>
    <w:p w14:paraId="567BCA36" w14:textId="77777777" w:rsidR="00C62B39" w:rsidRPr="002915B7" w:rsidRDefault="00C62B39" w:rsidP="003F6AB2">
      <w:pPr>
        <w:spacing w:line="480" w:lineRule="auto"/>
      </w:pPr>
      <w:r w:rsidRPr="002915B7">
        <w:t xml:space="preserve">where </w:t>
      </w:r>
      <w:r w:rsidRPr="002915B7">
        <w:rPr>
          <w:i/>
          <w:iCs/>
        </w:rPr>
        <w:t>a</w:t>
      </w:r>
      <w:r w:rsidRPr="002915B7">
        <w:t xml:space="preserve"> and </w:t>
      </w:r>
      <w:r w:rsidRPr="002915B7">
        <w:rPr>
          <w:i/>
          <w:iCs/>
        </w:rPr>
        <w:t>b</w:t>
      </w:r>
      <w:r w:rsidRPr="002915B7">
        <w:t xml:space="preserve"> are the mean ranks in a particular NUTS2 region and </w:t>
      </w:r>
      <w:r w:rsidRPr="002915B7">
        <w:rPr>
          <w:i/>
          <w:iCs/>
        </w:rPr>
        <w:t>N</w:t>
      </w:r>
      <w:r w:rsidRPr="002915B7">
        <w:t xml:space="preserve"> is the total number of NUTS2 regions considered. To present MCS in the same scale as the Jaccard’s index and Kendall τ (1.0 signifies solutions are the same), we use </w:t>
      </w:r>
      <w:r w:rsidRPr="002915B7">
        <w:rPr>
          <w:i/>
          <w:iCs/>
        </w:rPr>
        <w:t>1 – MCS</w:t>
      </w:r>
      <w:r w:rsidR="00077321" w:rsidRPr="002915B7">
        <w:t>.</w:t>
      </w:r>
    </w:p>
    <w:p w14:paraId="66095567" w14:textId="77777777" w:rsidR="00C62B39" w:rsidRPr="002915B7" w:rsidRDefault="00C62B39" w:rsidP="003F6AB2">
      <w:pPr>
        <w:spacing w:line="480" w:lineRule="auto"/>
        <w:rPr>
          <w:rFonts w:eastAsia="Times New Roman"/>
          <w:color w:val="000000"/>
          <w:highlight w:val="white"/>
          <w:lang w:eastAsia="fi-FI"/>
        </w:rPr>
      </w:pPr>
    </w:p>
    <w:p w14:paraId="0F1E3DD1" w14:textId="77777777" w:rsidR="00C62B39" w:rsidRPr="002915B7" w:rsidRDefault="00C62B39" w:rsidP="003F6AB2">
      <w:pPr>
        <w:spacing w:line="480" w:lineRule="auto"/>
      </w:pPr>
      <w:r w:rsidRPr="002915B7">
        <w:rPr>
          <w:rFonts w:eastAsia="Times New Roman"/>
          <w:color w:val="000000"/>
          <w:highlight w:val="white"/>
          <w:lang w:eastAsia="fi-FI"/>
        </w:rPr>
        <w:t xml:space="preserve">We also examined how well the different methods performed compared to each other. As a performance measure, we use how much of the overall feature representation levels can be covered by a given fraction of the landscape. While Zonation produces this type of performance data automatically, our RWR and ILP </w:t>
      </w:r>
      <w:r w:rsidRPr="002915B7">
        <w:rPr>
          <w:rFonts w:eastAsia="Times New Roman"/>
          <w:color w:val="000000"/>
          <w:highlight w:val="white"/>
          <w:lang w:eastAsia="fi-FI"/>
        </w:rPr>
        <w:lastRenderedPageBreak/>
        <w:t xml:space="preserve">implementations do not. We used the </w:t>
      </w:r>
      <w:r w:rsidR="002D3C4B" w:rsidRPr="002915B7">
        <w:rPr>
          <w:rFonts w:eastAsia="Times New Roman"/>
          <w:color w:val="000000"/>
          <w:highlight w:val="white"/>
          <w:lang w:eastAsia="fi-FI"/>
        </w:rPr>
        <w:t>so-called</w:t>
      </w:r>
      <w:r w:rsidRPr="002915B7">
        <w:rPr>
          <w:rFonts w:eastAsia="Times New Roman"/>
          <w:color w:val="000000"/>
          <w:highlight w:val="white"/>
          <w:lang w:eastAsia="fi-FI"/>
        </w:rPr>
        <w:t xml:space="preserve"> solution loading functionality in Zonation to compute performance data for RWR and ILP. This way, the priority rank solution produced by RWR and ILP is loaded into Zonation, which then proceeds with the usual cell-removal following the rank order from the loaded solutions while also producing the performance data </w:t>
      </w:r>
      <w:r w:rsidR="001A6958" w:rsidRPr="002915B7">
        <w:rPr>
          <w:rFonts w:eastAsia="Times New Roman"/>
          <w:color w:val="000000"/>
          <w:highlight w:val="white"/>
          <w:lang w:eastAsia="fi-FI"/>
        </w:rPr>
        <w:fldChar w:fldCharType="begin"/>
      </w:r>
      <w:r w:rsidR="001A6958" w:rsidRPr="002915B7">
        <w:rPr>
          <w:rFonts w:eastAsia="Times New Roman"/>
          <w:color w:val="000000"/>
          <w:highlight w:val="white"/>
          <w:lang w:eastAsia="fi-FI"/>
        </w:rPr>
        <w:fldChar w:fldCharType="separate"/>
      </w:r>
      <w:r w:rsidR="001A6958" w:rsidRPr="002915B7">
        <w:rPr>
          <w:rFonts w:eastAsia="Times New Roman"/>
          <w:noProof/>
          <w:color w:val="000000"/>
          <w:highlight w:val="white"/>
          <w:lang w:eastAsia="fi-FI"/>
        </w:rPr>
        <w:t>(Moilanen et al., 2014)</w:t>
      </w:r>
      <w:r w:rsidR="001A6958" w:rsidRPr="002915B7">
        <w:rPr>
          <w:rFonts w:eastAsia="Times New Roman"/>
          <w:color w:val="000000"/>
          <w:highlight w:val="white"/>
          <w:lang w:eastAsia="fi-FI"/>
        </w:rPr>
        <w:fldChar w:fldCharType="end"/>
      </w:r>
      <w:r w:rsidRPr="002915B7">
        <w:rPr>
          <w:rFonts w:eastAsia="Times New Roman"/>
          <w:color w:val="000000"/>
          <w:highlight w:val="white"/>
          <w:lang w:eastAsia="fi-FI"/>
        </w:rPr>
        <w:t>. We used this pre-loading functionality in two ways. First, using only ZON we examine the trade-offs in prioritizing areas on all available features (ALL) as opposed to ESs (ES) or biodiversity features (BD) only. Second, we compare the RWR and ZON solutions to the ILP solution. The Gurobi solver is the only method that produces a measure of the optimality of the result thus giving a benchmark against which the sub-optimality of the solutions produced by the other methods (RWR and ZON) can be compared to.</w:t>
      </w:r>
    </w:p>
    <w:p w14:paraId="163635E6" w14:textId="77777777" w:rsidR="00C62B39" w:rsidRPr="002915B7" w:rsidRDefault="00C62B39" w:rsidP="003F6AB2">
      <w:pPr>
        <w:spacing w:line="480" w:lineRule="auto"/>
        <w:rPr>
          <w:color w:val="000000"/>
        </w:rPr>
      </w:pPr>
    </w:p>
    <w:p w14:paraId="38BE6A28" w14:textId="77777777" w:rsidR="00C62B39" w:rsidRPr="002915B7" w:rsidRDefault="00C62B39" w:rsidP="003F6AB2">
      <w:pPr>
        <w:spacing w:line="480" w:lineRule="auto"/>
      </w:pPr>
      <w:r w:rsidRPr="002915B7">
        <w:rPr>
          <w:color w:val="000000"/>
        </w:rPr>
        <w:t>To quantify how similar the average rank priories calculated for each NUTS2 regions are, we also calculated the mean and the standard deviation of the priority rank of all NUTS2 regions over all solutions.</w:t>
      </w:r>
    </w:p>
    <w:p w14:paraId="7BFB63CF" w14:textId="77777777" w:rsidR="00C62B39" w:rsidRPr="002915B7" w:rsidRDefault="00C62B39" w:rsidP="003F6AB2">
      <w:pPr>
        <w:spacing w:line="480" w:lineRule="auto"/>
        <w:rPr>
          <w:color w:val="000000"/>
        </w:rPr>
      </w:pPr>
    </w:p>
    <w:p w14:paraId="7630EFE3" w14:textId="77777777" w:rsidR="00D3310C" w:rsidRPr="002915B7" w:rsidRDefault="00FD069D" w:rsidP="003F6AB2">
      <w:pPr>
        <w:pStyle w:val="Heading2"/>
      </w:pPr>
      <w:r>
        <w:t xml:space="preserve">2.5 </w:t>
      </w:r>
      <w:r w:rsidR="00D3310C" w:rsidRPr="002915B7">
        <w:t>Testing for the effect of including costs</w:t>
      </w:r>
    </w:p>
    <w:p w14:paraId="4E6FC2B0" w14:textId="77777777" w:rsidR="00D3310C" w:rsidRPr="002915B7" w:rsidRDefault="00D3310C" w:rsidP="003F6AB2">
      <w:pPr>
        <w:spacing w:line="480" w:lineRule="auto"/>
        <w:rPr>
          <w:color w:val="000000"/>
        </w:rPr>
      </w:pPr>
    </w:p>
    <w:p w14:paraId="308CB115" w14:textId="621F4E3E" w:rsidR="00D3310C" w:rsidRPr="00FA0DE3" w:rsidRDefault="00FA0DE3" w:rsidP="003F6AB2">
      <w:pPr>
        <w:spacing w:line="480" w:lineRule="auto"/>
      </w:pPr>
      <w:r w:rsidRPr="00FA0DE3">
        <w:t xml:space="preserve">The </w:t>
      </w:r>
      <w:r>
        <w:t xml:space="preserve">spatial prioritization can be made more relevant for real-life planning by </w:t>
      </w:r>
      <w:r w:rsidR="000B5429">
        <w:t>incorporating</w:t>
      </w:r>
      <w:r>
        <w:t xml:space="preserve"> factors </w:t>
      </w:r>
      <w:r w:rsidR="000B5429">
        <w:t xml:space="preserve">such as costs, ecological condition and connectivity into the methods </w:t>
      </w:r>
      <w:r w:rsidR="000B5429">
        <w:fldChar w:fldCharType="begin" w:fldLock="1"/>
      </w:r>
      <w:r w:rsidR="005E761E">
        <w:instrText>ADDIN CSL_CITATION { "citationItems" : [ { "id" : "ITEM-1", "itemData" : { "author" : [ { "dropping-particle" : "", "family" : "Ferrier", "given" : "Simon", "non-dropping-particle" : "", "parse-names" : false, "suffix" : "" }, { "dropping-particle" : "", "family" : "Wintle", "given" : "Brendan A", "non-dropping-particle" : "", "parse-names" : false, "suffix" : "" } ], "chapter-number" : "1", "container-title" : "Spatial conservation prioritization: quantitative methods &amp; computational tools", "editor"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"304", "publisher" : "Oxford University Press", "publisher-place" : "Oxford", "title" : "Quantitative approaches to spatial conservation prioritization: matching the solution to the need", "type" : "chapter" }, "uris" : [ "http://www.mendeley.com/documents/?uuid=4b9b3e4b-1d7b-470e-a859-f9cd7f0c0799" ] } ], "mendeley" : { "formattedCitation" : "(Ferrier and Wintle 2009)", "plainTextFormattedCitation" : "(Ferrier and Wintle 2009)", "previouslyFormattedCitation" : "(Ferrier and Wintle 2009)" }, "properties" : { "noteIndex" : 0 }, "schema" : "https://github.com/citation-style-language/schema/raw/master/csl-citation.json" }</w:instrText>
      </w:r>
      <w:r w:rsidR="000B5429">
        <w:fldChar w:fldCharType="separate"/>
      </w:r>
      <w:r w:rsidR="000B5429" w:rsidRPr="000B5429">
        <w:rPr>
          <w:noProof/>
        </w:rPr>
        <w:t>(Ferrier and Wintle 2009)</w:t>
      </w:r>
      <w:r w:rsidR="000B5429">
        <w:fldChar w:fldCharType="end"/>
      </w:r>
      <w:r>
        <w:t xml:space="preserve">. </w:t>
      </w:r>
      <w:r w:rsidR="000B5429">
        <w:t>However, which factors can be accounted for by the priorit</w:t>
      </w:r>
      <w:r w:rsidR="00B04EB8">
        <w:t xml:space="preserve">ization methods varies greatly and </w:t>
      </w:r>
      <w:r w:rsidR="000B5429">
        <w:t xml:space="preserve">comparing the prioritization becomes increasingly more difficult as every new layer of complexity comes with additional model assumptions. </w:t>
      </w:r>
      <w:r w:rsidR="00581DD4">
        <w:t xml:space="preserve">Therefore, we chose </w:t>
      </w:r>
      <w:r w:rsidR="00F0204D">
        <w:t>to concentrate</w:t>
      </w:r>
      <w:r w:rsidR="009543F9">
        <w:t xml:space="preserve"> our comparison</w:t>
      </w:r>
      <w:r w:rsidR="00F0204D">
        <w:t xml:space="preserve"> on</w:t>
      </w:r>
      <w:r w:rsidR="00581DD4">
        <w:t xml:space="preserve"> the simple (</w:t>
      </w:r>
      <w:r w:rsidR="00F0204D">
        <w:t xml:space="preserve">i.e. </w:t>
      </w:r>
      <w:r w:rsidR="00581DD4">
        <w:t>comparable) basic setup</w:t>
      </w:r>
      <w:r w:rsidR="00F0204D">
        <w:t>s for each method</w:t>
      </w:r>
      <w:r w:rsidR="009543F9">
        <w:t>. In addition, we</w:t>
      </w:r>
      <w:r w:rsidR="00B04EB8">
        <w:t xml:space="preserve"> also tested how an additional prioritization option, including a proxy for costs, would affect the results of each method. The </w:t>
      </w:r>
      <w:r w:rsidR="009543F9">
        <w:t>following results section</w:t>
      </w:r>
      <w:r w:rsidR="00B04EB8">
        <w:t xml:space="preserve"> presents all prioritization analyses without costs, but a subset of analyses including costs can be found</w:t>
      </w:r>
      <w:r w:rsidR="00206267">
        <w:t xml:space="preserve"> in the Supplementary Material.</w:t>
      </w:r>
    </w:p>
    <w:p w14:paraId="20722F9F" w14:textId="77777777" w:rsidR="00FA0DE3" w:rsidRPr="002915B7" w:rsidRDefault="00FA0DE3" w:rsidP="003F6AB2">
      <w:pPr>
        <w:spacing w:line="480" w:lineRule="auto"/>
        <w:rPr>
          <w:color w:val="000000"/>
        </w:rPr>
      </w:pPr>
    </w:p>
    <w:p w14:paraId="5799BB0E" w14:textId="77777777" w:rsidR="00C62B39" w:rsidRPr="002915B7" w:rsidRDefault="00FD069D" w:rsidP="003F6AB2">
      <w:pPr>
        <w:pStyle w:val="Heading2"/>
      </w:pPr>
      <w:r>
        <w:lastRenderedPageBreak/>
        <w:t xml:space="preserve">2.6 </w:t>
      </w:r>
      <w:r w:rsidR="00C62B39" w:rsidRPr="002915B7">
        <w:t>Workflow implementation</w:t>
      </w:r>
    </w:p>
    <w:p w14:paraId="3FA9EF30" w14:textId="77777777" w:rsidR="00C62B39" w:rsidRPr="002915B7" w:rsidRDefault="00C62B39" w:rsidP="003F6AB2">
      <w:pPr>
        <w:spacing w:line="480" w:lineRule="auto"/>
        <w:rPr>
          <w:b/>
          <w:bCs/>
        </w:rPr>
      </w:pPr>
    </w:p>
    <w:p w14:paraId="7549DBE0" w14:textId="77777777" w:rsidR="00C62B39" w:rsidRPr="002915B7" w:rsidRDefault="00C62B39" w:rsidP="003F6AB2">
      <w:pPr>
        <w:spacing w:line="480" w:lineRule="auto"/>
      </w:pPr>
      <w:r w:rsidRPr="002915B7">
        <w:t xml:space="preserve">We combined the individual processing steps of data pre-processing, analyses and post-processing in a semi-automated workflow using the Snakemake workflow engine </w:t>
      </w:r>
      <w:r w:rsidR="00E82D62" w:rsidRPr="002915B7">
        <w:fldChar w:fldCharType="begin" w:fldLock="1"/>
      </w:r>
      <w:r w:rsidR="000859AE" w:rsidRPr="002915B7">
        <w:instrText>ADDIN CSL_CITATION { "citationItems" : [ { "id" : "ITEM-1", "itemData" : { "DOI" : "10.1093/bioinformatics/bts480", "ISBN" : "1367-4811 (Linking)", "ISSN" : "13674803", "PMID" : "22908215", "abstract" : "SUMMARY: Snakemake is a workflow engine that provides a readable Python-based workflow definition language and a powerful execution environment that scales from single-core workstations to compute clusters without modifying the workflow. It is the first system to support the use of automatically inferred multiple named wildcards (or variables) in input and output filenames.\\n\\nAVAILABILITY: http://snakemake.googlecode.com.\\n\\nCONTACT: johannes.koester@uni-due.de.", "author" : [ { "dropping-particle" : "", "family" : "K\u00f6ster", "given" : "Johannes", "non-dropping-particle" : "", "parse-names" : false, "suffix" : "" }, { "dropping-particle" : "", "family" : "Rahmann", "given" : "Sven", "non-dropping-particle" : "", "parse-names" : false, "suffix" : "" } ], "container-title" : "Bioinformatics", "id" : "ITEM-1", "issue" : "19", "issued" : { "date-parts" : [ [ "2012" ] ] }, "page" : "2520-2522", "title" : "Snakemake-a scalable bioinformatics workflow engine", "type" : "article-journal", "volume" : "28" }, "prefix" : "version 3.10.0, ", "uris" : [ "http://www.mendeley.com/documents/?uuid=ce44823d-22ce-4975-a05c-2cb951eb1c35" ] } ], "mendeley" : { "formattedCitation" : "(version 3.10.0, K\u00f6ster and Rahmann 2012)", "plainTextFormattedCitation" : "(version 3.10.0, K\u00f6ster and Rahmann 2012)", "previouslyFormattedCitation" : "(version 3.10.0, K\u00f6ster and Rahmann 2012)" }, "properties" : { "noteIndex" : 0 }, "schema" : "https://github.com/citation-style-language/schema/raw/master/csl-citation.json" }</w:instrText>
      </w:r>
      <w:r w:rsidR="00E82D62" w:rsidRPr="002915B7">
        <w:fldChar w:fldCharType="separate"/>
      </w:r>
      <w:r w:rsidR="000859AE" w:rsidRPr="002915B7">
        <w:rPr>
          <w:noProof/>
        </w:rPr>
        <w:t>(version 3.10.0, Köster and Rahmann 2012)</w:t>
      </w:r>
      <w:r w:rsidR="00E82D62" w:rsidRPr="002915B7">
        <w:fldChar w:fldCharType="end"/>
      </w:r>
      <w:r w:rsidR="00E82D62" w:rsidRPr="002915B7">
        <w:t xml:space="preserve">. </w:t>
      </w:r>
      <w:r w:rsidR="007846C0" w:rsidRPr="002915B7">
        <w:t xml:space="preserve">The complete implementation is available at </w:t>
      </w:r>
      <w:commentRangeStart w:id="14"/>
      <w:r w:rsidR="007846C0" w:rsidRPr="002915B7">
        <w:t>XXX</w:t>
      </w:r>
      <w:commentRangeEnd w:id="14"/>
      <w:r w:rsidR="007846C0" w:rsidRPr="002915B7">
        <w:rPr>
          <w:rStyle w:val="CommentReference"/>
        </w:rPr>
        <w:commentReference w:id="14"/>
      </w:r>
      <w:r w:rsidR="007846C0" w:rsidRPr="002915B7">
        <w:t>.</w:t>
      </w:r>
      <w:r w:rsidR="001A6958" w:rsidRPr="002915B7">
        <w:fldChar w:fldCharType="begin"/>
      </w:r>
      <w:r w:rsidR="001A6958" w:rsidRPr="002915B7">
        <w:fldChar w:fldCharType="separate"/>
      </w:r>
      <w:r w:rsidR="001A6958" w:rsidRPr="002915B7">
        <w:rPr>
          <w:noProof/>
        </w:rPr>
        <w:t>(Köster and Rahmann, 2012)</w:t>
      </w:r>
      <w:r w:rsidR="001A6958" w:rsidRPr="002915B7">
        <w:fldChar w:fldCharType="end"/>
      </w:r>
    </w:p>
    <w:p w14:paraId="2D851F9B" w14:textId="77777777" w:rsidR="00C62B39" w:rsidRPr="002915B7" w:rsidRDefault="00C62B39" w:rsidP="003F6AB2">
      <w:pPr>
        <w:spacing w:line="480" w:lineRule="auto"/>
      </w:pPr>
    </w:p>
    <w:p w14:paraId="671A4144" w14:textId="77777777" w:rsidR="00C62B39" w:rsidRPr="002915B7" w:rsidRDefault="00787699" w:rsidP="00FD069D">
      <w:pPr>
        <w:pStyle w:val="Heading1"/>
      </w:pPr>
      <w:r>
        <w:t xml:space="preserve">3. </w:t>
      </w:r>
      <w:commentRangeStart w:id="15"/>
      <w:r w:rsidR="00C62B39" w:rsidRPr="002915B7">
        <w:t>R</w:t>
      </w:r>
      <w:commentRangeEnd w:id="15"/>
      <w:r w:rsidR="001A6958" w:rsidRPr="002915B7">
        <w:t>esults</w:t>
      </w:r>
      <w:r w:rsidR="00C62B39" w:rsidRPr="002915B7">
        <w:commentReference w:id="15"/>
      </w:r>
    </w:p>
    <w:p w14:paraId="7546C43D" w14:textId="77777777" w:rsidR="00290EED" w:rsidRPr="002915B7" w:rsidRDefault="00290EED" w:rsidP="003F6AB2">
      <w:pPr>
        <w:spacing w:line="480" w:lineRule="auto"/>
      </w:pPr>
    </w:p>
    <w:p w14:paraId="36E33FA3" w14:textId="77777777" w:rsidR="00C62B39" w:rsidRPr="002915B7" w:rsidRDefault="00787699" w:rsidP="003F6AB2">
      <w:pPr>
        <w:pStyle w:val="Heading2"/>
      </w:pPr>
      <w:r>
        <w:t xml:space="preserve">3.1 </w:t>
      </w:r>
      <w:r w:rsidR="00C62B39" w:rsidRPr="002915B7">
        <w:t>Spatial patterns and similarity</w:t>
      </w:r>
    </w:p>
    <w:p w14:paraId="470D2436" w14:textId="77777777" w:rsidR="00C62B39" w:rsidRPr="002915B7" w:rsidRDefault="00C62B39" w:rsidP="003F6AB2">
      <w:pPr>
        <w:spacing w:line="480" w:lineRule="auto"/>
        <w:rPr>
          <w:b/>
          <w:bCs/>
        </w:rPr>
      </w:pPr>
    </w:p>
    <w:p w14:paraId="5E32F6D8" w14:textId="688438C4" w:rsidR="008F4695" w:rsidRPr="002915B7" w:rsidRDefault="00FC33CE" w:rsidP="003F6AB2">
      <w:pPr>
        <w:pStyle w:val="Standard"/>
        <w:spacing w:line="480" w:lineRule="auto"/>
      </w:pPr>
      <w:r w:rsidRPr="002915B7">
        <w:t xml:space="preserve">The priority rank maps showed different spatial patterns when </w:t>
      </w:r>
      <w:r w:rsidR="002E4380">
        <w:t>accounting for either species occurrence, ecosystem services or both</w:t>
      </w:r>
      <w:r w:rsidRPr="002915B7">
        <w:t xml:space="preserve">. </w:t>
      </w:r>
      <w:r w:rsidR="001E48EA" w:rsidRPr="002915B7">
        <w:t>With</w:t>
      </w:r>
      <w:r w:rsidRPr="002915B7">
        <w:t xml:space="preserve"> all features </w:t>
      </w:r>
      <w:r w:rsidR="001E48EA" w:rsidRPr="002915B7">
        <w:t xml:space="preserve">included </w:t>
      </w:r>
      <w:r w:rsidRPr="002915B7">
        <w:t>in the analyses (ALL), the highest priority areas were found mostly in Southern Europe (Sp</w:t>
      </w:r>
      <w:r w:rsidR="001E48EA" w:rsidRPr="002915B7">
        <w:t xml:space="preserve">ain, Italy and </w:t>
      </w:r>
      <w:r w:rsidR="006D75B9" w:rsidRPr="002915B7">
        <w:t>Greece</w:t>
      </w:r>
      <w:r w:rsidR="001E48EA" w:rsidRPr="002915B7">
        <w:t>) and South Eastern Europe (Bulgaria and Romania)</w:t>
      </w:r>
      <w:r w:rsidR="006D75B9" w:rsidRPr="002915B7">
        <w:t xml:space="preserve"> with </w:t>
      </w:r>
      <w:r w:rsidRPr="002915B7">
        <w:t>some priorities also in Northern Fennoscandia (</w:t>
      </w:r>
      <w:r w:rsidR="007824E0" w:rsidRPr="002915B7">
        <w:rPr>
          <w:b/>
          <w:bCs/>
        </w:rPr>
        <w:t>Fig. 3</w:t>
      </w:r>
      <w:r w:rsidRPr="002915B7">
        <w:rPr>
          <w:b/>
          <w:bCs/>
        </w:rPr>
        <w:t>A-C</w:t>
      </w:r>
      <w:r w:rsidRPr="002915B7">
        <w:t>). The highest priority areas for ESs only (</w:t>
      </w:r>
      <w:r w:rsidR="007824E0" w:rsidRPr="002915B7">
        <w:rPr>
          <w:b/>
          <w:bCs/>
        </w:rPr>
        <w:t>Fig. 3</w:t>
      </w:r>
      <w:r w:rsidRPr="002915B7">
        <w:rPr>
          <w:b/>
          <w:bCs/>
        </w:rPr>
        <w:t>D-F</w:t>
      </w:r>
      <w:r w:rsidRPr="002915B7">
        <w:t>) were concentrated in mountainous regions in Central Europe, Spain and Italy. We identified more isolated high-priority areas also in the North-Western UK and Portugal as well as in the southern part of Fennoscandia. The priority rank patterns for biodiversity features (BD) had a distinct bimodal distribution with high priority areas both in the south (the Mediterranean basin) and north (the subarctic Fennoscandia) (</w:t>
      </w:r>
      <w:r w:rsidR="007824E0" w:rsidRPr="002915B7">
        <w:rPr>
          <w:b/>
          <w:bCs/>
        </w:rPr>
        <w:t>Fig. 3</w:t>
      </w:r>
      <w:r w:rsidRPr="002915B7">
        <w:rPr>
          <w:b/>
          <w:bCs/>
        </w:rPr>
        <w:t>H-I</w:t>
      </w:r>
      <w:r w:rsidRPr="002915B7">
        <w:t>).  The patterns on rank priorities were spatially much more similar when compared across the different methods (RWR, ZON and ILP). On a visual inspection, RWR (</w:t>
      </w:r>
      <w:r w:rsidR="00514935" w:rsidRPr="002915B7">
        <w:rPr>
          <w:b/>
          <w:bCs/>
        </w:rPr>
        <w:t>Fig. 3</w:t>
      </w:r>
      <w:r w:rsidRPr="002915B7">
        <w:rPr>
          <w:b/>
          <w:bCs/>
        </w:rPr>
        <w:t>A</w:t>
      </w:r>
      <w:r w:rsidRPr="002915B7">
        <w:t xml:space="preserve">, </w:t>
      </w:r>
      <w:r w:rsidR="00514935" w:rsidRPr="002915B7">
        <w:rPr>
          <w:b/>
          <w:bCs/>
        </w:rPr>
        <w:t>3</w:t>
      </w:r>
      <w:r w:rsidRPr="002915B7">
        <w:rPr>
          <w:b/>
          <w:bCs/>
        </w:rPr>
        <w:t>D</w:t>
      </w:r>
      <w:r w:rsidRPr="002915B7">
        <w:t xml:space="preserve"> and </w:t>
      </w:r>
      <w:r w:rsidR="00514935" w:rsidRPr="002915B7">
        <w:rPr>
          <w:b/>
          <w:bCs/>
        </w:rPr>
        <w:t>3</w:t>
      </w:r>
      <w:r w:rsidRPr="002915B7">
        <w:rPr>
          <w:b/>
          <w:bCs/>
        </w:rPr>
        <w:t>H</w:t>
      </w:r>
      <w:r w:rsidRPr="002915B7">
        <w:t>) and ILP (</w:t>
      </w:r>
      <w:r w:rsidRPr="002915B7">
        <w:rPr>
          <w:b/>
          <w:bCs/>
        </w:rPr>
        <w:t>Fig</w:t>
      </w:r>
      <w:r w:rsidRPr="002915B7">
        <w:t xml:space="preserve">. </w:t>
      </w:r>
      <w:r w:rsidR="00514935" w:rsidRPr="002915B7">
        <w:rPr>
          <w:b/>
          <w:bCs/>
        </w:rPr>
        <w:t>3</w:t>
      </w:r>
      <w:r w:rsidRPr="002915B7">
        <w:rPr>
          <w:b/>
          <w:bCs/>
        </w:rPr>
        <w:t>C</w:t>
      </w:r>
      <w:r w:rsidRPr="002915B7">
        <w:t xml:space="preserve">, </w:t>
      </w:r>
      <w:r w:rsidR="00514935" w:rsidRPr="002915B7">
        <w:rPr>
          <w:b/>
          <w:bCs/>
        </w:rPr>
        <w:t>3</w:t>
      </w:r>
      <w:r w:rsidRPr="002915B7">
        <w:rPr>
          <w:b/>
          <w:bCs/>
        </w:rPr>
        <w:t>F</w:t>
      </w:r>
      <w:r w:rsidRPr="002915B7">
        <w:t xml:space="preserve"> and </w:t>
      </w:r>
      <w:r w:rsidR="00514935" w:rsidRPr="002915B7">
        <w:rPr>
          <w:b/>
          <w:bCs/>
        </w:rPr>
        <w:t>3</w:t>
      </w:r>
      <w:r w:rsidRPr="002915B7">
        <w:rPr>
          <w:b/>
          <w:bCs/>
        </w:rPr>
        <w:t>I</w:t>
      </w:r>
      <w:r w:rsidRPr="002915B7">
        <w:t>) produced almost identical priority patterns, whereas ZON (</w:t>
      </w:r>
      <w:r w:rsidR="00AD42AC" w:rsidRPr="002915B7">
        <w:rPr>
          <w:b/>
          <w:bCs/>
        </w:rPr>
        <w:t>Fig. 3</w:t>
      </w:r>
      <w:r w:rsidRPr="002915B7">
        <w:rPr>
          <w:b/>
          <w:bCs/>
        </w:rPr>
        <w:t>B</w:t>
      </w:r>
      <w:r w:rsidRPr="002915B7">
        <w:t xml:space="preserve">, </w:t>
      </w:r>
      <w:r w:rsidR="00AD42AC" w:rsidRPr="002915B7">
        <w:rPr>
          <w:b/>
          <w:bCs/>
        </w:rPr>
        <w:t>3</w:t>
      </w:r>
      <w:r w:rsidRPr="002915B7">
        <w:rPr>
          <w:b/>
          <w:bCs/>
        </w:rPr>
        <w:t>E</w:t>
      </w:r>
      <w:r w:rsidRPr="002915B7">
        <w:t xml:space="preserve"> and </w:t>
      </w:r>
      <w:r w:rsidR="00AD42AC" w:rsidRPr="002915B7">
        <w:rPr>
          <w:b/>
          <w:bCs/>
        </w:rPr>
        <w:t>3</w:t>
      </w:r>
      <w:r w:rsidRPr="002915B7">
        <w:rPr>
          <w:b/>
          <w:bCs/>
        </w:rPr>
        <w:t>G</w:t>
      </w:r>
      <w:r w:rsidRPr="002915B7">
        <w:t>) produced slightly more dispersed priority patterns.</w:t>
      </w:r>
    </w:p>
    <w:p w14:paraId="6434A464" w14:textId="77777777" w:rsidR="00FC33CE" w:rsidRPr="002915B7" w:rsidRDefault="00FC33CE" w:rsidP="003F6AB2">
      <w:pPr>
        <w:pStyle w:val="Standard"/>
        <w:suppressAutoHyphens w:val="0"/>
        <w:spacing w:line="480" w:lineRule="auto"/>
        <w:rPr>
          <w:rFonts w:eastAsia="Times New Roman"/>
          <w:color w:val="000000"/>
          <w:lang w:eastAsia="fi-FI"/>
        </w:rPr>
      </w:pPr>
    </w:p>
    <w:p w14:paraId="52938E0F" w14:textId="77777777" w:rsidR="00FC33CE" w:rsidRPr="002915B7" w:rsidRDefault="00FC33CE" w:rsidP="003F6AB2">
      <w:pPr>
        <w:pStyle w:val="Standard"/>
        <w:suppressAutoHyphens w:val="0"/>
        <w:spacing w:line="480" w:lineRule="auto"/>
        <w:jc w:val="center"/>
        <w:rPr>
          <w:rFonts w:eastAsia="Times New Roman"/>
          <w:color w:val="000000"/>
          <w:lang w:eastAsia="fi-FI"/>
        </w:rPr>
      </w:pPr>
      <w:r w:rsidRPr="002915B7">
        <w:rPr>
          <w:rFonts w:eastAsia="Times New Roman"/>
          <w:color w:val="000000"/>
          <w:lang w:eastAsia="fi-FI"/>
        </w:rPr>
        <w:t xml:space="preserve">[Figure </w:t>
      </w:r>
      <w:r w:rsidR="008F4695" w:rsidRPr="002915B7">
        <w:rPr>
          <w:rFonts w:eastAsia="Times New Roman"/>
          <w:color w:val="000000"/>
          <w:lang w:eastAsia="fi-FI"/>
        </w:rPr>
        <w:t>3</w:t>
      </w:r>
      <w:r w:rsidRPr="002915B7">
        <w:rPr>
          <w:rFonts w:eastAsia="Times New Roman"/>
          <w:color w:val="000000"/>
          <w:lang w:eastAsia="fi-FI"/>
        </w:rPr>
        <w:t xml:space="preserve"> approximately here]</w:t>
      </w:r>
    </w:p>
    <w:p w14:paraId="01BDA75A" w14:textId="77777777" w:rsidR="00FC33CE" w:rsidRPr="002915B7" w:rsidRDefault="00FC33CE" w:rsidP="003F6AB2">
      <w:pPr>
        <w:pStyle w:val="Standard"/>
        <w:suppressAutoHyphens w:val="0"/>
        <w:spacing w:line="480" w:lineRule="auto"/>
        <w:jc w:val="center"/>
        <w:rPr>
          <w:rFonts w:eastAsia="Times New Roman"/>
          <w:color w:val="000000"/>
          <w:lang w:eastAsia="fi-FI"/>
        </w:rPr>
      </w:pPr>
    </w:p>
    <w:p w14:paraId="63C9C943" w14:textId="0DF53CE7" w:rsidR="00FC33CE" w:rsidRPr="002915B7" w:rsidRDefault="00FC33CE" w:rsidP="003F6AB2">
      <w:pPr>
        <w:pStyle w:val="Standard"/>
        <w:suppressAutoHyphens w:val="0"/>
        <w:spacing w:line="480" w:lineRule="auto"/>
        <w:rPr>
          <w:rFonts w:eastAsia="Times New Roman"/>
          <w:color w:val="000000"/>
          <w:lang w:eastAsia="fi-FI"/>
        </w:rPr>
      </w:pPr>
      <w:r w:rsidRPr="002915B7">
        <w:rPr>
          <w:rFonts w:eastAsia="Times New Roman"/>
          <w:color w:val="000000"/>
          <w:lang w:eastAsia="fi-FI"/>
        </w:rPr>
        <w:lastRenderedPageBreak/>
        <w:t>On an aggregate NUTS2-level, the mean rank priorities over all nine analysis variants were the highest in central and southern Europe (</w:t>
      </w:r>
      <w:r w:rsidR="00AC2DE8" w:rsidRPr="002915B7">
        <w:rPr>
          <w:rFonts w:eastAsia="Times New Roman"/>
          <w:b/>
          <w:bCs/>
          <w:color w:val="000000"/>
          <w:lang w:eastAsia="fi-FI"/>
        </w:rPr>
        <w:t>Fig. 4</w:t>
      </w:r>
      <w:r w:rsidRPr="002915B7">
        <w:rPr>
          <w:rFonts w:eastAsia="Times New Roman"/>
          <w:b/>
          <w:bCs/>
          <w:color w:val="000000"/>
          <w:lang w:eastAsia="fi-FI"/>
        </w:rPr>
        <w:t>A</w:t>
      </w:r>
      <w:r w:rsidRPr="002915B7">
        <w:rPr>
          <w:rFonts w:eastAsia="Times New Roman"/>
          <w:color w:val="000000"/>
          <w:lang w:eastAsia="fi-FI"/>
        </w:rPr>
        <w:t xml:space="preserve">). The only exception </w:t>
      </w:r>
      <w:r w:rsidR="00481C54" w:rsidRPr="002915B7">
        <w:rPr>
          <w:rFonts w:eastAsia="Times New Roman"/>
          <w:color w:val="000000"/>
          <w:lang w:eastAsia="fi-FI"/>
        </w:rPr>
        <w:t xml:space="preserve">to </w:t>
      </w:r>
      <w:r w:rsidRPr="002915B7">
        <w:rPr>
          <w:rFonts w:eastAsia="Times New Roman"/>
          <w:color w:val="000000"/>
          <w:lang w:eastAsia="fi-FI"/>
        </w:rPr>
        <w:t>this general pattern is Finland, for which the rank priorities in all variants were relatively high. Both the highest and lowest mean rank priorities were quite consistent over the different analysis variants as measured by the standard deviation of the mean rank (</w:t>
      </w:r>
      <w:r w:rsidR="00AC2DE8" w:rsidRPr="002915B7">
        <w:rPr>
          <w:rFonts w:eastAsia="Times New Roman"/>
          <w:b/>
          <w:bCs/>
          <w:color w:val="000000"/>
          <w:lang w:eastAsia="fi-FI"/>
        </w:rPr>
        <w:t>Fig. 4</w:t>
      </w:r>
      <w:r w:rsidRPr="002915B7">
        <w:rPr>
          <w:rFonts w:eastAsia="Times New Roman"/>
          <w:b/>
          <w:bCs/>
          <w:color w:val="000000"/>
          <w:lang w:eastAsia="fi-FI"/>
        </w:rPr>
        <w:t>B</w:t>
      </w:r>
      <w:r w:rsidRPr="002915B7">
        <w:rPr>
          <w:rFonts w:eastAsia="Times New Roman"/>
          <w:color w:val="000000"/>
          <w:lang w:eastAsia="fi-FI"/>
        </w:rPr>
        <w:t xml:space="preserve">) with two exceptions. First, the </w:t>
      </w:r>
      <w:r w:rsidR="002E4380">
        <w:rPr>
          <w:rFonts w:eastAsia="Times New Roman"/>
          <w:color w:val="000000"/>
          <w:lang w:eastAsia="fi-FI"/>
        </w:rPr>
        <w:t>larger part of</w:t>
      </w:r>
      <w:r w:rsidR="002E4380" w:rsidRPr="002915B7">
        <w:rPr>
          <w:rFonts w:eastAsia="Times New Roman"/>
          <w:color w:val="000000"/>
          <w:lang w:eastAsia="fi-FI"/>
        </w:rPr>
        <w:t xml:space="preserve"> </w:t>
      </w:r>
      <w:r w:rsidRPr="002915B7">
        <w:rPr>
          <w:rFonts w:eastAsia="Times New Roman"/>
          <w:color w:val="000000"/>
          <w:lang w:eastAsia="fi-FI"/>
        </w:rPr>
        <w:t xml:space="preserve">Southern Europe (Southern Spain, Greece, Corsica and Sardinia) had high mean rank and relatively high variation across variants. Second, Central Europe (North-Eastern France, Southern Germany) had medium high ranks and relatively high variation across the variants.   </w:t>
      </w:r>
    </w:p>
    <w:p w14:paraId="4F3AF791" w14:textId="77777777" w:rsidR="00FC33CE" w:rsidRPr="002915B7" w:rsidRDefault="00FC33CE" w:rsidP="003F6AB2">
      <w:pPr>
        <w:pStyle w:val="Standard"/>
        <w:suppressAutoHyphens w:val="0"/>
        <w:spacing w:line="480" w:lineRule="auto"/>
        <w:jc w:val="center"/>
        <w:rPr>
          <w:rFonts w:eastAsia="Times New Roman"/>
          <w:color w:val="000000"/>
          <w:lang w:eastAsia="fi-FI"/>
        </w:rPr>
      </w:pPr>
    </w:p>
    <w:p w14:paraId="2438598F" w14:textId="77777777" w:rsidR="00FC33CE" w:rsidRPr="002915B7" w:rsidRDefault="005950B8" w:rsidP="003F6AB2">
      <w:pPr>
        <w:pStyle w:val="Standard"/>
        <w:suppressAutoHyphens w:val="0"/>
        <w:spacing w:line="480" w:lineRule="auto"/>
        <w:jc w:val="center"/>
        <w:rPr>
          <w:rFonts w:eastAsia="Times New Roman"/>
          <w:color w:val="000000"/>
          <w:lang w:eastAsia="fi-FI"/>
        </w:rPr>
      </w:pPr>
      <w:r w:rsidRPr="002915B7">
        <w:rPr>
          <w:rFonts w:eastAsia="Times New Roman"/>
          <w:color w:val="000000"/>
          <w:lang w:eastAsia="fi-FI"/>
        </w:rPr>
        <w:t>[Figure 4</w:t>
      </w:r>
      <w:r w:rsidR="00FC33CE" w:rsidRPr="002915B7">
        <w:rPr>
          <w:rFonts w:eastAsia="Times New Roman"/>
          <w:color w:val="000000"/>
          <w:lang w:eastAsia="fi-FI"/>
        </w:rPr>
        <w:t xml:space="preserve"> approximately here]</w:t>
      </w:r>
    </w:p>
    <w:p w14:paraId="20D07B4C" w14:textId="77777777" w:rsidR="00FC33CE" w:rsidRPr="002915B7" w:rsidRDefault="00FC33CE" w:rsidP="003F6AB2">
      <w:pPr>
        <w:pStyle w:val="Standard"/>
        <w:suppressAutoHyphens w:val="0"/>
        <w:spacing w:line="480" w:lineRule="auto"/>
        <w:rPr>
          <w:rFonts w:eastAsia="Times New Roman"/>
          <w:color w:val="000000"/>
          <w:lang w:eastAsia="fi-FI"/>
        </w:rPr>
      </w:pPr>
    </w:p>
    <w:p w14:paraId="7916DCDC" w14:textId="77777777" w:rsidR="00FC33CE" w:rsidRPr="002915B7" w:rsidRDefault="00FC33CE" w:rsidP="003F6AB2">
      <w:pPr>
        <w:pStyle w:val="Standard"/>
        <w:suppressAutoHyphens w:val="0"/>
        <w:spacing w:line="480" w:lineRule="auto"/>
      </w:pPr>
      <w:r w:rsidRPr="002915B7">
        <w:rPr>
          <w:rFonts w:eastAsia="Times New Roman"/>
          <w:color w:val="000000"/>
          <w:lang w:eastAsia="fi-FI"/>
        </w:rPr>
        <w:t>Quantitative comparison of the priority rank using the various comparison statistics was in line with the visual observations of the similarity between the different data groups and methods. Between the data groups and within the methods, ES and BD solutions were not correlated with Kendall tau correlation coefficients of -0.04 f</w:t>
      </w:r>
      <w:r w:rsidR="002D5FBC" w:rsidRPr="002915B7">
        <w:rPr>
          <w:rFonts w:eastAsia="Times New Roman"/>
          <w:color w:val="000000"/>
          <w:lang w:eastAsia="fi-FI"/>
        </w:rPr>
        <w:t>or RWR</w:t>
      </w:r>
      <w:r w:rsidR="004623DE" w:rsidRPr="002915B7">
        <w:rPr>
          <w:rFonts w:eastAsia="Times New Roman"/>
          <w:color w:val="000000"/>
          <w:lang w:eastAsia="fi-FI"/>
        </w:rPr>
        <w:t xml:space="preserve"> and ILP</w:t>
      </w:r>
      <w:r w:rsidR="002D5FBC" w:rsidRPr="002915B7">
        <w:rPr>
          <w:rFonts w:eastAsia="Times New Roman"/>
          <w:color w:val="000000"/>
          <w:lang w:eastAsia="fi-FI"/>
        </w:rPr>
        <w:t>,</w:t>
      </w:r>
      <w:r w:rsidR="004623DE" w:rsidRPr="002915B7">
        <w:rPr>
          <w:rFonts w:eastAsia="Times New Roman"/>
          <w:color w:val="000000"/>
          <w:lang w:eastAsia="fi-FI"/>
        </w:rPr>
        <w:t xml:space="preserve"> and -0.03 for</w:t>
      </w:r>
      <w:r w:rsidR="002D5FBC" w:rsidRPr="002915B7">
        <w:rPr>
          <w:rFonts w:eastAsia="Times New Roman"/>
          <w:color w:val="000000"/>
          <w:lang w:eastAsia="fi-FI"/>
        </w:rPr>
        <w:t xml:space="preserve"> ZON </w:t>
      </w:r>
      <w:r w:rsidRPr="002915B7">
        <w:rPr>
          <w:rFonts w:eastAsia="Times New Roman"/>
          <w:color w:val="000000"/>
          <w:lang w:eastAsia="fi-FI"/>
        </w:rPr>
        <w:t>(</w:t>
      </w:r>
      <w:r w:rsidR="00265912" w:rsidRPr="002915B7">
        <w:rPr>
          <w:rFonts w:eastAsia="Times New Roman"/>
          <w:b/>
          <w:bCs/>
          <w:color w:val="000000"/>
          <w:lang w:eastAsia="fi-FI"/>
        </w:rPr>
        <w:t>Fig. 5</w:t>
      </w:r>
      <w:r w:rsidRPr="002915B7">
        <w:rPr>
          <w:rFonts w:eastAsia="Times New Roman"/>
          <w:b/>
          <w:bCs/>
          <w:color w:val="000000"/>
          <w:lang w:eastAsia="fi-FI"/>
        </w:rPr>
        <w:t>A</w:t>
      </w:r>
      <w:r w:rsidRPr="002915B7">
        <w:rPr>
          <w:rFonts w:eastAsia="Times New Roman"/>
          <w:color w:val="000000"/>
          <w:lang w:eastAsia="fi-FI"/>
        </w:rPr>
        <w:t xml:space="preserve">). Both ES and BD were </w:t>
      </w:r>
      <w:r w:rsidR="002C46B0" w:rsidRPr="002915B7">
        <w:rPr>
          <w:rFonts w:eastAsia="Times New Roman"/>
          <w:color w:val="000000"/>
          <w:lang w:eastAsia="fi-FI"/>
        </w:rPr>
        <w:t>m</w:t>
      </w:r>
      <w:r w:rsidR="00850E23" w:rsidRPr="002915B7">
        <w:rPr>
          <w:rFonts w:eastAsia="Times New Roman"/>
          <w:color w:val="000000"/>
          <w:lang w:eastAsia="fi-FI"/>
        </w:rPr>
        <w:t>oderately</w:t>
      </w:r>
      <w:r w:rsidRPr="002915B7">
        <w:rPr>
          <w:rFonts w:eastAsia="Times New Roman"/>
          <w:color w:val="000000"/>
          <w:lang w:eastAsia="fi-FI"/>
        </w:rPr>
        <w:t xml:space="preserve"> correlated with ALL with correlation coe</w:t>
      </w:r>
      <w:r w:rsidR="004623DE" w:rsidRPr="002915B7">
        <w:rPr>
          <w:rFonts w:eastAsia="Times New Roman"/>
          <w:color w:val="000000"/>
          <w:lang w:eastAsia="fi-FI"/>
        </w:rPr>
        <w:t>fficients of 0.42, 0.45 and 0.45</w:t>
      </w:r>
      <w:r w:rsidR="00EB0F90" w:rsidRPr="002915B7">
        <w:rPr>
          <w:rFonts w:eastAsia="Times New Roman"/>
          <w:color w:val="000000"/>
          <w:lang w:eastAsia="fi-FI"/>
        </w:rPr>
        <w:t xml:space="preserve"> (ES) and 0.53, 0.51 and 0.49</w:t>
      </w:r>
      <w:r w:rsidRPr="002915B7">
        <w:rPr>
          <w:rFonts w:eastAsia="Times New Roman"/>
          <w:color w:val="000000"/>
          <w:lang w:eastAsia="fi-FI"/>
        </w:rPr>
        <w:t xml:space="preserve"> (BD) for RWR, ZON and ILP. On a more regional scale, the MCS gives simila</w:t>
      </w:r>
      <w:r w:rsidR="00F2716C" w:rsidRPr="002915B7">
        <w:rPr>
          <w:rFonts w:eastAsia="Times New Roman"/>
          <w:color w:val="000000"/>
          <w:lang w:eastAsia="fi-FI"/>
        </w:rPr>
        <w:t>r results with MCS of 0.60, 0.61 and 0.60</w:t>
      </w:r>
      <w:r w:rsidRPr="002915B7">
        <w:rPr>
          <w:rFonts w:eastAsia="Times New Roman"/>
          <w:color w:val="000000"/>
          <w:lang w:eastAsia="fi-FI"/>
        </w:rPr>
        <w:t xml:space="preserve"> between ES and BD in RWR, ZON and ILP respectively (</w:t>
      </w:r>
      <w:r w:rsidR="00265912" w:rsidRPr="002915B7">
        <w:rPr>
          <w:rFonts w:eastAsia="Times New Roman"/>
          <w:b/>
          <w:bCs/>
          <w:color w:val="000000"/>
          <w:lang w:eastAsia="fi-FI"/>
        </w:rPr>
        <w:t>Fig. 5</w:t>
      </w:r>
      <w:r w:rsidRPr="002915B7">
        <w:rPr>
          <w:rFonts w:eastAsia="Times New Roman"/>
          <w:b/>
          <w:bCs/>
          <w:color w:val="000000"/>
          <w:lang w:eastAsia="fi-FI"/>
        </w:rPr>
        <w:t>B</w:t>
      </w:r>
      <w:r w:rsidR="009876A2" w:rsidRPr="002915B7">
        <w:rPr>
          <w:rFonts w:eastAsia="Times New Roman"/>
          <w:color w:val="000000"/>
          <w:lang w:eastAsia="fi-FI"/>
        </w:rPr>
        <w:t xml:space="preserve">). </w:t>
      </w:r>
      <w:r w:rsidR="007D5DBF" w:rsidRPr="002915B7">
        <w:rPr>
          <w:rFonts w:eastAsia="Times New Roman"/>
          <w:color w:val="000000"/>
          <w:lang w:eastAsia="fi-FI"/>
        </w:rPr>
        <w:t xml:space="preserve">Compared to ALL, </w:t>
      </w:r>
      <w:r w:rsidR="003C51FF" w:rsidRPr="002915B7">
        <w:rPr>
          <w:rFonts w:eastAsia="Times New Roman"/>
          <w:color w:val="000000"/>
          <w:lang w:eastAsia="fi-FI"/>
        </w:rPr>
        <w:t>MCSs were</w:t>
      </w:r>
      <w:r w:rsidR="007D5DBF" w:rsidRPr="002915B7">
        <w:rPr>
          <w:rFonts w:eastAsia="Times New Roman"/>
          <w:color w:val="000000"/>
          <w:lang w:eastAsia="fi-FI"/>
        </w:rPr>
        <w:t xml:space="preserve"> </w:t>
      </w:r>
      <w:r w:rsidR="00301F37" w:rsidRPr="002915B7">
        <w:rPr>
          <w:rFonts w:eastAsia="Times New Roman"/>
          <w:color w:val="000000"/>
          <w:lang w:eastAsia="fi-FI"/>
        </w:rPr>
        <w:t>0.70, 0.69 and 0.69</w:t>
      </w:r>
      <w:r w:rsidR="007D5DBF" w:rsidRPr="002915B7">
        <w:rPr>
          <w:rFonts w:eastAsia="Times New Roman"/>
          <w:color w:val="000000"/>
          <w:lang w:eastAsia="fi-FI"/>
        </w:rPr>
        <w:t xml:space="preserve"> for ES</w:t>
      </w:r>
      <w:r w:rsidRPr="002915B7">
        <w:rPr>
          <w:rFonts w:eastAsia="Times New Roman"/>
          <w:color w:val="000000"/>
          <w:lang w:eastAsia="fi-FI"/>
        </w:rPr>
        <w:t xml:space="preserve">, and </w:t>
      </w:r>
      <w:r w:rsidR="00915D2F" w:rsidRPr="002915B7">
        <w:rPr>
          <w:rFonts w:eastAsia="Times New Roman"/>
          <w:color w:val="000000"/>
          <w:lang w:eastAsia="fi-FI"/>
        </w:rPr>
        <w:t>0.80, 0.82, 0.80</w:t>
      </w:r>
      <w:r w:rsidR="007D5DBF" w:rsidRPr="002915B7">
        <w:rPr>
          <w:rFonts w:eastAsia="Times New Roman"/>
          <w:color w:val="000000"/>
          <w:lang w:eastAsia="fi-FI"/>
        </w:rPr>
        <w:t xml:space="preserve"> for BD (</w:t>
      </w:r>
      <w:r w:rsidRPr="002915B7">
        <w:rPr>
          <w:rFonts w:eastAsia="Times New Roman"/>
          <w:color w:val="000000"/>
          <w:lang w:eastAsia="fi-FI"/>
        </w:rPr>
        <w:t>RWR, ZON and ILP respectively</w:t>
      </w:r>
      <w:r w:rsidR="007D5DBF" w:rsidRPr="002915B7">
        <w:rPr>
          <w:rFonts w:eastAsia="Times New Roman"/>
          <w:color w:val="000000"/>
          <w:lang w:eastAsia="fi-FI"/>
        </w:rPr>
        <w:t>)</w:t>
      </w:r>
      <w:r w:rsidRPr="002915B7">
        <w:rPr>
          <w:rFonts w:eastAsia="Times New Roman"/>
          <w:color w:val="000000"/>
          <w:lang w:eastAsia="fi-FI"/>
        </w:rPr>
        <w:t>. The spatial overlaps as measured by the Jaccard’s coefficient between the best and worst 10% of the solution were, again, similar between the data groups and within the same method. The overlaps between the best 10% of solution ranged from 0.04 (</w:t>
      </w:r>
      <w:r w:rsidR="003C51FF" w:rsidRPr="002915B7">
        <w:rPr>
          <w:rFonts w:eastAsia="Times New Roman"/>
          <w:color w:val="000000"/>
          <w:lang w:eastAsia="fi-FI"/>
        </w:rPr>
        <w:t>between ES and BD for all methods</w:t>
      </w:r>
      <w:r w:rsidRPr="002915B7">
        <w:rPr>
          <w:rFonts w:eastAsia="Times New Roman"/>
          <w:color w:val="000000"/>
          <w:lang w:eastAsia="fi-FI"/>
        </w:rPr>
        <w:t>) to 0.52 (RWR_BD / RWR_ALL) (</w:t>
      </w:r>
      <w:r w:rsidR="00707304" w:rsidRPr="002915B7">
        <w:rPr>
          <w:rFonts w:eastAsia="Times New Roman"/>
          <w:b/>
          <w:bCs/>
          <w:color w:val="000000"/>
          <w:lang w:eastAsia="fi-FI"/>
        </w:rPr>
        <w:t>Fig. 5</w:t>
      </w:r>
      <w:r w:rsidRPr="002915B7">
        <w:rPr>
          <w:rFonts w:eastAsia="Times New Roman"/>
          <w:b/>
          <w:bCs/>
          <w:color w:val="000000"/>
          <w:lang w:eastAsia="fi-FI"/>
        </w:rPr>
        <w:t>C</w:t>
      </w:r>
      <w:r w:rsidRPr="002915B7">
        <w:rPr>
          <w:rFonts w:eastAsia="Times New Roman"/>
          <w:color w:val="000000"/>
          <w:lang w:eastAsia="fi-FI"/>
        </w:rPr>
        <w:t>). The worst 10% of all solutions were very similar ranging from 0.95 (ES / BD in all methods) to 0.97 (BD / ALL in all methods) (</w:t>
      </w:r>
      <w:r w:rsidR="00707304" w:rsidRPr="002915B7">
        <w:rPr>
          <w:rFonts w:eastAsia="Times New Roman"/>
          <w:b/>
          <w:bCs/>
          <w:color w:val="000000"/>
          <w:lang w:eastAsia="fi-FI"/>
        </w:rPr>
        <w:t>Fig. 5</w:t>
      </w:r>
      <w:r w:rsidRPr="002915B7">
        <w:rPr>
          <w:rFonts w:eastAsia="Times New Roman"/>
          <w:b/>
          <w:bCs/>
          <w:color w:val="000000"/>
          <w:lang w:eastAsia="fi-FI"/>
        </w:rPr>
        <w:t>D</w:t>
      </w:r>
      <w:r w:rsidRPr="002915B7">
        <w:rPr>
          <w:rFonts w:eastAsia="Times New Roman"/>
          <w:color w:val="000000"/>
          <w:lang w:eastAsia="fi-FI"/>
        </w:rPr>
        <w:t>).</w:t>
      </w:r>
    </w:p>
    <w:p w14:paraId="7D23E458" w14:textId="77777777" w:rsidR="00FC33CE" w:rsidRPr="002915B7" w:rsidRDefault="00FC33CE" w:rsidP="003F6AB2">
      <w:pPr>
        <w:pStyle w:val="Standard"/>
        <w:suppressAutoHyphens w:val="0"/>
        <w:spacing w:line="480" w:lineRule="auto"/>
        <w:rPr>
          <w:rFonts w:eastAsia="Times New Roman"/>
          <w:color w:val="000000"/>
          <w:lang w:eastAsia="fi-FI"/>
        </w:rPr>
      </w:pPr>
    </w:p>
    <w:p w14:paraId="64FC110F" w14:textId="77777777" w:rsidR="00FC33CE" w:rsidRPr="002915B7" w:rsidRDefault="00FC33CE" w:rsidP="003F6AB2">
      <w:pPr>
        <w:pStyle w:val="Standard"/>
        <w:suppressAutoHyphens w:val="0"/>
        <w:spacing w:line="480" w:lineRule="auto"/>
      </w:pPr>
      <w:r w:rsidRPr="002915B7">
        <w:rPr>
          <w:rFonts w:eastAsia="Times New Roman"/>
          <w:color w:val="000000"/>
          <w:lang w:eastAsia="fi-FI"/>
        </w:rPr>
        <w:lastRenderedPageBreak/>
        <w:t>Between the methods and within the data groups, solutions produced by RWR and ILP in particular were very similar. The rank correlation coefficients for the different data groups bet</w:t>
      </w:r>
      <w:r w:rsidR="00783747" w:rsidRPr="002915B7">
        <w:rPr>
          <w:rFonts w:eastAsia="Times New Roman"/>
          <w:color w:val="000000"/>
          <w:lang w:eastAsia="fi-FI"/>
        </w:rPr>
        <w:t>ween RWR and ILP were 0.91, 0.99</w:t>
      </w:r>
      <w:r w:rsidRPr="002915B7">
        <w:rPr>
          <w:rFonts w:eastAsia="Times New Roman"/>
          <w:color w:val="000000"/>
          <w:lang w:eastAsia="fi-FI"/>
        </w:rPr>
        <w:t xml:space="preserve"> and 0.99 for ALL, ES and BD respectively (</w:t>
      </w:r>
      <w:r w:rsidR="003E4CA4" w:rsidRPr="002915B7">
        <w:rPr>
          <w:rFonts w:eastAsia="Times New Roman"/>
          <w:b/>
          <w:bCs/>
          <w:color w:val="000000"/>
          <w:lang w:eastAsia="fi-FI"/>
        </w:rPr>
        <w:t>Fig. 5</w:t>
      </w:r>
      <w:r w:rsidRPr="002915B7">
        <w:rPr>
          <w:rFonts w:eastAsia="Times New Roman"/>
          <w:b/>
          <w:bCs/>
          <w:color w:val="000000"/>
          <w:lang w:eastAsia="fi-FI"/>
        </w:rPr>
        <w:t>A</w:t>
      </w:r>
      <w:r w:rsidRPr="002915B7">
        <w:rPr>
          <w:rFonts w:eastAsia="Times New Roman"/>
          <w:color w:val="000000"/>
          <w:lang w:eastAsia="fi-FI"/>
        </w:rPr>
        <w:t>). Rank correlation between RWR and ZON (0.90, 0.93, 0.92 for ALL, E</w:t>
      </w:r>
      <w:r w:rsidR="004B575E" w:rsidRPr="002915B7">
        <w:rPr>
          <w:rFonts w:eastAsia="Times New Roman"/>
          <w:color w:val="000000"/>
          <w:lang w:eastAsia="fi-FI"/>
        </w:rPr>
        <w:t>S and BD), and ILP and ZON (0.87, 0.93</w:t>
      </w:r>
      <w:r w:rsidRPr="002915B7">
        <w:rPr>
          <w:rFonts w:eastAsia="Times New Roman"/>
          <w:color w:val="000000"/>
          <w:lang w:eastAsia="fi-FI"/>
        </w:rPr>
        <w:t xml:space="preserve">, 0.92 for ALL, ES and BD) were not quite as high but still </w:t>
      </w:r>
      <w:r w:rsidR="000C1EC9" w:rsidRPr="002915B7">
        <w:rPr>
          <w:rFonts w:eastAsia="Times New Roman"/>
          <w:color w:val="000000"/>
          <w:lang w:eastAsia="fi-FI"/>
        </w:rPr>
        <w:t xml:space="preserve">very </w:t>
      </w:r>
      <w:r w:rsidRPr="002915B7">
        <w:rPr>
          <w:rFonts w:eastAsia="Times New Roman"/>
          <w:color w:val="000000"/>
          <w:lang w:eastAsia="fi-FI"/>
        </w:rPr>
        <w:t>strong. MCSs were equally strong betwe</w:t>
      </w:r>
      <w:r w:rsidR="00A6790D" w:rsidRPr="002915B7">
        <w:rPr>
          <w:rFonts w:eastAsia="Times New Roman"/>
          <w:color w:val="000000"/>
          <w:lang w:eastAsia="fi-FI"/>
        </w:rPr>
        <w:t>en the methods ranging from 0.92-0.97</w:t>
      </w:r>
      <w:r w:rsidR="00B049A4" w:rsidRPr="002915B7">
        <w:rPr>
          <w:rFonts w:eastAsia="Times New Roman"/>
          <w:color w:val="000000"/>
          <w:lang w:eastAsia="fi-FI"/>
        </w:rPr>
        <w:t xml:space="preserve"> between ZON and ILP to 0.91–0.99</w:t>
      </w:r>
      <w:r w:rsidRPr="002915B7">
        <w:rPr>
          <w:rFonts w:eastAsia="Times New Roman"/>
          <w:color w:val="000000"/>
          <w:lang w:eastAsia="fi-FI"/>
        </w:rPr>
        <w:t xml:space="preserve"> between RWR and ILP (</w:t>
      </w:r>
      <w:r w:rsidR="003E4CA4" w:rsidRPr="002915B7">
        <w:rPr>
          <w:rFonts w:eastAsia="Times New Roman"/>
          <w:b/>
          <w:bCs/>
          <w:color w:val="000000"/>
          <w:lang w:eastAsia="fi-FI"/>
        </w:rPr>
        <w:t>Fig. 5</w:t>
      </w:r>
      <w:r w:rsidRPr="002915B7">
        <w:rPr>
          <w:rFonts w:eastAsia="Times New Roman"/>
          <w:b/>
          <w:bCs/>
          <w:color w:val="000000"/>
          <w:lang w:eastAsia="fi-FI"/>
        </w:rPr>
        <w:t>B</w:t>
      </w:r>
      <w:r w:rsidRPr="002915B7">
        <w:rPr>
          <w:rFonts w:eastAsia="Times New Roman"/>
          <w:color w:val="000000"/>
          <w:lang w:eastAsia="fi-FI"/>
        </w:rPr>
        <w:t xml:space="preserve">). </w:t>
      </w:r>
      <w:r w:rsidR="00DF5AE7" w:rsidRPr="002915B7">
        <w:rPr>
          <w:rFonts w:eastAsia="Times New Roman"/>
          <w:color w:val="000000"/>
          <w:lang w:eastAsia="fi-FI"/>
        </w:rPr>
        <w:t>Between RWR and ILP, t</w:t>
      </w:r>
      <w:r w:rsidRPr="002915B7">
        <w:rPr>
          <w:rFonts w:eastAsia="Times New Roman"/>
          <w:color w:val="000000"/>
          <w:lang w:eastAsia="fi-FI"/>
        </w:rPr>
        <w:t>he spatial overlaps of the b</w:t>
      </w:r>
      <w:r w:rsidR="00DF5AE7" w:rsidRPr="002915B7">
        <w:rPr>
          <w:rFonts w:eastAsia="Times New Roman"/>
          <w:color w:val="000000"/>
          <w:lang w:eastAsia="fi-FI"/>
        </w:rPr>
        <w:t xml:space="preserve">est 10% of the solution were </w:t>
      </w:r>
      <w:r w:rsidRPr="002915B7">
        <w:rPr>
          <w:rFonts w:eastAsia="Times New Roman"/>
          <w:color w:val="000000"/>
          <w:lang w:eastAsia="fi-FI"/>
        </w:rPr>
        <w:t>1.0 (</w:t>
      </w:r>
      <w:r w:rsidR="00DF5AE7" w:rsidRPr="002915B7">
        <w:rPr>
          <w:rFonts w:eastAsia="Times New Roman"/>
          <w:color w:val="000000"/>
          <w:lang w:eastAsia="fi-FI"/>
        </w:rPr>
        <w:t>exactly</w:t>
      </w:r>
      <w:r w:rsidRPr="002915B7">
        <w:rPr>
          <w:rFonts w:eastAsia="Times New Roman"/>
          <w:color w:val="000000"/>
          <w:lang w:eastAsia="fi-FI"/>
        </w:rPr>
        <w:t xml:space="preserve"> </w:t>
      </w:r>
      <w:r w:rsidR="00DF5AE7" w:rsidRPr="002915B7">
        <w:rPr>
          <w:rFonts w:eastAsia="Times New Roman"/>
          <w:color w:val="000000"/>
          <w:lang w:eastAsia="fi-FI"/>
        </w:rPr>
        <w:t>the same</w:t>
      </w:r>
      <w:r w:rsidRPr="002915B7">
        <w:rPr>
          <w:rFonts w:eastAsia="Times New Roman"/>
          <w:color w:val="000000"/>
          <w:lang w:eastAsia="fi-FI"/>
        </w:rPr>
        <w:t>)</w:t>
      </w:r>
      <w:r w:rsidR="00DF5AE7" w:rsidRPr="002915B7">
        <w:rPr>
          <w:rFonts w:eastAsia="Times New Roman"/>
          <w:color w:val="000000"/>
          <w:lang w:eastAsia="fi-FI"/>
        </w:rPr>
        <w:t xml:space="preserve"> for ES and BD</w:t>
      </w:r>
      <w:r w:rsidRPr="002915B7">
        <w:rPr>
          <w:rFonts w:eastAsia="Times New Roman"/>
          <w:color w:val="000000"/>
          <w:lang w:eastAsia="fi-FI"/>
        </w:rPr>
        <w:t>,</w:t>
      </w:r>
      <w:r w:rsidR="00DF5AE7" w:rsidRPr="002915B7">
        <w:rPr>
          <w:rFonts w:eastAsia="Times New Roman"/>
          <w:color w:val="000000"/>
          <w:lang w:eastAsia="fi-FI"/>
        </w:rPr>
        <w:t xml:space="preserve"> but </w:t>
      </w:r>
      <w:commentRangeStart w:id="16"/>
      <w:r w:rsidR="00DF5AE7" w:rsidRPr="002915B7">
        <w:rPr>
          <w:rFonts w:eastAsia="Times New Roman"/>
          <w:color w:val="000000"/>
          <w:lang w:eastAsia="fi-FI"/>
        </w:rPr>
        <w:t>only 0.51 for ALL</w:t>
      </w:r>
      <w:commentRangeEnd w:id="16"/>
      <w:r w:rsidR="00DF5AE7" w:rsidRPr="002915B7">
        <w:rPr>
          <w:rStyle w:val="CommentReference"/>
          <w:kern w:val="1"/>
        </w:rPr>
        <w:commentReference w:id="16"/>
      </w:r>
      <w:r w:rsidR="00DF5AE7" w:rsidRPr="002915B7">
        <w:rPr>
          <w:rFonts w:eastAsia="Times New Roman"/>
          <w:color w:val="000000"/>
          <w:lang w:eastAsia="fi-FI"/>
        </w:rPr>
        <w:t>. Between ZON and both RWR and ILP, howeve</w:t>
      </w:r>
      <w:r w:rsidR="00A00359" w:rsidRPr="002915B7">
        <w:rPr>
          <w:rFonts w:eastAsia="Times New Roman"/>
          <w:color w:val="000000"/>
          <w:lang w:eastAsia="fi-FI"/>
        </w:rPr>
        <w:t>r</w:t>
      </w:r>
      <w:r w:rsidR="00DF5AE7" w:rsidRPr="002915B7">
        <w:rPr>
          <w:rFonts w:eastAsia="Times New Roman"/>
          <w:color w:val="000000"/>
          <w:lang w:eastAsia="fi-FI"/>
        </w:rPr>
        <w:t xml:space="preserve">, overlaps were more modest </w:t>
      </w:r>
      <w:r w:rsidRPr="002915B7">
        <w:rPr>
          <w:rFonts w:eastAsia="Times New Roman"/>
          <w:color w:val="000000"/>
          <w:lang w:eastAsia="fi-FI"/>
        </w:rPr>
        <w:t>(0.52, 0.64, 0.64 for ALL, ES and BD) (</w:t>
      </w:r>
      <w:r w:rsidR="003E4CA4" w:rsidRPr="002915B7">
        <w:rPr>
          <w:rFonts w:eastAsia="Times New Roman"/>
          <w:b/>
          <w:bCs/>
          <w:color w:val="000000"/>
          <w:lang w:eastAsia="fi-FI"/>
        </w:rPr>
        <w:t>Fig. 5</w:t>
      </w:r>
      <w:r w:rsidRPr="002915B7">
        <w:rPr>
          <w:rFonts w:eastAsia="Times New Roman"/>
          <w:b/>
          <w:bCs/>
          <w:color w:val="000000"/>
          <w:lang w:eastAsia="fi-FI"/>
        </w:rPr>
        <w:t>C</w:t>
      </w:r>
      <w:r w:rsidRPr="002915B7">
        <w:rPr>
          <w:rFonts w:eastAsia="Times New Roman"/>
          <w:color w:val="000000"/>
          <w:lang w:eastAsia="fi-FI"/>
        </w:rPr>
        <w:t>). The worst 10% of the solution were alm</w:t>
      </w:r>
      <w:r w:rsidR="0093759D" w:rsidRPr="002915B7">
        <w:rPr>
          <w:rFonts w:eastAsia="Times New Roman"/>
          <w:color w:val="000000"/>
          <w:lang w:eastAsia="fi-FI"/>
        </w:rPr>
        <w:t>o</w:t>
      </w:r>
      <w:r w:rsidR="007400AD" w:rsidRPr="002915B7">
        <w:rPr>
          <w:rFonts w:eastAsia="Times New Roman"/>
          <w:color w:val="000000"/>
          <w:lang w:eastAsia="fi-FI"/>
        </w:rPr>
        <w:t>st completely overlapping (0.97</w:t>
      </w:r>
      <w:r w:rsidRPr="002915B7">
        <w:rPr>
          <w:rFonts w:eastAsia="Times New Roman"/>
          <w:color w:val="000000"/>
          <w:lang w:eastAsia="fi-FI"/>
        </w:rPr>
        <w:t>-1.00) for RWR, ZON and ILP (</w:t>
      </w:r>
      <w:r w:rsidR="003E4CA4" w:rsidRPr="002915B7">
        <w:rPr>
          <w:rFonts w:eastAsia="Times New Roman"/>
          <w:b/>
          <w:bCs/>
          <w:color w:val="000000"/>
          <w:lang w:eastAsia="fi-FI"/>
        </w:rPr>
        <w:t>Fig. 5</w:t>
      </w:r>
      <w:r w:rsidRPr="002915B7">
        <w:rPr>
          <w:rFonts w:eastAsia="Times New Roman"/>
          <w:b/>
          <w:bCs/>
          <w:color w:val="000000"/>
          <w:lang w:eastAsia="fi-FI"/>
        </w:rPr>
        <w:t>D</w:t>
      </w:r>
      <w:r w:rsidRPr="002915B7">
        <w:rPr>
          <w:rFonts w:eastAsia="Times New Roman"/>
          <w:color w:val="000000"/>
          <w:lang w:eastAsia="fi-FI"/>
        </w:rPr>
        <w:t>).</w:t>
      </w:r>
    </w:p>
    <w:p w14:paraId="3527477D" w14:textId="77777777" w:rsidR="00C62B39" w:rsidRPr="002915B7" w:rsidRDefault="00C62B39" w:rsidP="003F6AB2">
      <w:pPr>
        <w:suppressAutoHyphens w:val="0"/>
        <w:spacing w:line="480" w:lineRule="auto"/>
        <w:rPr>
          <w:rFonts w:eastAsia="Times New Roman"/>
          <w:color w:val="000000"/>
          <w:lang w:eastAsia="fi-FI"/>
        </w:rPr>
      </w:pPr>
    </w:p>
    <w:p w14:paraId="3EEE547C" w14:textId="77777777" w:rsidR="00C62B39" w:rsidRPr="002915B7" w:rsidRDefault="002916F8" w:rsidP="003F6AB2">
      <w:pPr>
        <w:suppressAutoHyphens w:val="0"/>
        <w:spacing w:line="480" w:lineRule="auto"/>
        <w:jc w:val="center"/>
      </w:pPr>
      <w:r w:rsidRPr="002915B7">
        <w:rPr>
          <w:rFonts w:eastAsia="Times New Roman"/>
          <w:color w:val="000000"/>
          <w:lang w:eastAsia="fi-FI"/>
        </w:rPr>
        <w:t>[Figure 5</w:t>
      </w:r>
      <w:r w:rsidR="00C62B39" w:rsidRPr="002915B7">
        <w:rPr>
          <w:rFonts w:eastAsia="Times New Roman"/>
          <w:color w:val="000000"/>
          <w:lang w:eastAsia="fi-FI"/>
        </w:rPr>
        <w:t xml:space="preserve"> approximately here]</w:t>
      </w:r>
    </w:p>
    <w:p w14:paraId="582BFD3A" w14:textId="77777777" w:rsidR="00C62B39" w:rsidRPr="002915B7" w:rsidRDefault="00C62B39" w:rsidP="003F6AB2">
      <w:pPr>
        <w:suppressAutoHyphens w:val="0"/>
        <w:spacing w:line="480" w:lineRule="auto"/>
        <w:rPr>
          <w:rFonts w:eastAsia="Times New Roman"/>
          <w:color w:val="000000"/>
          <w:lang w:eastAsia="fi-FI"/>
        </w:rPr>
      </w:pPr>
    </w:p>
    <w:p w14:paraId="2A9E6E4B" w14:textId="77777777" w:rsidR="00290EED" w:rsidRPr="002915B7" w:rsidRDefault="00290EED" w:rsidP="003F6AB2">
      <w:pPr>
        <w:suppressAutoHyphens w:val="0"/>
        <w:spacing w:line="480" w:lineRule="auto"/>
        <w:rPr>
          <w:rFonts w:eastAsia="Times New Roman"/>
          <w:color w:val="000000"/>
          <w:lang w:eastAsia="fi-FI"/>
        </w:rPr>
      </w:pPr>
    </w:p>
    <w:p w14:paraId="1AF9ED05" w14:textId="77777777" w:rsidR="00C62B39" w:rsidRPr="002915B7" w:rsidRDefault="00787699" w:rsidP="003F6AB2">
      <w:pPr>
        <w:pStyle w:val="Heading2"/>
      </w:pPr>
      <w:r>
        <w:rPr>
          <w:lang w:eastAsia="fi-FI"/>
        </w:rPr>
        <w:t xml:space="preserve">3.2 </w:t>
      </w:r>
      <w:commentRangeStart w:id="17"/>
      <w:r w:rsidR="00C62B39" w:rsidRPr="002915B7">
        <w:rPr>
          <w:lang w:eastAsia="fi-FI"/>
        </w:rPr>
        <w:t>Solution performance and optimality</w:t>
      </w:r>
      <w:commentRangeEnd w:id="17"/>
      <w:r w:rsidR="004B0D51">
        <w:rPr>
          <w:rStyle w:val="CommentReference"/>
          <w:b w:val="0"/>
          <w:bCs w:val="0"/>
        </w:rPr>
        <w:commentReference w:id="17"/>
      </w:r>
    </w:p>
    <w:p w14:paraId="01068E05" w14:textId="77777777" w:rsidR="007341B9" w:rsidRPr="002915B7" w:rsidRDefault="007341B9" w:rsidP="003F6AB2">
      <w:pPr>
        <w:spacing w:line="480" w:lineRule="auto"/>
        <w:rPr>
          <w:rFonts w:eastAsia="Times New Roman"/>
          <w:color w:val="000000"/>
          <w:lang w:eastAsia="fi-FI"/>
        </w:rPr>
      </w:pPr>
    </w:p>
    <w:p w14:paraId="738307F1" w14:textId="340D9E61" w:rsidR="00C62B39" w:rsidRPr="002915B7" w:rsidRDefault="007341B9" w:rsidP="003F6AB2">
      <w:pPr>
        <w:spacing w:line="480" w:lineRule="auto"/>
      </w:pPr>
      <w:r w:rsidRPr="002915B7">
        <w:rPr>
          <w:rFonts w:eastAsia="Times New Roman"/>
          <w:color w:val="000000"/>
          <w:lang w:eastAsia="fi-FI"/>
        </w:rPr>
        <w:t xml:space="preserve">The performance of all methods was very similar for </w:t>
      </w:r>
      <w:r w:rsidR="00F57D03" w:rsidRPr="002915B7">
        <w:rPr>
          <w:rFonts w:eastAsia="Times New Roman"/>
          <w:color w:val="000000"/>
          <w:lang w:eastAsia="fi-FI"/>
        </w:rPr>
        <w:t>variants RWR_ALL, ZON_ALL and ILP_ALL</w:t>
      </w:r>
      <w:r w:rsidR="00047C56" w:rsidRPr="002915B7">
        <w:rPr>
          <w:rFonts w:eastAsia="Times New Roman"/>
          <w:color w:val="000000"/>
          <w:lang w:eastAsia="fi-FI"/>
        </w:rPr>
        <w:t xml:space="preserve"> </w:t>
      </w:r>
      <w:r w:rsidR="00CE5460">
        <w:rPr>
          <w:rFonts w:eastAsia="Times New Roman"/>
          <w:color w:val="000000"/>
          <w:lang w:eastAsia="fi-FI"/>
        </w:rPr>
        <w:t xml:space="preserve">with some differences </w:t>
      </w:r>
      <w:r w:rsidR="00047C56" w:rsidRPr="002915B7">
        <w:rPr>
          <w:rFonts w:eastAsia="Times New Roman"/>
          <w:color w:val="000000"/>
          <w:lang w:eastAsia="fi-FI"/>
        </w:rPr>
        <w:t>(</w:t>
      </w:r>
      <w:r w:rsidR="00047C56" w:rsidRPr="002915B7">
        <w:rPr>
          <w:rFonts w:eastAsia="Times New Roman"/>
          <w:b/>
          <w:color w:val="000000"/>
          <w:lang w:eastAsia="fi-FI"/>
        </w:rPr>
        <w:t>Fig. 6</w:t>
      </w:r>
      <w:r w:rsidR="00047C56" w:rsidRPr="002915B7">
        <w:rPr>
          <w:rFonts w:eastAsia="Times New Roman"/>
          <w:color w:val="000000"/>
          <w:lang w:eastAsia="fi-FI"/>
        </w:rPr>
        <w:t xml:space="preserve"> and </w:t>
      </w:r>
      <w:r w:rsidR="00047C56" w:rsidRPr="002915B7">
        <w:rPr>
          <w:rFonts w:eastAsia="Times New Roman"/>
          <w:b/>
          <w:color w:val="000000"/>
          <w:lang w:eastAsia="fi-FI"/>
        </w:rPr>
        <w:t>Table 2</w:t>
      </w:r>
      <w:r w:rsidR="00047C56" w:rsidRPr="002915B7">
        <w:rPr>
          <w:rFonts w:eastAsia="Times New Roman"/>
          <w:color w:val="000000"/>
          <w:lang w:eastAsia="fi-FI"/>
        </w:rPr>
        <w:t>)</w:t>
      </w:r>
      <w:r w:rsidR="00CE5460">
        <w:rPr>
          <w:rFonts w:eastAsia="Times New Roman"/>
          <w:color w:val="000000"/>
          <w:lang w:eastAsia="fi-FI"/>
        </w:rPr>
        <w:t xml:space="preserve">. Most notably, while RWR had the highest average performance, ZON produced the most balanced results in the sense that the priority areas identified covered a higher median fraction of all features. </w:t>
      </w:r>
      <w:r w:rsidR="00470CFD" w:rsidRPr="002915B7">
        <w:rPr>
          <w:rFonts w:eastAsia="Times New Roman"/>
          <w:color w:val="000000"/>
          <w:lang w:eastAsia="fi-FI"/>
        </w:rPr>
        <w:t xml:space="preserve">The median performance over all features for the best 10% of the solution </w:t>
      </w:r>
      <w:r w:rsidR="00190E72" w:rsidRPr="002915B7">
        <w:rPr>
          <w:rFonts w:eastAsia="Times New Roman"/>
          <w:color w:val="000000"/>
          <w:lang w:eastAsia="fi-FI"/>
        </w:rPr>
        <w:t xml:space="preserve">(i.e. the median value of feature occurrence level covered by the best 10% of the solution) was 18.5%, 19.1% and 15.3% for </w:t>
      </w:r>
      <w:r w:rsidR="00434F7D" w:rsidRPr="002915B7">
        <w:rPr>
          <w:rFonts w:eastAsia="Times New Roman"/>
          <w:color w:val="000000"/>
          <w:lang w:eastAsia="fi-FI"/>
        </w:rPr>
        <w:t>RWR</w:t>
      </w:r>
      <w:r w:rsidR="00AE245D">
        <w:rPr>
          <w:rFonts w:eastAsia="Times New Roman"/>
          <w:color w:val="000000"/>
          <w:lang w:eastAsia="fi-FI"/>
        </w:rPr>
        <w:t>_ALL</w:t>
      </w:r>
      <w:r w:rsidR="00434F7D" w:rsidRPr="002915B7">
        <w:rPr>
          <w:rFonts w:eastAsia="Times New Roman"/>
          <w:color w:val="000000"/>
          <w:lang w:eastAsia="fi-FI"/>
        </w:rPr>
        <w:t>, ZON</w:t>
      </w:r>
      <w:r w:rsidR="00AE245D">
        <w:rPr>
          <w:rFonts w:eastAsia="Times New Roman"/>
          <w:color w:val="000000"/>
          <w:lang w:eastAsia="fi-FI"/>
        </w:rPr>
        <w:t>_AL</w:t>
      </w:r>
      <w:r w:rsidR="00B31E0B">
        <w:rPr>
          <w:rFonts w:eastAsia="Times New Roman"/>
          <w:color w:val="000000"/>
          <w:lang w:eastAsia="fi-FI"/>
        </w:rPr>
        <w:t>L</w:t>
      </w:r>
      <w:r w:rsidR="00434F7D" w:rsidRPr="002915B7">
        <w:rPr>
          <w:rFonts w:eastAsia="Times New Roman"/>
          <w:color w:val="000000"/>
          <w:lang w:eastAsia="fi-FI"/>
        </w:rPr>
        <w:t xml:space="preserve"> and ILP</w:t>
      </w:r>
      <w:r w:rsidR="00AE245D">
        <w:rPr>
          <w:rFonts w:eastAsia="Times New Roman"/>
          <w:color w:val="000000"/>
          <w:lang w:eastAsia="fi-FI"/>
        </w:rPr>
        <w:t>_AL</w:t>
      </w:r>
      <w:r w:rsidR="00B31E0B">
        <w:rPr>
          <w:rFonts w:eastAsia="Times New Roman"/>
          <w:color w:val="000000"/>
          <w:lang w:eastAsia="fi-FI"/>
        </w:rPr>
        <w:t>L</w:t>
      </w:r>
      <w:r w:rsidR="00434F7D" w:rsidRPr="002915B7">
        <w:rPr>
          <w:rFonts w:eastAsia="Times New Roman"/>
          <w:color w:val="000000"/>
          <w:lang w:eastAsia="fi-FI"/>
        </w:rPr>
        <w:t>, respectively (</w:t>
      </w:r>
      <w:r w:rsidR="00434F7D" w:rsidRPr="002915B7">
        <w:rPr>
          <w:rFonts w:eastAsia="Times New Roman"/>
          <w:b/>
          <w:color w:val="000000"/>
          <w:lang w:eastAsia="fi-FI"/>
        </w:rPr>
        <w:t>Table 2</w:t>
      </w:r>
      <w:r w:rsidR="00434F7D" w:rsidRPr="002915B7">
        <w:rPr>
          <w:rFonts w:eastAsia="Times New Roman"/>
          <w:color w:val="000000"/>
          <w:lang w:eastAsia="fi-FI"/>
        </w:rPr>
        <w:t xml:space="preserve">). For some features, the top 10% fraction of the solution covered 100% of the occurrence level and so the mean performance levels were higher for all methods (34.7%, 30.6% and 25.4% for RWR, ZON, and ILP). </w:t>
      </w:r>
      <w:r w:rsidR="00FE24AA" w:rsidRPr="002915B7">
        <w:rPr>
          <w:rFonts w:eastAsia="Times New Roman"/>
          <w:color w:val="000000"/>
          <w:lang w:eastAsia="fi-FI"/>
        </w:rPr>
        <w:t xml:space="preserve">While RWR achieved the highest mean performance, both ZON and ILP had a more balanced performance over all features as shown by the </w:t>
      </w:r>
      <w:r w:rsidR="00B152DC" w:rsidRPr="002915B7">
        <w:rPr>
          <w:rFonts w:eastAsia="Times New Roman"/>
          <w:color w:val="000000"/>
          <w:lang w:eastAsia="fi-FI"/>
        </w:rPr>
        <w:t>interquartile range (</w:t>
      </w:r>
      <w:r w:rsidR="00B152DC" w:rsidRPr="002915B7">
        <w:rPr>
          <w:rFonts w:eastAsia="Times New Roman"/>
          <w:b/>
          <w:color w:val="000000"/>
          <w:lang w:eastAsia="fi-FI"/>
        </w:rPr>
        <w:t>Fig. 6</w:t>
      </w:r>
      <w:r w:rsidR="00B152DC" w:rsidRPr="002915B7">
        <w:rPr>
          <w:rFonts w:eastAsia="Times New Roman"/>
          <w:color w:val="000000"/>
          <w:lang w:eastAsia="fi-FI"/>
        </w:rPr>
        <w:t xml:space="preserve">) and higher median </w:t>
      </w:r>
      <w:r w:rsidR="00B152DC" w:rsidRPr="002915B7">
        <w:rPr>
          <w:rFonts w:eastAsia="Times New Roman"/>
          <w:color w:val="000000"/>
          <w:lang w:eastAsia="fi-FI"/>
        </w:rPr>
        <w:lastRenderedPageBreak/>
        <w:t>value for the top 10% fraction (</w:t>
      </w:r>
      <w:r w:rsidR="00B152DC" w:rsidRPr="002915B7">
        <w:rPr>
          <w:rFonts w:eastAsia="Times New Roman"/>
          <w:b/>
          <w:color w:val="000000"/>
          <w:lang w:eastAsia="fi-FI"/>
        </w:rPr>
        <w:t>Table 2</w:t>
      </w:r>
      <w:r w:rsidR="00B152DC" w:rsidRPr="002915B7">
        <w:rPr>
          <w:rFonts w:eastAsia="Times New Roman"/>
          <w:color w:val="000000"/>
          <w:lang w:eastAsia="fi-FI"/>
        </w:rPr>
        <w:t xml:space="preserve">). This is particularly so for ESs, which have a higher median performance for ZON (14.5%) and ILP (12.8%) than for RWR (9.8%). </w:t>
      </w:r>
    </w:p>
    <w:p w14:paraId="04D49640" w14:textId="77777777" w:rsidR="00C62B39" w:rsidRPr="002915B7" w:rsidRDefault="00C62B39" w:rsidP="003F6AB2">
      <w:pPr>
        <w:spacing w:line="480" w:lineRule="auto"/>
        <w:jc w:val="center"/>
        <w:rPr>
          <w:rFonts w:eastAsia="Times New Roman"/>
          <w:color w:val="000000"/>
          <w:lang w:eastAsia="fi-FI"/>
        </w:rPr>
      </w:pPr>
    </w:p>
    <w:p w14:paraId="6A94D144" w14:textId="77777777" w:rsidR="00C62B39" w:rsidRPr="002915B7" w:rsidRDefault="00C62B39" w:rsidP="003F6AB2">
      <w:pPr>
        <w:suppressAutoHyphens w:val="0"/>
        <w:spacing w:line="480" w:lineRule="auto"/>
        <w:jc w:val="center"/>
      </w:pPr>
      <w:r w:rsidRPr="002915B7">
        <w:rPr>
          <w:rFonts w:eastAsia="Times New Roman"/>
          <w:color w:val="000000"/>
          <w:lang w:eastAsia="fi-FI"/>
        </w:rPr>
        <w:t>[Figure 6 approximately here]</w:t>
      </w:r>
    </w:p>
    <w:p w14:paraId="6A2D0A7F" w14:textId="77777777" w:rsidR="00C62B39" w:rsidRDefault="00C62B39" w:rsidP="003F6AB2">
      <w:pPr>
        <w:spacing w:line="480" w:lineRule="auto"/>
      </w:pPr>
    </w:p>
    <w:p w14:paraId="5CF8A072" w14:textId="77777777" w:rsidR="00C8708B" w:rsidRPr="002915B7" w:rsidRDefault="00C8708B" w:rsidP="003F6AB2">
      <w:pPr>
        <w:spacing w:line="480" w:lineRule="auto"/>
        <w:jc w:val="center"/>
      </w:pPr>
      <w:r w:rsidRPr="002915B7">
        <w:t>[</w:t>
      </w:r>
      <w:r>
        <w:t>Table</w:t>
      </w:r>
      <w:r w:rsidRPr="002915B7">
        <w:t xml:space="preserve"> 2 approximately here]</w:t>
      </w:r>
    </w:p>
    <w:p w14:paraId="49302E59" w14:textId="77777777" w:rsidR="00C8708B" w:rsidRPr="002915B7" w:rsidRDefault="00C8708B" w:rsidP="003F6AB2">
      <w:pPr>
        <w:spacing w:line="480" w:lineRule="auto"/>
      </w:pPr>
    </w:p>
    <w:p w14:paraId="586EEC9D" w14:textId="77777777" w:rsidR="00D3310C" w:rsidRPr="002915B7" w:rsidRDefault="00B11FFF" w:rsidP="003F6AB2">
      <w:pPr>
        <w:spacing w:line="480" w:lineRule="auto"/>
      </w:pPr>
      <w:r w:rsidRPr="002915B7">
        <w:t>Including a proxy for the cost of c</w:t>
      </w:r>
      <w:r w:rsidR="00D30E9E" w:rsidRPr="002915B7">
        <w:t>onservation or management action (Supplementary Material) had an effect of making the both the spatial priority patterns and performance between the different methods more similar.</w:t>
      </w:r>
      <w:r w:rsidR="003C7E22" w:rsidRPr="002915B7">
        <w:t xml:space="preserve"> </w:t>
      </w:r>
      <w:r w:rsidR="003C7E22" w:rsidRPr="002915B7">
        <w:rPr>
          <w:color w:val="FF0000"/>
        </w:rPr>
        <w:t>[TBA]</w:t>
      </w:r>
      <w:r w:rsidR="002E4380">
        <w:rPr>
          <w:color w:val="FF0000"/>
        </w:rPr>
        <w:t xml:space="preserve"> (describe where the results are to be found)</w:t>
      </w:r>
    </w:p>
    <w:p w14:paraId="32782C89" w14:textId="77777777" w:rsidR="00D3310C" w:rsidRPr="002915B7" w:rsidRDefault="00D3310C" w:rsidP="003F6AB2">
      <w:pPr>
        <w:spacing w:line="480" w:lineRule="auto"/>
      </w:pPr>
    </w:p>
    <w:p w14:paraId="47515405" w14:textId="77777777" w:rsidR="00C62B39" w:rsidRPr="001F0170" w:rsidRDefault="00787699" w:rsidP="00FD069D">
      <w:pPr>
        <w:pStyle w:val="Heading1"/>
      </w:pPr>
      <w:commentRangeStart w:id="18"/>
      <w:r>
        <w:t xml:space="preserve">4. </w:t>
      </w:r>
      <w:r w:rsidR="00C62B39" w:rsidRPr="001F0170">
        <w:t>D</w:t>
      </w:r>
      <w:r w:rsidR="001A6958" w:rsidRPr="001F0170">
        <w:t>iscussion</w:t>
      </w:r>
      <w:commentRangeEnd w:id="18"/>
      <w:r w:rsidR="00AB739A">
        <w:rPr>
          <w:rStyle w:val="CommentReference"/>
          <w:b w:val="0"/>
        </w:rPr>
        <w:commentReference w:id="18"/>
      </w:r>
    </w:p>
    <w:p w14:paraId="16110BE6" w14:textId="77777777" w:rsidR="00C62B39" w:rsidRPr="002915B7" w:rsidRDefault="00C62B39" w:rsidP="003F6AB2">
      <w:pPr>
        <w:spacing w:line="480" w:lineRule="auto"/>
      </w:pPr>
    </w:p>
    <w:p w14:paraId="2702465B" w14:textId="305E2913" w:rsidR="004604ED" w:rsidRPr="0016445F" w:rsidRDefault="002E4380" w:rsidP="003F6AB2">
      <w:pPr>
        <w:spacing w:line="480" w:lineRule="auto"/>
      </w:pPr>
      <w:r>
        <w:t>While the origin and computational implementation of the different methods compared in this study is different</w:t>
      </w:r>
      <w:r w:rsidR="00AD171C" w:rsidRPr="0016445F">
        <w:t xml:space="preserve">, the spatial priority patterns produced by and the overall performance of the different methods were very similar. </w:t>
      </w:r>
      <w:r w:rsidR="00AD5356">
        <w:t>The similarities can be explained upon r</w:t>
      </w:r>
      <w:r w:rsidR="00AD171C" w:rsidRPr="0016445F">
        <w:t>econsidering the method designs and</w:t>
      </w:r>
      <w:r w:rsidR="00AD5356">
        <w:t xml:space="preserve"> </w:t>
      </w:r>
      <w:r w:rsidR="003E3BB1">
        <w:t>especially</w:t>
      </w:r>
      <w:r w:rsidR="00AD171C" w:rsidRPr="0016445F">
        <w:t xml:space="preserve"> our implementation</w:t>
      </w:r>
      <w:r w:rsidR="00AD5356">
        <w:t xml:space="preserve"> of the methods. T</w:t>
      </w:r>
      <w:r w:rsidR="0001208F" w:rsidRPr="0016445F">
        <w:t>o avoid apples-and-oranges comparisons, we chose methods that are variations on the same underlying concept</w:t>
      </w:r>
      <w:r w:rsidR="00AD5356">
        <w:t xml:space="preserve"> and harmonized the </w:t>
      </w:r>
      <w:r w:rsidR="003E3BB1">
        <w:t>implementations</w:t>
      </w:r>
      <w:r w:rsidR="00AD5356">
        <w:t xml:space="preserve"> as far as the methods allowed</w:t>
      </w:r>
      <w:r w:rsidR="0001208F" w:rsidRPr="0016445F">
        <w:t>.</w:t>
      </w:r>
    </w:p>
    <w:p w14:paraId="1D51D5B2" w14:textId="77777777" w:rsidR="00C62B39" w:rsidRPr="0016445F" w:rsidRDefault="00C62B39" w:rsidP="003F6AB2">
      <w:pPr>
        <w:spacing w:line="480" w:lineRule="auto"/>
      </w:pPr>
    </w:p>
    <w:p w14:paraId="677FCFD3" w14:textId="77777777" w:rsidR="00C62B39" w:rsidRPr="0016445F" w:rsidRDefault="00787699" w:rsidP="003F6AB2">
      <w:pPr>
        <w:pStyle w:val="Heading2"/>
      </w:pPr>
      <w:r w:rsidRPr="0016445F">
        <w:t xml:space="preserve">4.1 </w:t>
      </w:r>
      <w:r w:rsidR="00C62B39" w:rsidRPr="0016445F">
        <w:t>Priority rank patterns</w:t>
      </w:r>
    </w:p>
    <w:p w14:paraId="2D54BA67" w14:textId="77777777" w:rsidR="00C62B39" w:rsidRPr="0016445F" w:rsidRDefault="00C62B39" w:rsidP="003F6AB2">
      <w:pPr>
        <w:spacing w:line="480" w:lineRule="auto"/>
        <w:rPr>
          <w:b/>
          <w:bCs/>
        </w:rPr>
      </w:pPr>
    </w:p>
    <w:p w14:paraId="267FD8B6" w14:textId="352AEB67" w:rsidR="00F842E7" w:rsidRPr="0016445F" w:rsidRDefault="00F842E7" w:rsidP="003F6AB2">
      <w:pPr>
        <w:spacing w:line="480" w:lineRule="auto"/>
        <w:rPr>
          <w:bCs/>
        </w:rPr>
      </w:pPr>
      <w:r w:rsidRPr="0016445F">
        <w:rPr>
          <w:bCs/>
        </w:rPr>
        <w:t xml:space="preserve">The overall similarity </w:t>
      </w:r>
      <w:r w:rsidR="00C638C5">
        <w:rPr>
          <w:bCs/>
        </w:rPr>
        <w:t xml:space="preserve">in terms of correlation over the whole </w:t>
      </w:r>
      <w:r w:rsidRPr="0016445F">
        <w:rPr>
          <w:bCs/>
        </w:rPr>
        <w:t>priority rank</w:t>
      </w:r>
      <w:r w:rsidR="00C638C5">
        <w:rPr>
          <w:bCs/>
        </w:rPr>
        <w:t>ing</w:t>
      </w:r>
      <w:r w:rsidRPr="0016445F">
        <w:rPr>
          <w:bCs/>
        </w:rPr>
        <w:t xml:space="preserve"> produced by the different methods was very high: as measured by the correlation between priority rank rasters, RWR and ILP were practically the </w:t>
      </w:r>
      <w:r w:rsidRPr="0016445F">
        <w:rPr>
          <w:bCs/>
        </w:rPr>
        <w:lastRenderedPageBreak/>
        <w:t xml:space="preserve">same for ES and BD, and ZON was </w:t>
      </w:r>
      <w:r w:rsidR="00C05259" w:rsidRPr="0016445F">
        <w:rPr>
          <w:bCs/>
        </w:rPr>
        <w:t>very similar (</w:t>
      </w:r>
      <w:r w:rsidR="00C05259" w:rsidRPr="0016445F">
        <w:rPr>
          <w:b/>
          <w:bCs/>
        </w:rPr>
        <w:t>Fig. 4</w:t>
      </w:r>
      <w:r w:rsidR="00C05259" w:rsidRPr="0016445F">
        <w:rPr>
          <w:bCs/>
        </w:rPr>
        <w:t xml:space="preserve">). This similarity also applies to the </w:t>
      </w:r>
      <w:r w:rsidR="00FA02B6">
        <w:rPr>
          <w:bCs/>
        </w:rPr>
        <w:t xml:space="preserve">spatial </w:t>
      </w:r>
      <w:r w:rsidR="00A42A88">
        <w:rPr>
          <w:bCs/>
        </w:rPr>
        <w:t xml:space="preserve">overlap </w:t>
      </w:r>
      <w:r w:rsidR="00FA02B6">
        <w:rPr>
          <w:bCs/>
        </w:rPr>
        <w:t xml:space="preserve">between </w:t>
      </w:r>
      <w:r w:rsidR="00C05259" w:rsidRPr="0016445F">
        <w:rPr>
          <w:bCs/>
        </w:rPr>
        <w:t>best (</w:t>
      </w:r>
      <w:r w:rsidR="00A42A88">
        <w:rPr>
          <w:bCs/>
        </w:rPr>
        <w:t xml:space="preserve">and </w:t>
      </w:r>
      <w:r w:rsidR="00C05259" w:rsidRPr="0016445F">
        <w:rPr>
          <w:bCs/>
        </w:rPr>
        <w:t xml:space="preserve">worst) 10% of the solution for RWR and ILP, </w:t>
      </w:r>
      <w:r w:rsidR="00057106">
        <w:rPr>
          <w:bCs/>
        </w:rPr>
        <w:t xml:space="preserve">but </w:t>
      </w:r>
      <w:r w:rsidR="00C05259" w:rsidRPr="0016445F">
        <w:rPr>
          <w:bCs/>
        </w:rPr>
        <w:t xml:space="preserve">less for </w:t>
      </w:r>
      <w:r w:rsidR="00AD18B9">
        <w:rPr>
          <w:bCs/>
        </w:rPr>
        <w:t xml:space="preserve">the best 10% of the solution for </w:t>
      </w:r>
      <w:r w:rsidR="00C05259" w:rsidRPr="0016445F">
        <w:rPr>
          <w:bCs/>
        </w:rPr>
        <w:t>ZON and the two other methods.</w:t>
      </w:r>
      <w:r w:rsidR="005518B8">
        <w:rPr>
          <w:bCs/>
        </w:rPr>
        <w:t xml:space="preserve"> </w:t>
      </w:r>
      <w:r w:rsidR="004F3804">
        <w:rPr>
          <w:bCs/>
        </w:rPr>
        <w:t>Conspicuously, the worst 10% of the solution for ZON and the two other methods were again very similar.</w:t>
      </w:r>
      <w:r w:rsidR="005518B8">
        <w:rPr>
          <w:bCs/>
        </w:rPr>
        <w:t xml:space="preserve"> </w:t>
      </w:r>
      <w:r w:rsidR="00057106">
        <w:rPr>
          <w:bCs/>
        </w:rPr>
        <w:t xml:space="preserve"> W</w:t>
      </w:r>
      <w:r w:rsidR="00057106" w:rsidRPr="00057106">
        <w:rPr>
          <w:bCs/>
        </w:rPr>
        <w:t xml:space="preserve">hile overall correlations and overlaps are determined </w:t>
      </w:r>
      <w:r w:rsidR="008A641D">
        <w:rPr>
          <w:bCs/>
        </w:rPr>
        <w:t xml:space="preserve">especially </w:t>
      </w:r>
      <w:r w:rsidR="00057106" w:rsidRPr="00057106">
        <w:rPr>
          <w:bCs/>
        </w:rPr>
        <w:t>by the lower ranks</w:t>
      </w:r>
      <w:r w:rsidR="008A641D">
        <w:rPr>
          <w:bCs/>
        </w:rPr>
        <w:t>,</w:t>
      </w:r>
      <w:r w:rsidR="00057106" w:rsidRPr="00057106">
        <w:rPr>
          <w:bCs/>
        </w:rPr>
        <w:t xml:space="preserve"> it is the higher ranks </w:t>
      </w:r>
      <w:r w:rsidR="008A641D">
        <w:rPr>
          <w:bCs/>
        </w:rPr>
        <w:t xml:space="preserve">(i.e. the high-priority areas) </w:t>
      </w:r>
      <w:r w:rsidR="00057106" w:rsidRPr="00057106">
        <w:rPr>
          <w:bCs/>
        </w:rPr>
        <w:t xml:space="preserve">that are more interesting as these </w:t>
      </w:r>
      <w:r w:rsidR="009A3DD7">
        <w:rPr>
          <w:bCs/>
        </w:rPr>
        <w:t xml:space="preserve">typically </w:t>
      </w:r>
      <w:r w:rsidR="00057106" w:rsidRPr="00057106">
        <w:rPr>
          <w:bCs/>
        </w:rPr>
        <w:t>determine</w:t>
      </w:r>
      <w:r w:rsidR="009A3DD7">
        <w:rPr>
          <w:bCs/>
        </w:rPr>
        <w:t xml:space="preserve"> where different actions (such as setting aside areas, or management actions) are targeted. Our results show that i</w:t>
      </w:r>
      <w:r w:rsidR="00057106" w:rsidRPr="00057106">
        <w:rPr>
          <w:bCs/>
        </w:rPr>
        <w:t xml:space="preserve">t is especially those areas where variations between methods become </w:t>
      </w:r>
      <w:r w:rsidR="009A3DD7">
        <w:rPr>
          <w:bCs/>
        </w:rPr>
        <w:t xml:space="preserve">apparent. </w:t>
      </w:r>
      <w:r w:rsidR="00717B76" w:rsidRPr="0016445F">
        <w:rPr>
          <w:bCs/>
        </w:rPr>
        <w:t xml:space="preserve">For ALL, however, the spatial overlap for the top 10% fraction was surprisingly low between RWR and ILP. This is most likely due to the implementation of ILP and the way in which we </w:t>
      </w:r>
      <w:r w:rsidR="009A3DD7">
        <w:rPr>
          <w:bCs/>
        </w:rPr>
        <w:t xml:space="preserve">weight </w:t>
      </w:r>
      <w:r w:rsidR="00717B76" w:rsidRPr="0016445F">
        <w:rPr>
          <w:bCs/>
        </w:rPr>
        <w:t>the feature groups (ES and BD)</w:t>
      </w:r>
      <w:r w:rsidR="009A3DD7">
        <w:rPr>
          <w:bCs/>
        </w:rPr>
        <w:t>in the combined optimization</w:t>
      </w:r>
      <w:r w:rsidR="00717B76" w:rsidRPr="0016445F">
        <w:rPr>
          <w:bCs/>
        </w:rPr>
        <w:t>.</w:t>
      </w:r>
      <w:r w:rsidR="00EA6D81" w:rsidRPr="0016445F">
        <w:rPr>
          <w:bCs/>
        </w:rPr>
        <w:t xml:space="preserve"> </w:t>
      </w:r>
    </w:p>
    <w:p w14:paraId="11A9890C" w14:textId="77777777" w:rsidR="00F842E7" w:rsidRPr="0016445F" w:rsidRDefault="00F842E7" w:rsidP="003F6AB2">
      <w:pPr>
        <w:spacing w:line="480" w:lineRule="auto"/>
        <w:rPr>
          <w:b/>
          <w:bCs/>
        </w:rPr>
      </w:pPr>
    </w:p>
    <w:p w14:paraId="2FFB5D6A" w14:textId="4A959D2B" w:rsidR="00C62B39" w:rsidRPr="0016445F" w:rsidRDefault="008973D9" w:rsidP="003F6AB2">
      <w:pPr>
        <w:spacing w:line="480" w:lineRule="auto"/>
      </w:pPr>
      <w:r>
        <w:t>T</w:t>
      </w:r>
      <w:r w:rsidR="001B6545" w:rsidRPr="0016445F">
        <w:t xml:space="preserve">he priority </w:t>
      </w:r>
      <w:r w:rsidR="00230B08" w:rsidRPr="0016445F">
        <w:t>maps</w:t>
      </w:r>
      <w:r w:rsidR="001B6545" w:rsidRPr="0016445F">
        <w:t xml:space="preserve"> produced</w:t>
      </w:r>
      <w:r w:rsidR="00C62B39" w:rsidRPr="0016445F">
        <w:t xml:space="preserve"> </w:t>
      </w:r>
      <w:r w:rsidR="00230B08" w:rsidRPr="0016445F">
        <w:t xml:space="preserve">are </w:t>
      </w:r>
      <w:r w:rsidR="00C62B39" w:rsidRPr="0016445F">
        <w:t>informative for examining the distributional patterns of both biodiversity and ES features. For ES, the highe</w:t>
      </w:r>
      <w:r w:rsidR="000859AE" w:rsidRPr="0016445F">
        <w:t>st priorities were concentrated</w:t>
      </w:r>
      <w:r w:rsidR="00C62B39" w:rsidRPr="0016445F">
        <w:t xml:space="preserve"> in Central Europe (</w:t>
      </w:r>
      <w:r w:rsidR="00233BE8" w:rsidRPr="0016445F">
        <w:rPr>
          <w:b/>
          <w:bCs/>
        </w:rPr>
        <w:t>Fig. 3</w:t>
      </w:r>
      <w:r w:rsidR="00C62B39" w:rsidRPr="0016445F">
        <w:rPr>
          <w:b/>
          <w:bCs/>
        </w:rPr>
        <w:t>D-F</w:t>
      </w:r>
      <w:r w:rsidR="00C62B39" w:rsidRPr="0016445F">
        <w:t xml:space="preserve">). Using different set of ES features, </w:t>
      </w:r>
      <w:r w:rsidR="00951B48">
        <w:t xml:space="preserve">Stürck and Verburg </w:t>
      </w:r>
      <w:r w:rsidR="00951B48">
        <w:fldChar w:fldCharType="begin" w:fldLock="1"/>
      </w:r>
      <w:r w:rsidR="00951B48">
        <w:instrText>ADDIN CSL_CITATION { "citationItems" : [ { "id" : "ITEM-1", "itemData" : { "DOI" : "10.1007/s10980-016-0459-6", "ISSN" : "15729761", "abstract" : "Context: The provision of multiple ecosystem services (ES) within a landscape is commonly referred to as landscape multifunctionality. Modifying landscapes to increase multifunctionality and reduce trade-offs with concurrent services bears the potential to enhance sustainability in human-dominated landscapes. Assessing landscape multifunctionality is thus crucial for land management and planning, but lack of a clear definition and operationalization of multifunctionality impedes comparisons of different study results. Objectives: We want to address how elements of the study design affect results of multifunctionality assessments. Furthermore, we want to quantify future multifunctionality in the European Union (EU) and indicate the role of land use change and land use diversity on multifunctionality. Methods: We analyzed diverging scenarios depicting land use change in the EU between 2000 and 2040 for their effects on landscape multifunctionality. We tested different multifunctionality indicators at various spatial scales based on the modelling of 12 ES and biodiversity indicators. Results: Particularly the analysis scale determines the interpretation of landscape multifunctionality. Coldspots identified by different indicators are in higher agreement than hotspots. We could not confirm links between land use diversity and landscape multifunctionality. While, at EU scale, multifunctionality slightly increases in future scenarios, agricultural intensification and (peri-)urban growth pose large threats to multifunctional landscapes. Conclusions: The choice of indicator and analysis scale strongly determine possible interpretations of the results. Rather than focusing on the impacts of land use change on multifunctionality, it is recommended to base land use policy on the impacts of location-specific change on ES supply and demands.", "author" : [ { "dropping-particle" : "", "family" : "St\u00fcrck", "given" : "Julia", "non-dropping-particle" : "", "parse-names" : false, "suffix" : "" }, { "dropping-particle" : "", "family" : "Verburg", "given" : "Peter H", "non-dropping-particle" : "", "parse-names" : false, "suffix" : "" } ], "container-title" : "Landscape Ecology", "id" : "ITEM-1", "issue" : "3", "issued" : { "date-parts" : [ [ "2017" ] ] }, "page" : "481-500", "title" : "Multifunctionality at what scale? A landscape multifunctionality assessment for the European Union under conditions of land use change", "type" : "article-journal", "volume" : "32" }, "suppress-author" : 1, "uris" : [ "http://www.mendeley.com/documents/?uuid=49a55702-4527-45bb-bef5-8698e2e2ab80" ] } ], "mendeley" : { "formattedCitation" : "(2017)", "plainTextFormattedCitation" : "(2017)" }, "properties" : { "noteIndex" : 0 }, "schema" : "https://github.com/citation-style-language/schema/raw/master/csl-citation.json" }</w:instrText>
      </w:r>
      <w:r w:rsidR="00951B48">
        <w:fldChar w:fldCharType="separate"/>
      </w:r>
      <w:r w:rsidR="00951B48" w:rsidRPr="00951B48">
        <w:rPr>
          <w:noProof/>
        </w:rPr>
        <w:t>(2017)</w:t>
      </w:r>
      <w:r w:rsidR="00951B48">
        <w:fldChar w:fldCharType="end"/>
      </w:r>
      <w:r w:rsidR="00951B48">
        <w:t xml:space="preserve"> </w:t>
      </w:r>
      <w:r w:rsidR="00C62B39" w:rsidRPr="0016445F">
        <w:t>found high diversity of relative representation of ES bundles in roughly the same regions that have high priorities in our analyses. Not only have the regions high diversity if ESs, the also have capacity for some of the rarer ESs, which is what all the methods in this study account for. Two ES features in particular had a high influence on the patterns. Erosion prevention has high values in mountainous regions, but is relatively rare elsewhere. Carbon sequestration and wood production had a minor, but still noticeable effect concentrating priorities in Southern Fennosca</w:t>
      </w:r>
      <w:r w:rsidR="00EE5D43" w:rsidRPr="0016445F">
        <w:t xml:space="preserve">ndia and South-Western France. </w:t>
      </w:r>
      <w:r w:rsidR="00C62B39" w:rsidRPr="0016445F">
        <w:t>For BD, the distributional pattern for all solutions was bimodal in terms of latitudinal gradient (</w:t>
      </w:r>
      <w:r w:rsidR="00233BE8" w:rsidRPr="0016445F">
        <w:rPr>
          <w:b/>
          <w:bCs/>
        </w:rPr>
        <w:t>Fig. 3</w:t>
      </w:r>
      <w:r w:rsidR="00C62B39" w:rsidRPr="0016445F">
        <w:rPr>
          <w:b/>
          <w:bCs/>
        </w:rPr>
        <w:t>G-I</w:t>
      </w:r>
      <w:r w:rsidR="00C62B39" w:rsidRPr="0016445F">
        <w:t xml:space="preserve">). Since all methods prioritize based on a combined measure of rarity and richness, the interpretation is that both the southern (the Mediterranean basin) and the northern (the subarctic Fennoscandia) have relatively many species with restricted range-sizes. This result is qualitatively the same as what Kukkala et al. </w:t>
      </w:r>
      <w:r w:rsidR="000859AE" w:rsidRPr="0016445F">
        <w:fldChar w:fldCharType="begin" w:fldLock="1"/>
      </w:r>
      <w:r w:rsidR="000859AE" w:rsidRPr="0016445F">
        <w:instrText>ADDIN CSL_CITATION { "citationItems" : [ { "id" : "ITEM-1", "itemData" : { "DOI" : "10.1016/j.biocon.2016.04.016", "ISSN" : "00063207", "abstract" : "The Natura 2000 (N2k) is a network of protected areas, established to implement the Birds and the Habitats Directives of the European Union (EU) with the goal of conservation irrespective of national boundaries. We provide the first assessment of the whole terrestrial N2k using spatial prioritizations, and high-resolution vertebrate species distribution data. First, we quantified species' representation in the network, and compared it against outcomes of hypothetical optimal planning scenarios at the EU, member state, and biogeographical levels. Second, we examined the spatial configuration of N2k sites and same-sized hypothetical top priority sites based on the three planning scenarios. We found that N2k covered all vertebrate directive species, and the coverage was significantly better than with a random allocation of sites. We observed substantial differences in representation between taxa, followed by the fact that N2k succeeded better in covering threatened and directive species than non-directive species. The current species representation in N2k was closer to optimal allocations done at member states' or biogeographical levels than the EU-wide allocation. Furthermore, the N2k sites overlapped more with the EU-wide allocation and they were more evenly distributed across the EU compared to sites in all hypothetical optimal allocations. Finally, we found that the biogeographical scenario covered well the ranges of habitats directive species, following the biogeographical approach taken by the EU in the Habitats Directive. Our results show that despite N2k being moderately successful, there is substantial effectiveness to be gained from member state collaboration via potential expansions or complementary conservation policies.", "author" : [ { "dropping-particle" : "", "family" : "Kukkala", "given" : "Aija S.", "non-dropping-particle" : "", "parse-names" : false, "suffix" : "" }, { "dropping-particle" : "", "family" : "Arponen", "given" : "Anni", "non-dropping-particle" : "", "parse-names" : false, "suffix" : "" }, { "dropping-particle" : "", "family" : "Maiorano", "given" : "Luigi", "non-dropping-particle" : "", "parse-names" : false, "suffix" : "" }, { "dropping-particle" : "", "family" : "Moilanen", "given" : "Atte", "non-dropping-particle" : "", "parse-names" : false, "suffix" : "" }, { "dropping-particle" : "", "family" : "Thuiller", "given" : "Wilfried", "non-dropping-particle" : "", "parse-names" : false, "suffix" : "" }, { "dropping-particle" : "", "family" : "Toivonen", "given" : "Tuuli", "non-dropping-particle" : "", "parse-names" : false, "suffix" : "" }, { "dropping-particle" : "", "family" : "Zupan", "given" : "Laure", "non-dropping-particle" : "", "parse-names" : false, "suffix" : "" }, { "dropping-particle" : "", "family" : "Brotons", "given" : "Llu\u00eds", "non-dropping-particle" : "", "parse-names" : false, "suffix" : "" }, { "dropping-particle" : "", "family" : "Cabeza", "given" : "Mar", "non-dropping-particle" : "", "parse-names" : false, "suffix" : "" } ], "container-title" : "Biological Conservation", "id" : "ITEM-1", "issued" : { "date-parts" : [ [ "2016" ] ] }, "page" : "193-201", "title" : "Matches and mismatches between national and EU-wide priorities: Examining the Natura 2000 network in vertebrate species conservation", "type" : "article-journal", "volume" : "198" }, "suppress-author" : 1, "uris" : [ "http://www.mendeley.com/documents/?uuid=f387c873-1c4c-4c4c-a8de-cded5bbfd486" ] } ], "mendeley" : { "formattedCitation" : "(2016)", "plainTextFormattedCitation" : "(2016)", "previouslyFormattedCitation" : "(2016)" }, "properties" : { "noteIndex" : 0 }, "schema" : "https://github.com/citation-style-language/schema/raw/master/csl-citation.json" }</w:instrText>
      </w:r>
      <w:r w:rsidR="000859AE" w:rsidRPr="0016445F">
        <w:fldChar w:fldCharType="separate"/>
      </w:r>
      <w:r w:rsidR="000859AE" w:rsidRPr="0016445F">
        <w:rPr>
          <w:noProof/>
        </w:rPr>
        <w:t>(2016)</w:t>
      </w:r>
      <w:r w:rsidR="000859AE" w:rsidRPr="0016445F">
        <w:fldChar w:fldCharType="end"/>
      </w:r>
      <w:r w:rsidR="001A6958" w:rsidRPr="0016445F">
        <w:fldChar w:fldCharType="begin"/>
      </w:r>
      <w:r w:rsidR="001A6958" w:rsidRPr="0016445F">
        <w:fldChar w:fldCharType="separate"/>
      </w:r>
      <w:r w:rsidR="001A6958" w:rsidRPr="0016445F">
        <w:rPr>
          <w:noProof/>
        </w:rPr>
        <w:t>(2016)</w:t>
      </w:r>
      <w:r w:rsidR="001A6958" w:rsidRPr="0016445F">
        <w:fldChar w:fldCharType="end"/>
      </w:r>
      <w:r w:rsidR="00687828" w:rsidRPr="0016445F">
        <w:t xml:space="preserve"> observed for </w:t>
      </w:r>
      <w:r w:rsidR="00C62B39" w:rsidRPr="0016445F">
        <w:t>395 terrestrial vertebrate species listed in the EU nature legislation, a subset o</w:t>
      </w:r>
      <w:r w:rsidR="003E4CE3" w:rsidRPr="0016445F">
        <w:t xml:space="preserve">f the data used in this study. </w:t>
      </w:r>
    </w:p>
    <w:p w14:paraId="593B6CFE" w14:textId="77777777" w:rsidR="00C62B39" w:rsidRPr="0016445F" w:rsidRDefault="00C62B39" w:rsidP="003F6AB2">
      <w:pPr>
        <w:spacing w:line="480" w:lineRule="auto"/>
      </w:pPr>
    </w:p>
    <w:p w14:paraId="57D14309" w14:textId="77777777" w:rsidR="00EE5D43" w:rsidRPr="0016445F" w:rsidRDefault="00EE5D43" w:rsidP="003F6AB2">
      <w:pPr>
        <w:spacing w:line="480" w:lineRule="auto"/>
      </w:pPr>
      <w:r w:rsidRPr="0016445F">
        <w:t xml:space="preserve">Since there are differences in where the priorities are especially for ES and BD variants, a simple approach in identifying areas that are consistently high priorities over all nine variants is given in </w:t>
      </w:r>
      <w:r w:rsidRPr="0016445F">
        <w:rPr>
          <w:b/>
        </w:rPr>
        <w:t>Fig. 3</w:t>
      </w:r>
      <w:r w:rsidR="00307F03" w:rsidRPr="0016445F">
        <w:rPr>
          <w:b/>
        </w:rPr>
        <w:t>A</w:t>
      </w:r>
      <w:r w:rsidRPr="0016445F">
        <w:t>. Reflecting the priority patterns already discussed, Southern Europe is higher priority on average than Northern Europe (except fo</w:t>
      </w:r>
      <w:r w:rsidR="007351E6" w:rsidRPr="0016445F">
        <w:t xml:space="preserve">r Finland, which receives medium priorities). </w:t>
      </w:r>
      <w:r w:rsidR="00307F03" w:rsidRPr="0016445F">
        <w:t>Further analysis (</w:t>
      </w:r>
      <w:r w:rsidR="00307F03" w:rsidRPr="0016445F">
        <w:rPr>
          <w:b/>
        </w:rPr>
        <w:t>Fig. 3B</w:t>
      </w:r>
      <w:r w:rsidR="00307F03" w:rsidRPr="0016445F">
        <w:t>) shows how consistent the priorities are across the nine variants. For example, Central Europe and Greece both have relatively high mean rank (</w:t>
      </w:r>
      <w:r w:rsidR="00307F03" w:rsidRPr="0016445F">
        <w:rPr>
          <w:b/>
        </w:rPr>
        <w:t>Fig. 3A</w:t>
      </w:r>
      <w:r w:rsidR="00307F03" w:rsidRPr="0016445F">
        <w:t>), but also high relative variation in the mean rank (</w:t>
      </w:r>
      <w:r w:rsidR="00307F03" w:rsidRPr="0016445F">
        <w:rPr>
          <w:b/>
        </w:rPr>
        <w:t>Fig. 3B</w:t>
      </w:r>
      <w:r w:rsidR="00307F03" w:rsidRPr="0016445F">
        <w:t xml:space="preserve">). This is caused by ES variants having high priority rank in the former, and BD variants in the latter. </w:t>
      </w:r>
      <w:r w:rsidR="000D5111" w:rsidRPr="0016445F">
        <w:t>In operative context, developing a single (or few) prioritization(s) would be a better option than averaging over several prioritization</w:t>
      </w:r>
      <w:r w:rsidR="00B7573D" w:rsidRPr="0016445F">
        <w:t>s</w:t>
      </w:r>
      <w:r w:rsidR="000D5111" w:rsidRPr="0016445F">
        <w:t xml:space="preserve"> with different objective</w:t>
      </w:r>
      <w:r w:rsidR="0032370D" w:rsidRPr="0016445F">
        <w:t>s</w:t>
      </w:r>
      <w:r w:rsidR="000D5111" w:rsidRPr="0016445F">
        <w:t>, but such averaging may serve a</w:t>
      </w:r>
      <w:r w:rsidR="00B7573D" w:rsidRPr="0016445F">
        <w:t>s a useful first approximation.</w:t>
      </w:r>
    </w:p>
    <w:p w14:paraId="1205864A" w14:textId="77777777" w:rsidR="00EE5D43" w:rsidRPr="0016445F" w:rsidRDefault="00EE5D43" w:rsidP="003F6AB2">
      <w:pPr>
        <w:spacing w:line="480" w:lineRule="auto"/>
      </w:pPr>
    </w:p>
    <w:p w14:paraId="78FD8C70" w14:textId="77777777" w:rsidR="00C62B39" w:rsidRPr="0016445F" w:rsidRDefault="00787699" w:rsidP="003F6AB2">
      <w:pPr>
        <w:pStyle w:val="Heading2"/>
      </w:pPr>
      <w:r w:rsidRPr="0016445F">
        <w:t xml:space="preserve">4.2 </w:t>
      </w:r>
      <w:r w:rsidR="00C62B39" w:rsidRPr="0016445F">
        <w:t xml:space="preserve">Method performance </w:t>
      </w:r>
    </w:p>
    <w:p w14:paraId="32019070" w14:textId="77777777" w:rsidR="00C62B39" w:rsidRPr="0016445F" w:rsidRDefault="00C62B39" w:rsidP="003F6AB2">
      <w:pPr>
        <w:spacing w:line="480" w:lineRule="auto"/>
      </w:pPr>
    </w:p>
    <w:p w14:paraId="010ED3F6" w14:textId="77777777" w:rsidR="00EE5D43" w:rsidRPr="0016445F" w:rsidRDefault="00E6316A" w:rsidP="003F6AB2">
      <w:pPr>
        <w:spacing w:line="480" w:lineRule="auto"/>
      </w:pPr>
      <w:r w:rsidRPr="0016445F">
        <w:t>The performance of the different methods was very similar across the variants in the same feature group</w:t>
      </w:r>
      <w:r w:rsidR="00ED34D1" w:rsidRPr="0016445F">
        <w:t xml:space="preserve"> (</w:t>
      </w:r>
      <w:r w:rsidR="00ED34D1" w:rsidRPr="0016445F">
        <w:rPr>
          <w:b/>
        </w:rPr>
        <w:t>Fig. 4</w:t>
      </w:r>
      <w:r w:rsidR="00ED34D1" w:rsidRPr="0016445F">
        <w:t>)</w:t>
      </w:r>
      <w:r w:rsidR="00444DAF" w:rsidRPr="0016445F">
        <w:t>, but some differences are worth noting</w:t>
      </w:r>
      <w:r w:rsidR="005556C1" w:rsidRPr="0016445F">
        <w:t>.</w:t>
      </w:r>
      <w:r w:rsidR="00444DAF" w:rsidRPr="0016445F">
        <w:t xml:space="preserve"> </w:t>
      </w:r>
      <w:r w:rsidR="00BB4779" w:rsidRPr="0016445F">
        <w:t>Overall, ZON produces a more balanced solution throu</w:t>
      </w:r>
      <w:r w:rsidR="00C03956" w:rsidRPr="0016445F">
        <w:t>ghout the whole priority range (</w:t>
      </w:r>
      <w:r w:rsidR="00C03956" w:rsidRPr="0016445F">
        <w:rPr>
          <w:b/>
        </w:rPr>
        <w:t>Fig. 4C-D</w:t>
      </w:r>
      <w:r w:rsidR="00C03956" w:rsidRPr="0016445F">
        <w:t xml:space="preserve">). This is evident from a higher median value over all features, narrower interquartile range, and higher minimum and lower maximum values. </w:t>
      </w:r>
      <w:r w:rsidR="00F52162" w:rsidRPr="0016445F">
        <w:t xml:space="preserve">This balance is achieved through the iterative cell removal process </w:t>
      </w:r>
      <w:r w:rsidR="00F52162" w:rsidRPr="0016445F">
        <w:fldChar w:fldCharType="begin" w:fldLock="1"/>
      </w:r>
      <w:r w:rsidR="000B5429" w:rsidRPr="0016445F">
        <w:instrText>ADDIN CSL_CITATION { "citationItems" : [ { "id" : "ITEM-1", "itemData" : { "author" : [ { "dropping-particle" : "", "family" : "Moilanen", "given" : "Atte", "non-dropping-particle" : "", "parse-names" : false, "suffix" : "" }, { "dropping-particle" : "", "family" : "Pouzols", "given" : "Federico Montesino", "non-dropping-particle" : "", "parse-names" : false, "suffix" : "" }, { "dropping-particle" : "", "family" : "Meller", "given" : "Laura", "non-dropping-particle" : "", "parse-names" : false, "suffix" : "" }, { "dropping-particle" : "", "family" : "Veach", "given" : "Victoria", "non-dropping-particle" : "", "parse-names" : false, "suffix" : "" }, { "dropping-particle" : "", "family" : "Arponen", "given" : "Anni", "non-dropping-particle" : "", "parse-names" : false, "suffix" : "" }, { "dropping-particle" : "", "family" : "Lepp\u00e4nen", "given" : "Jarno", "non-dropping-particle" : "", "parse-names" : false, "suffix" : "" }, { "dropping-particle" : "", "family" : "Kujala", "given" : "Heini", "non-dropping-particle" : "", "parse-names" : false, "suffix" : "" } ], "id" : "ITEM-1", "issued" : { "date-parts" : [ [ "2014" ] ] }, "publisher-place" : "Helsinki", "title" : "Zonation spatial conservation planning methods and software v. 4, user manual", "type" : "book" }, "uris" : [ "http://www.mendeley.com/documents/?uuid=029b32f4-1603-430d-8712-b4cd2d591ca8" ] } ], "mendeley" : { "formattedCitation" : "(Moilanen et al. 2014)", "plainTextFormattedCitation" : "(Moilanen et al. 2014)", "previouslyFormattedCitation" : "(Moilanen et al. 2014)" }, "properties" : { "noteIndex" : 0 }, "schema" : "https://github.com/citation-style-language/schema/raw/master/csl-citation.json" }</w:instrText>
      </w:r>
      <w:r w:rsidR="00F52162" w:rsidRPr="0016445F">
        <w:fldChar w:fldCharType="separate"/>
      </w:r>
      <w:r w:rsidR="00F52162" w:rsidRPr="0016445F">
        <w:rPr>
          <w:noProof/>
        </w:rPr>
        <w:t>(Moilanen et al. 2014)</w:t>
      </w:r>
      <w:r w:rsidR="00F52162" w:rsidRPr="0016445F">
        <w:fldChar w:fldCharType="end"/>
      </w:r>
      <w:r w:rsidR="00F52162" w:rsidRPr="0016445F">
        <w:t xml:space="preserve">, which the other two methods do not have. </w:t>
      </w:r>
      <w:r w:rsidR="00A412E4" w:rsidRPr="0016445F">
        <w:t>This balance is also reflected when we consider only the top 10% fraction of the solution</w:t>
      </w:r>
      <w:r w:rsidR="00700D28" w:rsidRPr="0016445F">
        <w:t xml:space="preserve"> for ALL variants: ZON achieves a high</w:t>
      </w:r>
      <w:r w:rsidR="009C1827" w:rsidRPr="0016445F">
        <w:t>er</w:t>
      </w:r>
      <w:r w:rsidR="00700D28" w:rsidRPr="0016445F">
        <w:t xml:space="preserve"> median performance </w:t>
      </w:r>
      <w:r w:rsidR="009C1827" w:rsidRPr="0016445F">
        <w:t>for</w:t>
      </w:r>
      <w:r w:rsidR="00700D28" w:rsidRPr="0016445F">
        <w:t xml:space="preserve"> feature groups ES and BD (14.5% and 19.4%, respectively) </w:t>
      </w:r>
      <w:r w:rsidR="009C1827" w:rsidRPr="0016445F">
        <w:t>than</w:t>
      </w:r>
      <w:r w:rsidR="00700D28" w:rsidRPr="0016445F">
        <w:t xml:space="preserve"> RWR (9.8% and 18.9%) </w:t>
      </w:r>
      <w:r w:rsidR="00AD44A5" w:rsidRPr="0016445F">
        <w:t>or</w:t>
      </w:r>
      <w:r w:rsidR="00700D28" w:rsidRPr="0016445F">
        <w:t xml:space="preserve"> ILP (12.8% and </w:t>
      </w:r>
      <w:r w:rsidR="00523B02" w:rsidRPr="0016445F">
        <w:t>15.4%) (</w:t>
      </w:r>
      <w:r w:rsidR="00523B02" w:rsidRPr="0016445F">
        <w:rPr>
          <w:b/>
        </w:rPr>
        <w:t>T</w:t>
      </w:r>
      <w:r w:rsidR="00B72BD4" w:rsidRPr="0016445F">
        <w:rPr>
          <w:b/>
        </w:rPr>
        <w:t>able 2</w:t>
      </w:r>
      <w:r w:rsidR="00B72BD4" w:rsidRPr="0016445F">
        <w:t>)</w:t>
      </w:r>
      <w:r w:rsidR="00523B02" w:rsidRPr="0016445F">
        <w:t xml:space="preserve">. </w:t>
      </w:r>
      <w:r w:rsidR="00DE2DD2" w:rsidRPr="0016445F">
        <w:t xml:space="preserve">Similarly, ILP retains a better balance between the two feature groups that RWR. </w:t>
      </w:r>
      <w:r w:rsidR="00F53E21" w:rsidRPr="0016445F">
        <w:t xml:space="preserve">RWR on the other hand has the highest mean performance value for the top 10% fraction (34.7%) when compared to ZON (30.6%) and ILP (25.4%). </w:t>
      </w:r>
      <w:r w:rsidR="0020212B" w:rsidRPr="0016445F">
        <w:t>While difference</w:t>
      </w:r>
      <w:r w:rsidR="00F53E21" w:rsidRPr="0016445F">
        <w:t>s</w:t>
      </w:r>
      <w:r w:rsidR="0020212B" w:rsidRPr="0016445F">
        <w:t xml:space="preserve"> in our case are small, they do emphasize an important point: if balance between multiple feature groups is desired, then ZON or ILP is a </w:t>
      </w:r>
      <w:r w:rsidR="0020212B" w:rsidRPr="0016445F">
        <w:lastRenderedPageBreak/>
        <w:t xml:space="preserve">better option than RWR. </w:t>
      </w:r>
      <w:r w:rsidR="00276C89" w:rsidRPr="0016445F">
        <w:t xml:space="preserve">In reality, this balancing effect will depend on the characteristics of the prioritization features used and the number and relative structure of the feature groups. </w:t>
      </w:r>
      <w:r w:rsidR="00595F7F" w:rsidRPr="0016445F">
        <w:t>What is also noteworthy is that depending on the prioritization features, similar performance levels can be attained with different spatial configurations. This can be observed also in our results: while the performance levels are relatively similar between all features, the best 10% fractions of the solutions overlap spatially only moderately</w:t>
      </w:r>
      <w:r w:rsidR="00B76EBE" w:rsidRPr="0016445F">
        <w:t xml:space="preserve"> (</w:t>
      </w:r>
      <w:r w:rsidR="00B76EBE" w:rsidRPr="0016445F">
        <w:rPr>
          <w:b/>
        </w:rPr>
        <w:t>Fig. 6</w:t>
      </w:r>
      <w:r w:rsidR="00B76EBE" w:rsidRPr="0016445F">
        <w:t>). Therefore</w:t>
      </w:r>
      <w:r w:rsidR="00206267" w:rsidRPr="0016445F">
        <w:t>,</w:t>
      </w:r>
      <w:r w:rsidR="00B76EBE" w:rsidRPr="0016445F">
        <w:t xml:space="preserve"> it is always a good idea to examine how the performance and the location of top priorities are related for a given prioritization </w:t>
      </w:r>
      <w:r w:rsidR="00E00B95" w:rsidRPr="0016445F">
        <w:t>method.</w:t>
      </w:r>
    </w:p>
    <w:p w14:paraId="30E62B7B" w14:textId="77777777" w:rsidR="00EE5D43" w:rsidRPr="0016445F" w:rsidRDefault="00EE5D43" w:rsidP="003F6AB2">
      <w:pPr>
        <w:spacing w:line="480" w:lineRule="auto"/>
      </w:pPr>
    </w:p>
    <w:p w14:paraId="091EE07C" w14:textId="77777777" w:rsidR="00C43627" w:rsidRPr="0016445F" w:rsidRDefault="00C62B39" w:rsidP="003F6AB2">
      <w:pPr>
        <w:spacing w:line="480" w:lineRule="auto"/>
      </w:pPr>
      <w:r w:rsidRPr="0016445F">
        <w:t xml:space="preserve">Our results are </w:t>
      </w:r>
      <w:r w:rsidR="00FA0DE3" w:rsidRPr="0016445F">
        <w:t xml:space="preserve">also </w:t>
      </w:r>
      <w:r w:rsidRPr="0016445F">
        <w:t xml:space="preserve">in line with Albuquerqeue and Beier </w:t>
      </w:r>
      <w:r w:rsidR="006D55F2" w:rsidRPr="0016445F">
        <w:fldChar w:fldCharType="begin" w:fldLock="1"/>
      </w:r>
      <w:r w:rsidR="00FE03D9" w:rsidRPr="0016445F">
        <w:instrText>ADDIN CSL_CITATION { "citationItems" : [ { "id" : "ITEM-1", "itemData" : { "DOI" : "10.1371/journal.pone.0119905", "ISSN" : "1932-6203", "abstract" : "Here we report that prioritizing sites in order of rarity-weighted richness (RWR) is a simple, reliable way to identify sites that represent all species in the fewest number of sites (minimum set problem) or to identify sites that represent the largest number of species within a given number of sites (maximum coverage problem).We compared the number of species represented in sites prioritized by RWR to numbers of species represented in sites prioritized by the Zonation software package for 11 datasets in which the size of individual planning units (sites) ranged from&lt;1 ha to 2,500 km2.On average, RWR solutions were more efficient than Zonation solutions. Integer programming remains the only guaranteed way find an optimal solution, and heuristic algorithms remain superior for conservation prioritizations that consider compactness and multiple near-optimal solutions in addition to species representation. But becauseRWRcan be implemented easily and quickly in R or a spreadsheet, it is an attractive alternative to integer programming or heuristic algorithms in some conservation prioritization contexts.", "author" : [ { "dropping-particle" : "", "family" : "Albuquerque", "given" : "F\u00e1bio S", "non-dropping-particle" : "", "parse-names" : false, "suffix" : "" }, { "dropping-particle" : "", "family" : "Beier", "given" : "Paul", "non-dropping-particle" : "", "parse-names" : false, "suffix" : "" } ], "container-title" : "Plos One", "id" : "ITEM-1", "issue" : "3", "issued" : { "date-parts" : [ [ "2015" ] ] }, "page" : "e0119905", "title" : "Rarity-Weighted Richness: A Simple and Reliable Alternative to Integer Programming and Heuristic Algorithms for Minimum Set and Maximum Coverage Problems in Conservation Planning", "type" : "article-journal", "volume" : "10" }, "suppress-author" : 1, "uris" : [ "http://www.mendeley.com/documents/?uuid=d58799dc-d1fe-4238-8b7f-2fadcf51b721" ] } ], "mendeley" : { "formattedCitation" : "(2015)", "plainTextFormattedCitation" : "(2015)", "previouslyFormattedCitation" : "(2015)" }, "properties" : { "noteIndex" : 0 }, "schema" : "https://github.com/citation-style-language/schema/raw/master/csl-citation.json" }</w:instrText>
      </w:r>
      <w:r w:rsidR="006D55F2" w:rsidRPr="0016445F">
        <w:fldChar w:fldCharType="separate"/>
      </w:r>
      <w:r w:rsidR="00033E60" w:rsidRPr="0016445F">
        <w:rPr>
          <w:noProof/>
        </w:rPr>
        <w:t>(2015)</w:t>
      </w:r>
      <w:r w:rsidR="006D55F2" w:rsidRPr="0016445F">
        <w:fldChar w:fldCharType="end"/>
      </w:r>
      <w:r w:rsidR="00134ABA" w:rsidRPr="0016445F">
        <w:t xml:space="preserve"> in</w:t>
      </w:r>
      <w:r w:rsidR="001A6958" w:rsidRPr="0016445F">
        <w:fldChar w:fldCharType="begin"/>
      </w:r>
      <w:r w:rsidR="001A6958" w:rsidRPr="0016445F">
        <w:fldChar w:fldCharType="separate"/>
      </w:r>
      <w:r w:rsidR="001A6958" w:rsidRPr="0016445F">
        <w:rPr>
          <w:noProof/>
        </w:rPr>
        <w:t>(2015)</w:t>
      </w:r>
      <w:r w:rsidR="001A6958" w:rsidRPr="0016445F">
        <w:fldChar w:fldCharType="end"/>
      </w:r>
      <w:r w:rsidRPr="0016445F">
        <w:t xml:space="preserve"> that the performance </w:t>
      </w:r>
      <w:r w:rsidR="00E3246E" w:rsidRPr="0016445F">
        <w:t xml:space="preserve">(measured as mean over all features) </w:t>
      </w:r>
      <w:r w:rsidRPr="0016445F">
        <w:t>of RWR is slightly better than Zonation for a set of plant and bird species in Africa, Europe and North America. However, where Albuquerqeue and Beier (2015) used the core-area cell-removal rule in Zonation (CAZ), we chose to use the additive benefit function rule. ABF is conceptually closer to our implementations of RWR and ILP and thus forms a better basis for comparison. Which one of ABF (somewhat emphasizes richness) or CAZ (somewhat emphasizes rarity) is better suited for prioritization of ESs in particular is an important question, but outside the scope of the current work. However, we do highlight the importance of addressing this question whenever deciding which method is used fo</w:t>
      </w:r>
      <w:r w:rsidR="00EE5D43" w:rsidRPr="0016445F">
        <w:t xml:space="preserve">r the prioritization analysis. </w:t>
      </w:r>
    </w:p>
    <w:p w14:paraId="0096A904" w14:textId="77777777" w:rsidR="00206267" w:rsidRPr="0016445F" w:rsidRDefault="00206267" w:rsidP="003F6AB2">
      <w:pPr>
        <w:spacing w:line="480" w:lineRule="auto"/>
      </w:pPr>
    </w:p>
    <w:p w14:paraId="2EDE9D83" w14:textId="77777777" w:rsidR="00C62B39" w:rsidRPr="0016445F" w:rsidRDefault="00787699" w:rsidP="003F6AB2">
      <w:pPr>
        <w:pStyle w:val="Heading2"/>
      </w:pPr>
      <w:r w:rsidRPr="0016445F">
        <w:t xml:space="preserve">4.3 </w:t>
      </w:r>
      <w:r w:rsidR="00C62B39" w:rsidRPr="0016445F">
        <w:t xml:space="preserve">Integrated prioritization of biodiversity conservation and ecosystem services </w:t>
      </w:r>
      <w:r w:rsidR="0023403A" w:rsidRPr="0016445F">
        <w:t>supply</w:t>
      </w:r>
    </w:p>
    <w:p w14:paraId="2D4D7C60" w14:textId="77777777" w:rsidR="00C62B39" w:rsidRPr="0016445F" w:rsidRDefault="00C62B39" w:rsidP="003F6AB2">
      <w:pPr>
        <w:spacing w:line="480" w:lineRule="auto"/>
        <w:rPr>
          <w:b/>
          <w:bCs/>
        </w:rPr>
      </w:pPr>
    </w:p>
    <w:p w14:paraId="10A94B0A" w14:textId="1053DCD7" w:rsidR="00C62B39" w:rsidRPr="0016445F" w:rsidRDefault="004A4D24" w:rsidP="00035C09">
      <w:pPr>
        <w:spacing w:line="480" w:lineRule="auto"/>
        <w:rPr>
          <w:bCs/>
        </w:rPr>
      </w:pPr>
      <w:r w:rsidRPr="0016445F">
        <w:rPr>
          <w:bCs/>
        </w:rPr>
        <w:t xml:space="preserve">The validity of the spatial priorities we have produced rests upon whether or not the core-principles of our methods, a combination of rarity/richness and value aggregation, makes sense when we consider the spatial nature of ESs included. </w:t>
      </w:r>
      <w:r w:rsidR="005E761E" w:rsidRPr="0016445F">
        <w:rPr>
          <w:bCs/>
        </w:rPr>
        <w:t xml:space="preserve">In terms of richness, providing multiple ESs in the same location can certainly be desirable. However, </w:t>
      </w:r>
      <w:r w:rsidR="009F2701" w:rsidRPr="0016445F">
        <w:t xml:space="preserve">it is important to understand the conceptual and practical implications between ES capacity (the long-term potential of ecosystems to provide services under given management regimes) and ES flows (the </w:t>
      </w:r>
      <w:r w:rsidR="009F2701" w:rsidRPr="0016445F">
        <w:lastRenderedPageBreak/>
        <w:t xml:space="preserve">actual use of ES), which is still different from ES demand (individual agents’ preferences for specific ESs) </w:t>
      </w:r>
      <w:r w:rsidR="009F2701" w:rsidRPr="0016445F">
        <w:fldChar w:fldCharType="begin" w:fldLock="1"/>
      </w:r>
      <w:r w:rsidR="00433604" w:rsidRPr="0016445F">
        <w:instrText>ADDIN CSL_CITATION { "citationItems" : [ { "id" : "ITEM-1", "itemData" : { "DOI" : "10.1016/j.ecolind.2013.09.018", "ISBN" : "1470-160X", "ISSN" : "1470160X", "abstract" : "Understanding the flow of ecosystem services and the capacity of ecosystems to generate these services is an essential element for understanding the sustainability of ecosystem use as well as developing ecosystem accounts. We conduct spatially explicit analyses of nine ecosystem services in Telemark County, Southern Norway. The ecosystem services included are moose hunting, sheep grazing, timber harvest, forest carbon sequestration and storage, snow slide prevention, recreational residential amenity, recreational hiking and existence of areas without technical interference. We conceptually distinguish capacity to provide ecosystem services from the actual flow of services, and empirically assess both. This is done by means of different spatial models, developed with various available datasets and methods, including (multiple layer) look-up tables, causal relations between datasets (including satellite images), environmental regression and indicators derived from direct measurements. Capacity and flow differ both in spatial extent and in quantities. We discuss five conditions for a meaningful spatial capacity-flow-balance. These are (1) a conceptual difference between capacity and flow, (2) spatial explicitness of capacity and flow, (3) the same spatial extent of both, (4) rivalry or congestion, and (5) measurement with aligned indicators. We exemplify spatially explicit balances between capacity and flow for two services, which meet these five conditions. Research in the emerging field of mapping ES should focus on the development of compatible indicators for capacity and flow. The distinction of capacity and flow of ecosystem services provides a parsimonious estimation of over- or underuse of the respective service. Assessment of capacity and flow in a spatially explicit way can thus support monitoring sustainability of ecosystem use, which is an essential element of ecosystem accounting. \u00a9 2013 Elsevier Ltd. All rights reserved.", "author" : [ { "dropping-particle" : "", "family" : "Schr\u00f6ter", "given" : "Matthias", "non-dropping-particle" : "", "parse-names" : false, "suffix" : "" }, { "dropping-particle" : "", "family" : "Barton", "given" : "David N", "non-dropping-particle" : "", "parse-names" : false, "suffix" : "" }, { "dropping-particle" : "", "family" : "Remme", "given" : "Roy P", "non-dropping-particle" : "", "parse-names" : false, "suffix" : "" }, { "dropping-particle" : "", "family" : "Hein", "given" : "Lars", "non-dropping-particle" : "", "parse-names" : false, "suffix" : "" } ], "container-title" : "Ecological Indicators", "id" : "ITEM-1", "issued" : { "date-parts" : [ [ "2014" ] ] }, "page" : "539-551", "publisher" : "Elsevier Ltd", "title" : "Accounting for capacity and flow of ecosystem services: A conceptual model and a case study for Telemark, Norway", "type" : "article-journal", "volume" : "36" }, "uris" : [ "http://www.mendeley.com/documents/?uuid=4f9c8fa2-a0a8-4b0a-aadb-173f3e0d4ed5" ] }, { "id" : "ITEM-2", "itemData" : { "DOI" : "10.1111/cobi.12872", "ISSN" : "08888892", "author" : [ { "dropping-particle" : "", "family" : "Verhagen", "given" : "Willem", "non-dropping-particle" : "", "parse-names" : false, "suffix" : "" }, { "dropping-particle" : "", "family" : "Kukkala", "given" : "Aija S", "non-dropping-particle" : "", "parse-names" : false, "suffix" : "" }, { "dropping-particle" : "", "family" : "Moilanen", "given" : "Atte", "non-dropping-particle" : "", "parse-names" : false, "suffix" : "" }, { "dropping-particle" : "", "family" : "Teeffelen", "given" : "Astrid J A", "non-dropping-particle" : "van", "parse-names" : false, "suffix" : "" }, { "dropping-particle" : "", "family" : "Verburg", "given" : "Peter H", "non-dropping-particle" : "", "parse-names" : false, "suffix" : "" } ], "container-title" : "Conservation Biology", "id" : "ITEM-2", "issued" : { "date-parts" : [ [ "2016" ] ] }, "note" : "NULL", "title" : "Use of demand and spatial flow in prioritizing areas for ecosystem services", "type" : "article-journal" }, "uris" : [ "http://www.mendeley.com/documents/?uuid=f7ec2a20-c467-4ed1-84bc-3c4c1f242e81" ] } ], "mendeley" : { "formattedCitation" : "(Schr\u00f6ter et al. 2014a; Verhagen et al. 2016)", "plainTextFormattedCitation" : "(Schr\u00f6ter et al. 2014a; Verhagen et al. 2016)", "previouslyFormattedCitation" : "(Schr\u00f6ter et al. 2014a; Verhagen et al. 2016)" }, "properties" : { "noteIndex" : 0 }, "schema" : "https://github.com/citation-style-language/schema/raw/master/csl-citation.json" }</w:instrText>
      </w:r>
      <w:r w:rsidR="009F2701" w:rsidRPr="0016445F">
        <w:fldChar w:fldCharType="separate"/>
      </w:r>
      <w:r w:rsidR="005E761E" w:rsidRPr="0016445F">
        <w:rPr>
          <w:noProof/>
        </w:rPr>
        <w:t>(Schröter et al. 2014a; Verhagen et al. 2016)</w:t>
      </w:r>
      <w:r w:rsidR="009F2701" w:rsidRPr="0016445F">
        <w:fldChar w:fldCharType="end"/>
      </w:r>
      <w:r w:rsidR="009F2701" w:rsidRPr="0016445F">
        <w:fldChar w:fldCharType="begin"/>
      </w:r>
      <w:r w:rsidR="009F2701" w:rsidRPr="0016445F">
        <w:fldChar w:fldCharType="separate"/>
      </w:r>
      <w:r w:rsidR="009F2701" w:rsidRPr="0016445F">
        <w:rPr>
          <w:noProof/>
        </w:rPr>
        <w:t>(Schröter et al., 2014a)</w:t>
      </w:r>
      <w:r w:rsidR="009F2701" w:rsidRPr="0016445F">
        <w:fldChar w:fldCharType="end"/>
      </w:r>
      <w:r w:rsidR="002A20E5" w:rsidRPr="0016445F">
        <w:t xml:space="preserve">. </w:t>
      </w:r>
      <w:r w:rsidR="0044706E" w:rsidRPr="0016445F">
        <w:t>Given this interplay between capacity, flow and demand, v</w:t>
      </w:r>
      <w:r w:rsidR="002A20E5" w:rsidRPr="0016445F">
        <w:t>aluing rarity of ESs is not straight forward either</w:t>
      </w:r>
      <w:r w:rsidR="0044706E" w:rsidRPr="0016445F">
        <w:t xml:space="preserve">. For some ESs, such as recreational value, lower </w:t>
      </w:r>
      <w:r w:rsidR="0074346A" w:rsidRPr="0016445F">
        <w:t>supply</w:t>
      </w:r>
      <w:r w:rsidR="0044706E" w:rsidRPr="0016445F">
        <w:t xml:space="preserve"> capacity (rarity) may translate into higher </w:t>
      </w:r>
      <w:r w:rsidR="008973D9">
        <w:t>value</w:t>
      </w:r>
      <w:r w:rsidR="0044706E" w:rsidRPr="0016445F">
        <w:t xml:space="preserve">. For others, such as carbon sequestration, not necessarily so (in principle, </w:t>
      </w:r>
      <w:r w:rsidR="008973D9">
        <w:t xml:space="preserve">the </w:t>
      </w:r>
      <w:r w:rsidR="0044706E" w:rsidRPr="0016445F">
        <w:t xml:space="preserve">first carbon ton sequestered is as valuable as </w:t>
      </w:r>
      <w:r w:rsidR="008973D9">
        <w:t xml:space="preserve">the </w:t>
      </w:r>
      <w:r w:rsidR="0044706E" w:rsidRPr="0016445F">
        <w:t xml:space="preserve">nth). </w:t>
      </w:r>
      <w:r w:rsidR="002A20E5" w:rsidRPr="0016445F">
        <w:t>A</w:t>
      </w:r>
      <w:r w:rsidR="009F2701" w:rsidRPr="0016445F">
        <w:t xml:space="preserve"> full spatial prioritization for ESs should</w:t>
      </w:r>
      <w:r w:rsidR="002A20E5" w:rsidRPr="0016445F">
        <w:t xml:space="preserve"> </w:t>
      </w:r>
      <w:r w:rsidR="00010F51" w:rsidRPr="0016445F">
        <w:t xml:space="preserve">therefore </w:t>
      </w:r>
      <w:r w:rsidR="009F2701" w:rsidRPr="0016445F">
        <w:t xml:space="preserve">consider the </w:t>
      </w:r>
      <w:r w:rsidR="009F2701" w:rsidRPr="0016445F">
        <w:rPr>
          <w:bCs/>
        </w:rPr>
        <w:t>capacity</w:t>
      </w:r>
      <w:r w:rsidR="009F2701" w:rsidRPr="0016445F">
        <w:t xml:space="preserve"> of ecosystem services to meet human demands, the </w:t>
      </w:r>
      <w:r w:rsidR="009F2701" w:rsidRPr="0016445F">
        <w:rPr>
          <w:bCs/>
        </w:rPr>
        <w:t>scale</w:t>
      </w:r>
      <w:r w:rsidR="009F2701" w:rsidRPr="0016445F">
        <w:rPr>
          <w:b/>
          <w:bCs/>
        </w:rPr>
        <w:t xml:space="preserve"> </w:t>
      </w:r>
      <w:r w:rsidR="009F2701" w:rsidRPr="0016445F">
        <w:t xml:space="preserve">of, and </w:t>
      </w:r>
      <w:r w:rsidR="009F2701" w:rsidRPr="0016445F">
        <w:rPr>
          <w:bCs/>
        </w:rPr>
        <w:t>site dependency</w:t>
      </w:r>
      <w:r w:rsidR="009F2701" w:rsidRPr="0016445F">
        <w:rPr>
          <w:b/>
          <w:bCs/>
        </w:rPr>
        <w:t xml:space="preserve"> </w:t>
      </w:r>
      <w:r w:rsidR="009F2701" w:rsidRPr="0016445F">
        <w:t xml:space="preserve">in, the delivery of services (flows), and the availability of </w:t>
      </w:r>
      <w:r w:rsidR="009F2701" w:rsidRPr="0016445F">
        <w:rPr>
          <w:bCs/>
        </w:rPr>
        <w:t>alternative means</w:t>
      </w:r>
      <w:r w:rsidR="009F2701" w:rsidRPr="0016445F">
        <w:rPr>
          <w:b/>
          <w:bCs/>
        </w:rPr>
        <w:t xml:space="preserve"> </w:t>
      </w:r>
      <w:r w:rsidR="009F2701" w:rsidRPr="0016445F">
        <w:t xml:space="preserve">of providing benefits supplied by services </w:t>
      </w:r>
      <w:r w:rsidR="009F2701" w:rsidRPr="0016445F">
        <w:fldChar w:fldCharType="begin" w:fldLock="1"/>
      </w:r>
      <w:r w:rsidR="009F2701" w:rsidRPr="0016445F">
        <w:instrText>ADDIN CSL_CITATION { "citationItems" : [ { "id" : "ITEM-1", "itemData" : { "DOI" : "10.3410/f1000research.1-17.v1", "ISBN" : "2046-1402", "ISSN" : "2046-1402", "PMID" : "24555017", "abstract" : "Priorities for protecting ecosystem services must be identified to ensure future human well-being. Approaches to broad-scale spatial prioritization of ecosystem services are becoming increasingly popular and are a vital precursor to identifying locations where further detailed analyses of the management of ecosystem services is required (e.g., examining trade-offs among management actions). Prioritization approaches often examine the spatial congruence between priorities for protecting ecosystem services and priorities for protecting biodiversity; therefore, the spatial prioritization method used is crucial because it will influence the alignment of service protection and conservation goals. While spatial prioritization of ecosystem services and prioritization for conservation share similarities, such as the need to document threats and costs, the former differs substantially from the latter owing to the requirement to measure the following components: supply of services; availability of human-derived alternatives to service provision; capacity to meet beneficiary demand; and site dependency in and scale of service delivery. We review studies that identify broad-scale spatial priorities for managing ecosystem services and demonstrate that researchers have used different approaches and included various measures for identifying priorities, and most studies do not consider all of the components listed above. We describe a conceptual framework for integrating each of these components into spatial prioritization of ecosystem services and illustrate our approach using a worked example for water provision. A fuller characterization of the biophysical and social context for ecosystem services that we call for should improve future prioritization and the identification of locations where ecosystem-service management is especially important or cost effective.", "author" : [ { "dropping-particle" : "", "family" : "Luck", "given" : "Gary W", "non-dropping-particle" : "", "parse-names" : false, "suffix" : "" }, { "dropping-particle" : "", "family" : "Chan", "given" : "Kai Ma", "non-dropping-particle" : "", "parse-names" : false, "suffix" : "" }, { "dropping-particle" : "", "family" : "Klein", "given" : "Carissa J", "non-dropping-particle" : "", "parse-names" : false, "suffix" : "" } ], "container-title" : "F1000 Research", "id" : "ITEM-1", "issued" : { "date-parts" : [ [ "2012" ] ] }, "note" : "General\n\nSpatial prioritization of ES differs from spatial prioritization for conservation because \n\n1. ES are valued primarily for their worth to humans, \n2. can be transferable across space (may not need to be \nprotected at a specific location), \n3. are sometimes substitutable by human\nengineering, and \n4. service beneficiaries define the success of management \nactions.\n\nKey elements to any conservation prioritization problem:\n\n1. biodiversity features [assets] that need protection (e.g., \nspecies or habitats)\n2. processes that threaten these features (e.g., habitat loss)\n3. a set of actions that may be effective at abating the threats (e.g., manage invasive species)\n4. financial information specifying the cost of implementing each action, and the available conservation budget\n\nPrioritization of ecosystem services requires at least the following additional considerations:\n\n5. the availability of alternative means of providing benefits supplied by services\n6. the capacity of an ES to meet human demands\n7. scale of, and site dependency in, the delivery of services", "page" : "1-16", "title" : "Identifying spatial priorities for protecting ecosystem services", "type" : "article-journal" }, "uris" : [ "http://www.mendeley.com/documents/?uuid=3b1ba26b-c325-4bef-a79a-407756bcb565" ] }, { "id" : "ITEM-2", "itemData" : { "DOI" : "10.1111/cobi.12872", "ISSN" : "08888892", "author" : [ { "dropping-particle" : "", "family" : "Verhagen", "given" : "Willem", "non-dropping-particle" : "", "parse-names" : false, "suffix" : "" }, { "dropping-particle" : "", "family" : "Kukkala", "given" : "Aija S", "non-dropping-particle" : "", "parse-names" : false, "suffix" : "" }, { "dropping-particle" : "", "family" : "Moilanen", "given" : "Atte", "non-dropping-particle" : "", "parse-names" : false, "suffix" : "" }, { "dropping-particle" : "", "family" : "Teeffelen", "given" : "Astrid J A", "non-dropping-particle" : "van", "parse-names" : false, "suffix" : "" }, { "dropping-particle" : "", "family" : "Verburg", "given" : "Peter H", "non-dropping-particle" : "", "parse-names" : false, "suffix" : "" } ], "container-title" : "Conservation Biology", "id" : "ITEM-2", "issued" : { "date-parts" : [ [ "2016" ] ] }, "note" : "NULL", "title" : "Use of demand and spatial flow in prioritizing areas for ecosystem services", "type" : "article-journal" }, "uris" : [ "http://www.mendeley.com/documents/?uuid=f7ec2a20-c467-4ed1-84bc-3c4c1f242e81" ] } ], "mendeley" : { "formattedCitation" : "(Luck et al. 2012; Verhagen et al. 2016)", "plainTextFormattedCitation" : "(Luck et al. 2012; Verhagen et al. 2016)", "previouslyFormattedCitation" : "(Luck et al. 2012; Verhagen et al. 2016)" }, "properties" : { "noteIndex" : 0 }, "schema" : "https://github.com/citation-style-language/schema/raw/master/csl-citation.json" }</w:instrText>
      </w:r>
      <w:r w:rsidR="009F2701" w:rsidRPr="0016445F">
        <w:fldChar w:fldCharType="separate"/>
      </w:r>
      <w:r w:rsidR="009F2701" w:rsidRPr="0016445F">
        <w:rPr>
          <w:noProof/>
        </w:rPr>
        <w:t>(Luck et al. 2012; Verhagen et al. 2016)</w:t>
      </w:r>
      <w:r w:rsidR="009F2701" w:rsidRPr="0016445F">
        <w:fldChar w:fldCharType="end"/>
      </w:r>
      <w:r w:rsidR="009F2701" w:rsidRPr="0016445F">
        <w:fldChar w:fldCharType="begin"/>
      </w:r>
      <w:r w:rsidR="009F2701" w:rsidRPr="0016445F">
        <w:fldChar w:fldCharType="separate"/>
      </w:r>
      <w:r w:rsidR="009F2701" w:rsidRPr="0016445F">
        <w:rPr>
          <w:noProof/>
        </w:rPr>
        <w:t>(Luck et al., 2012)</w:t>
      </w:r>
      <w:r w:rsidR="009F2701" w:rsidRPr="0016445F">
        <w:fldChar w:fldCharType="end"/>
      </w:r>
      <w:r w:rsidR="009F2701" w:rsidRPr="0016445F">
        <w:t>.</w:t>
      </w:r>
      <w:r w:rsidR="00433604" w:rsidRPr="0016445F">
        <w:t xml:space="preserve"> Depending on the ESs under consideration, spatial connectivity may also be relevant </w:t>
      </w:r>
      <w:r w:rsidR="00433604" w:rsidRPr="0016445F">
        <w:fldChar w:fldCharType="begin" w:fldLock="1"/>
      </w:r>
      <w:r w:rsidR="00E153B0" w:rsidRPr="0016445F">
        <w:instrText>ADDIN CSL_CITATION { "citationItems" : [ { "id" : "ITEM-1", "itemData" : { "DOI" : "10.1007/s10980-016-0446-y", "ISSN" : "0921-2973", "author" : [ { "dropping-particle" : "", "family" : "Kukkala", "given" : "Aija S.", "non-dropping-particle" : "", "parse-names" : false, "suffix" : "" }, { "dropping-particle" : "", "family" : "Moilanen", "given" : "Atte", "non-dropping-particle" : "", "parse-names" : false, "suffix" : "" } ], "container-title" : "Landscape Ecology", "id" : "ITEM-1", "issue" : "September", "issued" : { "date-parts" : [ [ "2016" ] ] }, "publisher" : "Springer Netherlands", "title" : "Ecosystem services and connectivity in spatial conservation prioritization", "type" : "article-journal" }, "uris" : [ "http://www.mendeley.com/documents/?uuid=8fc19b56-dd68-41d9-af7e-97a13862e9a5" ] } ], "mendeley" : { "formattedCitation" : "(Kukkala and Moilanen 2016)", "plainTextFormattedCitation" : "(Kukkala and Moilanen 2016)", "previouslyFormattedCitation" : "(Kukkala and Moilanen 2016)" }, "properties" : { "noteIndex" : 0 }, "schema" : "https://github.com/citation-style-language/schema/raw/master/csl-citation.json" }</w:instrText>
      </w:r>
      <w:r w:rsidR="00433604" w:rsidRPr="0016445F">
        <w:fldChar w:fldCharType="separate"/>
      </w:r>
      <w:r w:rsidR="00433604" w:rsidRPr="0016445F">
        <w:rPr>
          <w:noProof/>
        </w:rPr>
        <w:t>(Kukkala and Moilanen 2016)</w:t>
      </w:r>
      <w:r w:rsidR="00433604" w:rsidRPr="0016445F">
        <w:fldChar w:fldCharType="end"/>
      </w:r>
      <w:r w:rsidR="00433604" w:rsidRPr="0016445F">
        <w:t>.</w:t>
      </w:r>
    </w:p>
    <w:p w14:paraId="49B08225" w14:textId="77777777" w:rsidR="00C62B39" w:rsidRPr="0016445F" w:rsidRDefault="00C62B39" w:rsidP="00035C09">
      <w:pPr>
        <w:spacing w:line="480" w:lineRule="auto"/>
      </w:pPr>
    </w:p>
    <w:p w14:paraId="137D922C" w14:textId="77777777" w:rsidR="004013E8" w:rsidRPr="0016445F" w:rsidRDefault="004013E8" w:rsidP="00035C09">
      <w:pPr>
        <w:spacing w:line="480" w:lineRule="auto"/>
      </w:pPr>
      <w:r w:rsidRPr="0016445F">
        <w:t>Nevertheless, the prioritization principles we have consider</w:t>
      </w:r>
      <w:r w:rsidR="008973D9">
        <w:t>ed</w:t>
      </w:r>
      <w:r w:rsidRPr="0016445F">
        <w:t xml:space="preserve"> here are highly relevant for biodiversity and hence a prioritization scheme including biodiversity should incorporate them on some level. </w:t>
      </w:r>
      <w:r w:rsidR="003D681C" w:rsidRPr="0016445F">
        <w:t xml:space="preserve">Spatial prioritization including </w:t>
      </w:r>
      <w:r w:rsidR="00B82C2E" w:rsidRPr="0016445F">
        <w:t xml:space="preserve">only </w:t>
      </w:r>
      <w:r w:rsidR="003D681C" w:rsidRPr="0016445F">
        <w:t>ES capacity</w:t>
      </w:r>
      <w:r w:rsidR="00B82C2E" w:rsidRPr="0016445F">
        <w:t xml:space="preserve"> and biodiversity serves as the first step towards a fully operational planning with emphasis on the occurrence of biotic features and their capacity to </w:t>
      </w:r>
      <w:r w:rsidR="00E153B0" w:rsidRPr="0016445F">
        <w:t>provide</w:t>
      </w:r>
      <w:r w:rsidR="00B82C2E" w:rsidRPr="0016445F">
        <w:t xml:space="preserve"> ESs. Biodiversity underlies all ecosystem services, but the relationship between the two is non-linear, complex and often case-specific </w:t>
      </w:r>
      <w:r w:rsidR="00E153B0" w:rsidRPr="0016445F">
        <w:fldChar w:fldCharType="begin" w:fldLock="1"/>
      </w:r>
      <w:r w:rsidR="006F78D3" w:rsidRPr="0016445F">
        <w:instrText>ADDIN CSL_CITATION { "citationItems" : [ { "id" : "ITEM-1", "itemData" : { "DOI" : "10.1525/bio.2012.62.5.12", "ISBN" : "0006-3568", "ISSN" : "00063568", "abstract" : "Recently, some members of the conservation community have used ecosystem services as a strategy to conserve biodiversity. Others in the community have criticized this strategy as a distraction from the mission of biodiversity conservation. The debate continues, and it remains unclear whether the concerns expressed are significant enough to merit the opposition. Through an exploration of the science of biodiversity and ecosystem services, we find that narrow interpretations of metrics, values, and management drive much of the tension and make the common ground appear small. The size of this common ground depends on the relationship between biodiversity and ecosystem services and how they respond to management interventions. We demonstrate how understanding this response can be used to delimit common ground but highlight the importance of differentiating between objectives and approaches to meeting those objectives in conservation projects.", "author" : [ { "dropping-particle" : "", "family" : "Reyers", "given" : "Belinda", "non-dropping-particle" : "", "parse-names" : false, "suffix" : "" }, { "dropping-particle" : "", "family" : "Polasky", "given" : "Stephen", "non-dropping-particle" : "", "parse-names" : false, "suffix" : "" }, { "dropping-particle" : "", "family" : "Tallis", "given" : "Heather", "non-dropping-particle" : "", "parse-names" : false, "suffix" : "" }, { "dropping-particle" : "", "family" : "Mooney", "given" : "Harold A", "non-dropping-particle" : "", "parse-names" : false, "suffix" : "" }, { "dropping-particle" : "", "family" : "Larigauderie", "given" : "Anne", "non-dropping-particle" : "", "parse-names" : false, "suffix" : "" } ], "container-title" : "Bioscience", "id" : "ITEM-1", "issue" : "5", "issued" : { "date-parts" : [ [ "2012" ] ] }, "page" : "503-507", "title" : "Finding Common Ground for Biodiversity and Ecosystem Services", "type" : "article-journal", "volume" : "62" }, "uris" : [ "http://www.mendeley.com/documents/?uuid=b1a1ef0a-c8c6-452f-afe4-8db259e100fe" ] } ], "mendeley" : { "formattedCitation" : "(Reyers et al. 2012)", "plainTextFormattedCitation" : "(Reyers et al. 2012)", "previouslyFormattedCitation" : "(Reyers et al. 2012)" }, "properties" : { "noteIndex" : 0 }, "schema" : "https://github.com/citation-style-language/schema/raw/master/csl-citation.json" }</w:instrText>
      </w:r>
      <w:r w:rsidR="00E153B0" w:rsidRPr="0016445F">
        <w:fldChar w:fldCharType="separate"/>
      </w:r>
      <w:r w:rsidR="00E153B0" w:rsidRPr="0016445F">
        <w:rPr>
          <w:noProof/>
        </w:rPr>
        <w:t>(Reyers et al. 2012)</w:t>
      </w:r>
      <w:r w:rsidR="00E153B0" w:rsidRPr="0016445F">
        <w:fldChar w:fldCharType="end"/>
      </w:r>
      <w:r w:rsidR="00B82C2E" w:rsidRPr="0016445F">
        <w:t>.</w:t>
      </w:r>
      <w:r w:rsidR="00E153B0" w:rsidRPr="0016445F">
        <w:t xml:space="preserve"> </w:t>
      </w:r>
      <w:r w:rsidR="00B82C2E" w:rsidRPr="0016445F">
        <w:t xml:space="preserve"> </w:t>
      </w:r>
      <w:r w:rsidR="00E153B0" w:rsidRPr="0016445F">
        <w:t xml:space="preserve">It does not follow that priority areas for the </w:t>
      </w:r>
      <w:r w:rsidR="00A21C5A" w:rsidRPr="0016445F">
        <w:t>supply</w:t>
      </w:r>
      <w:r w:rsidR="00E153B0" w:rsidRPr="0016445F">
        <w:t xml:space="preserve"> of ecosystem services are automatically priority areas also for biodiversity</w:t>
      </w:r>
      <w:r w:rsidR="006F78D3" w:rsidRPr="0016445F">
        <w:t xml:space="preserve"> </w:t>
      </w:r>
      <w:r w:rsidR="006F78D3" w:rsidRPr="0016445F">
        <w:fldChar w:fldCharType="begin" w:fldLock="1"/>
      </w:r>
      <w:r w:rsidR="003F051B" w:rsidRPr="0016445F">
        <w:instrText>ADDIN CSL_CITATION { "citationItems" : [ { "id" : "ITEM-1", "itemData" : { "DOI" : "10.1111/j.1365-2664.2009.01666.x", "author" : [ { "dropping-particle" : "", "family" : "Anderson", "given" : "Barbara J", "non-dropping-particle" : "", "parse-names" : false, "suffix" : "" }, { "dropping-particle" : "", "family" : "Armsworth", "given" : "Paul R", "non-dropping-particle" : "", "parse-names" : false, "suffix" : "" }, { "dropping-particle" : "", "family" : "Eigenbrod", "given" : "Felix", "non-dropping-particle" : "", "parse-names" : false, "suffix" : "" }, { "dropping-particle" : "", "family" : "Thomas", "given" : "Chris D", "non-dropping-particle" : "", "parse-names" : false, "suffix" : "" }, { "dropping-particle" : "", "family" : "Gillings", "given" : "Simon", "non-dropping-particle" : "", "parse-names" : false, "suffix" : "" }, { "dropping-particle" : "", "family" : "Heinemeyer", "given" : "Andreas", "non-dropping-particle" : "", "parse-names" : false, "suffix" : "" }, { "dropping-particle" : "", "family" : "Roy", "given" : "David B", "non-dropping-particle" : "", "parse-names" : false, "suffix" : "" }, { "dropping-particle" : "", "family" : "Gaston", "given" : "Kevin J", "non-dropping-particle" : "", "parse-names" : false, "suffix" : "" } ], "container-title" : "Journal of Applied Ecology", "id" : "ITEM-1", "issued" : { "date-parts" : [ [ "2009" ] ] }, "page" : "888-896", "title" : "Spatial covariance between biodiversity and other ecosystem service priorities", "type" : "article-journal", "volume" : "46" }, "uris" : [ "http://www.mendeley.com/documents/?uuid=98f49013-1069-48cd-82e6-d9b345954ebc" ] }, { "id" : "ITEM-2", "itemData" : { "DOI" : "10.1111/ele.12054", "ISBN" : "1461-0248", "ISSN" : "1461023X", "PMID" : "23279784", "abstract" : "Climate change is leading to the development of land-based mitigation and adaptation strategies that are likely to have substantial impacts on global biodiversity. Of these, approaches to maintain carbon within existing natural ecosystems could have particularly large benefits for biodiversity. However, the geographical distributions of terrestrial carbon stocks and biodiversity differ. Using conservation planning analyses for the New World and Britain, we conclude that a carbon-only strategy would not be effective at conserving biodiversity, as have previous studies. Nonetheless, we find that a combined carbon-biodiversity strategy could simultaneously protect 90% of carbon stocks (relative to a carbon-only conservation strategy) and &gt; 90% of the biodiversity (relative to a biodiversity-only strategy) in both regions. This combined approach encapsulates the principle of complementarity, whereby locations that contain different sets of species are prioritised, and hence disproportionately safeguard localised species that are not protected effectively by carbon-only strategies. It is efficient because localised species are concentrated into small parts of the terrestrial land surface, whereas carbon is somewhat more evenly distributed; and carbon stocks protected in one location are equivalent to those protected elsewhere. Efficient compromises can only be achieved when biodiversity and carbon are incorporated together within a spatial planning process.", "author" : [ { "dropping-particle" : "", "family" : "Thomas", "given" : "Chris D", "non-dropping-particle" : "", "parse-names" : false, "suffix" : "" }, { "dropping-particle" : "", "family" : "Anderson", "given" : "Barbara J", "non-dropping-particle" : "", "parse-names" : false, "suffix" : "" }, { "dropping-particle" : "", "family" : "Moilanen", "given" : "Atte", "non-dropping-particle" : "", "parse-names" : false, "suffix" : "" }, { "dropping-particle" : "", "family" : "Eigenbrod", "given" : "Felix", "non-dropping-particle" : "", "parse-names" : false, "suffix" : "" }, { "dropping-particle" : "", "family" : "Heinemeyer", "given" : "Andreas", "non-dropping-particle" : "", "parse-names" : false, "suffix" : "" }, { "dropping-particle" : "", "family" : "Quaife", "given" : "Tristan", "non-dropping-particle" : "", "parse-names" : false, "suffix" : "" }, { "dropping-particle" : "", "family" : "Roy", "given" : "David B", "non-dropping-particle" : "", "parse-names" : false, "suffix" : "" }, { "dropping-particle" : "", "family" : "Gillings", "given" : "Simon", "non-dropping-particle" : "", "parse-names" : false, "suffix" : "" }, { "dropping-particle" : "", "family" : "Armsworth", "given" : "Paul R", "non-dropping-particle" : "", "parse-names" : false, "suffix" : "" }, { "dropping-particle" : "", "family" : "Gaston", "given" : "Kevin J", "non-dropping-particle" : "", "parse-names" : false, "suffix" : "" } ], "container-title" : "Ecology Letters", "id" : "ITEM-2", "issue" : "s1", "issued" : { "date-parts" : [ [ "2012", "12", "20" ] ] }, "page" : "39-47", "title" : "Reconciling biodiversity and carbon conservation", "type" : "article-journal", "volume" : "16" }, "uris" : [ "http://www.mendeley.com/documents/?uuid=3bac2b8b-9d8d-42d1-a438-5d0f447b4041" ] } ], "mendeley" : { "formattedCitation" : "(Anderson et al. 2009; Thomas et al. 2012)", "plainTextFormattedCitation" : "(Anderson et al. 2009; Thomas et al. 2012)", "previouslyFormattedCitation" : "(Anderson et al. 2009; Thomas et al. 2012)" }, "properties" : { "noteIndex" : 0 }, "schema" : "https://github.com/citation-style-language/schema/raw/master/csl-citation.json" }</w:instrText>
      </w:r>
      <w:r w:rsidR="006F78D3" w:rsidRPr="0016445F">
        <w:fldChar w:fldCharType="separate"/>
      </w:r>
      <w:r w:rsidR="006F78D3" w:rsidRPr="0016445F">
        <w:rPr>
          <w:noProof/>
        </w:rPr>
        <w:t>(Anderson et al. 2009; Thomas et al. 2012)</w:t>
      </w:r>
      <w:r w:rsidR="006F78D3" w:rsidRPr="0016445F">
        <w:fldChar w:fldCharType="end"/>
      </w:r>
      <w:r w:rsidR="00E153B0" w:rsidRPr="0016445F">
        <w:t>.</w:t>
      </w:r>
      <w:r w:rsidR="006F78D3" w:rsidRPr="0016445F">
        <w:t xml:space="preserve"> Our results show this clearly as the top-priority areas for ES and BD are almost complementary</w:t>
      </w:r>
      <w:r w:rsidR="000709F2" w:rsidRPr="0016445F">
        <w:t xml:space="preserve"> (</w:t>
      </w:r>
      <w:r w:rsidR="000709F2" w:rsidRPr="0016445F">
        <w:rPr>
          <w:b/>
        </w:rPr>
        <w:t>Fig. 3D-I</w:t>
      </w:r>
      <w:r w:rsidR="000709F2" w:rsidRPr="0016445F">
        <w:t>)</w:t>
      </w:r>
      <w:r w:rsidR="006F78D3" w:rsidRPr="0016445F">
        <w:t xml:space="preserve">. </w:t>
      </w:r>
      <w:r w:rsidR="00C61810" w:rsidRPr="0016445F">
        <w:t xml:space="preserve">Furthermore, much of the work done has been concentrated on analyzing the co-occurrence of biodiversity and ESs in order to identify so-called “win-win” outcomes </w:t>
      </w:r>
      <w:r w:rsidR="00C61810" w:rsidRPr="0016445F">
        <w:fldChar w:fldCharType="begin" w:fldLock="1"/>
      </w:r>
      <w:r w:rsidR="00C61810" w:rsidRPr="0016445F">
        <w:instrText>ADDIN CSL_CITATION { "citationItems" : [ { "id" : "ITEM-1", "itemData" : { "DOI" : "10.1016/j.tree.2016.03.002", "ISSN" : "01695347", "author" : [ { "dropping-particle" : "", "family" : "Wilson", "given" : "Kerrie A", "non-dropping-particle" : "", "parse-names" : false, "suffix" : "" }, { "dropping-particle" : "", "family" : "Law", "given" : "Elizabeth A", "non-dropping-particle" : "", "parse-names" : false, "suffix" : "" } ], "container-title" : "Trends in Ecology &amp; Evolution", "id" : "ITEM-1", "issue" : "2014", "issued" : { "date-parts" : [ [ "2016" ] ] }, "page" : "2014-2015", "title" : "How to Avoid Underselling Biodiversity with Ecosystem Services: A Response to Silvertown", "type" : "article-journal", "volume" : "xx" }, "uris" : [ "http://www.mendeley.com/documents/?uuid=d8205cef-85ec-4e8e-a7a2-fd84a39050dd" ] } ], "mendeley" : { "formattedCitation" : "(Wilson and Law 2016)", "plainTextFormattedCitation" : "(Wilson and Law 2016)", "previouslyFormattedCitation" : "(Wilson and Law 2016)" }, "properties" : { "noteIndex" : 0 }, "schema" : "https://github.com/citation-style-language/schema/raw/master/csl-citation.json" }</w:instrText>
      </w:r>
      <w:r w:rsidR="00C61810" w:rsidRPr="0016445F">
        <w:fldChar w:fldCharType="separate"/>
      </w:r>
      <w:r w:rsidR="00C61810" w:rsidRPr="0016445F">
        <w:rPr>
          <w:noProof/>
        </w:rPr>
        <w:t>(Wilson and Law 2016)</w:t>
      </w:r>
      <w:r w:rsidR="00C61810" w:rsidRPr="0016445F">
        <w:fldChar w:fldCharType="end"/>
      </w:r>
      <w:r w:rsidR="00C61810" w:rsidRPr="0016445F">
        <w:t xml:space="preserve">. Such framing may be appealing for policy-makers facing difficult decisions, but in reality we are more probably faced with multiple trade-offs between biodiversity and ESs </w:t>
      </w:r>
      <w:r w:rsidR="00C61810" w:rsidRPr="0016445F">
        <w:fldChar w:fldCharType="begin" w:fldLock="1"/>
      </w:r>
      <w:r w:rsidR="00C61810" w:rsidRPr="0016445F">
        <w:instrText>ADDIN CSL_CITATION { "citationItems" : [ { "id" : "ITEM-1", "itemData" : { "DOI" : "10.1016/j.biocon.2010.04.038", "ISBN" : "0006-3207", "ISSN" : "00063207", "abstract" : "Win-win solutions that both conserve biodiversity and promote human well-being are difficult to realize. Trade-offs and the hard choices they entail are the norm. Since 2008, the Advancing Conservation in a Social Context (ACSC) research initiative has been investigating the complex trade-offs that exist between human well-being and biodiversity conservation goals, and between conservation and other economic, political and social agendas across multiple scales. Resolving trade-offs is difficult because social problems - of which conservation is one - can be perceived and understood in a variety of disparate ways, influenced (in part at least) by how people are raised and educated, their life experiences, and the options they have faced. Pre-existing assumptions about the \"right\" approach to conservation often obscure important differences in both power and understanding, and can limit the success of policy and programmatic interventions. The new conservation debate challenges conservationists to be explicit about losses, costs, and hard choices so they can be openly discussed and honestly negotiated. Not to do so can lead to unrealized expectations, and ultimately to unresolved conflict. This paper explores the background and limitations of win-win approaches to conservation and human well-being, discusses the prospect of approaching conservation challenges in terms of trade-offs and hard choices, and presents a set of guiding principles that can serve to orient strategic analysis and communication regarding trade-offs. ?? 2010 Elsevier Ltd.", "author" : [ { "dropping-particle" : "", "family" : "McShane", "given" : "Thomas O", "non-dropping-particle" : "", "parse-names" : false, "suffix" : "" }, { "dropping-particle" : "", "family" : "Hirsch", "given" : "Paul D", "non-dropping-particle" : "", "parse-names" : false, "suffix" : "" }, { "dropping-particle" : "", "family" : "Trung", "given" : "Tran Chi", "non-dropping-particle" : "", "parse-names" : false, "suffix" : "" }, { "dropping-particle" : "", "family" : "Songorwa", "given" : "Alexander N", "non-dropping-particle" : "", "parse-names" : false, "suffix" : "" }, { "dropping-particle" : "", "family" : "Kinzig", "given" : "Ann", "non-dropping-particle" : "", "parse-names" : false, "suffix" : "" }, { "dropping-particle" : "", "family" : "Monteferri", "given" : "Bruno", "non-dropping-particle" : "", "parse-names" : false, "suffix" : "" }, { "dropping-particle" : "", "family" : "Mutekanga", "given" : "David", "non-dropping-particle" : "", "parse-names" : false, "suffix" : "" }, { "dropping-particle" : "Van", "family" : "Thang", "given" : "Hoang", "non-dropping-particle" : "", "parse-names" : false, "suffix" : "" }, { "dropping-particle" : "", "family" : "Dammert", "given" : "Juan Luis", "non-dropping-particle" : "", "parse-names" : false, "suffix" : "" }, { "dropping-particle" : "", "family" : "Pulgar-Vidal", "given" : "Manuel", "non-dropping-particle" : "", "parse-names" : false, "suffix" : "" }, { "dropping-particle" : "", "family" : "Welch-Devine", "given" : "Meredith", "non-dropping-particle" : "", "parse-names" : false, "suffix" : "" }, { "dropping-particle" : "", "family" : "Peter Brosius", "given" : "J", "non-dropping-particle" : "", "parse-names" : false, "suffix" : "" }, { "dropping-particle" : "", "family" : "Coppolillo", "given" : "Peter", "non-dropping-particle" : "", "parse-names" : false, "suffix" : "" }, { "dropping-particle" : "", "family" : "O'Connor", "given" : "Sheila", "non-dropping-particle" : "", "parse-names" : false, "suffix" : "" } ], "container-title" : "Biological Conservation", "id" : "ITEM-1", "issue" : "3", "issued" : { "date-parts" : [ [ "2011" ] ] }, "page" : "966-972", "publisher" : "Elsevier Ltd", "title" : "Hard choices: Making trade-offs between biodiversity conservation and human well-being", "type" : "article-journal", "volume" : "144" }, "uris" : [ "http://www.mendeley.com/documents/?uuid=24827561-fe25-4657-84b1-23f9b0a40ada" ] }, { "id" : "ITEM-2", "itemData" : { "DOI" : "10.1111/1365-2664.12545", "ISBN" : "1365-2664", "ISSN" : "13652664", "abstract" : "* Conservation management is increasingly being required to support both the provision of ecosystem services and maintenance of biodiversity. However, trade-offs can occur between biodiversity and ecosystems services. We examine whether such trade-offs can be resolved through landscape-scale approaches to management. * We analysed the biodiversity value and provision of selected ecosystem services (carbon storage, recreation, aesthetic and timber value) on patches of lowland heathland in the southern English county of Dorset. We used transition matrices of vegetation dynamics across 112 heathland patches to forecast biodiversity and ecosystem service provision on patches of different sizes over a 27-year timeline. Management scenarios simulated the removal of scrub and woodland and compared (i) no management (NM); (ii) all heaths managed equally (AM); and management focused on (iii) small heaths (SM) and (iv) large heaths (LM). * Results highlighted a number of trade-offs. Whereas biodiversity values were significantly lower in woodland than in dry and humid heath, timber, carbon storage and aesthetic values were highest in woodland. While recreation value was positively related to dry heath area, it was negatively related to woodland area. Multicriteria analysis ranked NM highest for aesthetic value, carbon storage and timber value. In contrast, SM ranked highest for recreation and LM highest for biodiversity value. In no scenario did the current site-based approach to management (AM) rank highest. * Synthesis and applications. Biodiversity\u2013ecosystem service trade-offs are reported in lowland heathland, an ecosystem type of high conservation value. Trade-offs can be addressed through a landscape-scale approach to management, by varying interventions according to heathland patch size. Specifically, if management for biodiversity conservation is focused on larger patches, the aesthetic, carbon storage and timber value of smaller patches would increase, as a result of woody succession. In this way, individual heathland patches of either relatively high biodiversity value or high value for provision of ecosystem services could both potentially be delivered at the landscape scale.", "author" : [ { "dropping-particle" : "", "family" : "Cordingley", "given" : "Justine E.", "non-dropping-particle" : "", "parse-names" : false, "suffix" : "" }, { "dropping-particle" : "", "family" : "Newton", "given" : "Adrian C.", "non-dropping-particle" : "", "parse-names" : false, "suffix" : "" }, { "dropping-particle" : "", "family" : "Rose", "given" : "Robert J.", "non-dropping-particle" : "", "parse-names" : false, "suffix" : "" }, { "dropping-particle" : "", "family" : "Clarke", "given" : "Ralph T.", "non-dropping-particle" : "", "parse-names" : false, "suffix" : "" }, { "dropping-particle" : "", "family" : "Bullock", "given" : "James M.", "non-dropping-particle" : "", "parse-names" : false, "suffix" : "" } ], "container-title" : "Journal of Applied Ecology", "id" : "ITEM-2", "issue" : "1", "issued" : { "date-parts" : [ [ "2016" ] ] }, "page" : "96-105", "title" : "Can landscape-scale approaches to conservation management resolve biodiversity-ecosystem service trade-offs?", "type" : "article-journal", "volume" : "53" }, "uris" : [ "http://www.mendeley.com/documents/?uuid=044f4209-9960-4014-9afa-7f9b2ff0c339" ] } ], "mendeley" : { "formattedCitation" : "(McShane et al. 2011; Cordingley et al. 2016)", "plainTextFormattedCitation" : "(McShane et al. 2011; Cordingley et al. 2016)", "previouslyFormattedCitation" : "(McShane et al. 2011; Cordingley et al. 2016)" }, "properties" : { "noteIndex" : 0 }, "schema" : "https://github.com/citation-style-language/schema/raw/master/csl-citation.json" }</w:instrText>
      </w:r>
      <w:r w:rsidR="00C61810" w:rsidRPr="0016445F">
        <w:fldChar w:fldCharType="separate"/>
      </w:r>
      <w:r w:rsidR="00C61810" w:rsidRPr="0016445F">
        <w:rPr>
          <w:noProof/>
        </w:rPr>
        <w:t>(McShane et al. 2011; Cordingley et al. 2016)</w:t>
      </w:r>
      <w:r w:rsidR="00C61810" w:rsidRPr="0016445F">
        <w:fldChar w:fldCharType="end"/>
      </w:r>
      <w:r w:rsidR="00C61810" w:rsidRPr="0016445F">
        <w:t xml:space="preserve">. For example, using the C-Plan SCP software in eastern Canada, Cimon-Morin et al. </w:t>
      </w:r>
      <w:r w:rsidR="00C61810" w:rsidRPr="0016445F">
        <w:fldChar w:fldCharType="begin" w:fldLock="1"/>
      </w:r>
      <w:r w:rsidR="00C61810" w:rsidRPr="0016445F">
        <w:instrText>ADDIN CSL_CITATION { "citationItems" : [ { "id" : "ITEM-1", "itemData" : { "DOI" : "10.1017/S0376892915000132", "ISSN" : "0376-8929", "abstract" : "The consequences of considering ecosystem services (ES) in conservation assessment are still widely debated. The degree of success depends on the extent to which biodiversity and ES can be secured under joint conservation actions. Unlike biodiversity, ES conservation is inseparably linked to human beneficiaries. Reconciling biodiversity with ES and conservation can be particularly challenging in sparsely populated areas. This study, in a sparsely-populated region of eastern Canada, focused on freshwater wetland biodiversity and ten ES provided by wetlands. Within a given maximal total area, the results showed that planning for biodiversity underrepresented local flow ES supply by 57% and demand by 61% in conservation networks. Planning for ES alone underrepresented wetland biodiversity surrogates by an average of 34%. Considering both biodiversity and ES simultaneously, all of the biodiversity and ES targets were achieved with only a 6% mean increase in area. Achieving all conservation targets starting from a network that was primarily built for either ES or biodiversity features alone was two to five times less efficient than considering both ES and biodiversity simultaneously in conservation assessment. A better framework is required to translate these spatial synergies into effective joint conservation actions.", "author" : [ { "dropping-particle" : "", "family" : "Cimon-Morin", "given" : "J\u00e9r\u00f4me", "non-dropping-particle" : "", "parse-names" : false, "suffix" : "" }, { "dropping-particle" : "", "family" : "Darveau", "given" : "Marcel", "non-dropping-particle" : "", "parse-names" : false, "suffix" : "" }, { "dropping-particle" : "", "family" : "Poulin", "given" : "Monique", "non-dropping-particle" : "", "parse-names" : false, "suffix" : "" } ], "container-title" : "Environmental Conservation", "id" : "ITEM-1", "issue" : "1", "issued" : { "date-parts" : [ [ "2016" ] ] }, "page" : "56-68", "title" : "Site complementarity between biodiversity and ecosystem services in conservation planning of sparsely-populated regions", "type" : "article-journal", "volume" : "43" }, "suppress-author" : 1, "uris" : [ "http://www.mendeley.com/documents/?uuid=dcc4bb39-87be-45b6-b441-0d5ab5913703" ] } ], "mendeley" : { "formattedCitation" : "(2016)", "plainTextFormattedCitation" : "(2016)", "previouslyFormattedCitation" : "(2016)" }, "properties" : { "noteIndex" : 0 }, "schema" : "https://github.com/citation-style-language/schema/raw/master/csl-citation.json" }</w:instrText>
      </w:r>
      <w:r w:rsidR="00C61810" w:rsidRPr="0016445F">
        <w:fldChar w:fldCharType="separate"/>
      </w:r>
      <w:r w:rsidR="00C61810" w:rsidRPr="0016445F">
        <w:rPr>
          <w:noProof/>
        </w:rPr>
        <w:t>(2016)</w:t>
      </w:r>
      <w:r w:rsidR="00C61810" w:rsidRPr="0016445F">
        <w:fldChar w:fldCharType="end"/>
      </w:r>
      <w:r w:rsidR="00C61810" w:rsidRPr="0016445F">
        <w:fldChar w:fldCharType="begin"/>
      </w:r>
      <w:r w:rsidR="00C61810" w:rsidRPr="0016445F">
        <w:fldChar w:fldCharType="separate"/>
      </w:r>
      <w:r w:rsidR="00C61810" w:rsidRPr="0016445F">
        <w:rPr>
          <w:noProof/>
        </w:rPr>
        <w:t>(2016)</w:t>
      </w:r>
      <w:r w:rsidR="00C61810" w:rsidRPr="0016445F">
        <w:fldChar w:fldCharType="end"/>
      </w:r>
      <w:r w:rsidR="00C61810" w:rsidRPr="0016445F">
        <w:t xml:space="preserve"> reported a two to five-fold reduction in efficiency in a conservation area network built primarily either for ESs or biodiversity features as opposed to considering both </w:t>
      </w:r>
      <w:r w:rsidR="00C61810" w:rsidRPr="0016445F">
        <w:lastRenderedPageBreak/>
        <w:t xml:space="preserve">simultaneously. When doing prioritization for both ESs and biodiversity features, the best strategy is to prioritize both separately and together in order to quantify the trade-offs involved </w:t>
      </w:r>
      <w:r w:rsidR="00C61810" w:rsidRPr="0016445F">
        <w:fldChar w:fldCharType="begin" w:fldLock="1"/>
      </w:r>
      <w:r w:rsidR="00C61810" w:rsidRPr="0016445F">
        <w:instrText>ADDIN CSL_CITATION { "citationItems" : [ { "id" : "ITEM-1", "itemData" : { "DOI" : "10.1007/s10980-016-0446-y", "ISSN" : "0921-2973", "author" : [ { "dropping-particle" : "", "family" : "Kukkala", "given" : "Aija S.", "non-dropping-particle" : "", "parse-names" : false, "suffix" : "" }, { "dropping-particle" : "", "family" : "Moilanen", "given" : "Atte", "non-dropping-particle" : "", "parse-names" : false, "suffix" : "" } ], "container-title" : "Landscape Ecology", "id" : "ITEM-1", "issue" : "September", "issued" : { "date-parts" : [ [ "2016" ] ] }, "publisher" : "Springer Netherlands", "title" : "Ecosystem services and connectivity in spatial conservation prioritization", "type" : "article-journal" }, "uris" : [ "http://www.mendeley.com/documents/?uuid=8fc19b56-dd68-41d9-af7e-97a13862e9a5" ] } ], "mendeley" : { "formattedCitation" : "(Kukkala and Moilanen 2016)", "plainTextFormattedCitation" : "(Kukkala and Moilanen 2016)", "previouslyFormattedCitation" : "(Kukkala and Moilanen 2016)" }, "properties" : { "noteIndex" : 0 }, "schema" : "https://github.com/citation-style-language/schema/raw/master/csl-citation.json" }</w:instrText>
      </w:r>
      <w:r w:rsidR="00C61810" w:rsidRPr="0016445F">
        <w:fldChar w:fldCharType="separate"/>
      </w:r>
      <w:r w:rsidR="00C61810" w:rsidRPr="0016445F">
        <w:rPr>
          <w:noProof/>
        </w:rPr>
        <w:t>(Kukkala and Moilanen 2016)</w:t>
      </w:r>
      <w:r w:rsidR="00C61810" w:rsidRPr="0016445F">
        <w:fldChar w:fldCharType="end"/>
      </w:r>
      <w:r w:rsidR="00C61810" w:rsidRPr="0016445F">
        <w:t>.</w:t>
      </w:r>
      <w:r w:rsidR="00790309" w:rsidRPr="0016445F">
        <w:t xml:space="preserve"> The ability to identify and quantify such trade-offs is one of the main motivations for spatial prioritization and warrants further </w:t>
      </w:r>
      <w:r w:rsidR="0074172F" w:rsidRPr="0016445F">
        <w:t>research</w:t>
      </w:r>
      <w:r w:rsidR="00790309" w:rsidRPr="0016445F">
        <w:t>.</w:t>
      </w:r>
    </w:p>
    <w:p w14:paraId="535D5576" w14:textId="77777777" w:rsidR="00FB13B9" w:rsidRPr="0016445F" w:rsidRDefault="00FB13B9" w:rsidP="003F6AB2">
      <w:pPr>
        <w:spacing w:line="480" w:lineRule="auto"/>
      </w:pPr>
    </w:p>
    <w:p w14:paraId="3EA4618A" w14:textId="77777777" w:rsidR="00C62B39" w:rsidRPr="0016445F" w:rsidRDefault="00787699" w:rsidP="003F6AB2">
      <w:pPr>
        <w:pStyle w:val="Heading2"/>
      </w:pPr>
      <w:r w:rsidRPr="0016445F">
        <w:t xml:space="preserve">4.4 </w:t>
      </w:r>
      <w:r w:rsidR="00C62B39" w:rsidRPr="0016445F">
        <w:t>Selecting the right tool</w:t>
      </w:r>
    </w:p>
    <w:p w14:paraId="433EC486" w14:textId="77777777" w:rsidR="005834BC" w:rsidRPr="0016445F" w:rsidRDefault="005834BC" w:rsidP="003F6AB2">
      <w:pPr>
        <w:spacing w:line="480" w:lineRule="auto"/>
        <w:rPr>
          <w:b/>
          <w:bCs/>
        </w:rPr>
      </w:pPr>
    </w:p>
    <w:p w14:paraId="5A0616E7" w14:textId="585C769E" w:rsidR="003660A1" w:rsidRPr="0016445F" w:rsidRDefault="003043F2" w:rsidP="003660A1">
      <w:pPr>
        <w:spacing w:line="480" w:lineRule="auto"/>
        <w:rPr>
          <w:bCs/>
        </w:rPr>
      </w:pPr>
      <w:r w:rsidRPr="0016445F">
        <w:rPr>
          <w:bCs/>
        </w:rPr>
        <w:t xml:space="preserve">Our findings show that the difference between the three prioritization methods we used are relatively small and subtle, but still important when considering which method to use for spatial prioritization of both biodiversity and ESs. </w:t>
      </w:r>
      <w:r w:rsidR="00736BE1" w:rsidRPr="0016445F">
        <w:rPr>
          <w:bCs/>
        </w:rPr>
        <w:t xml:space="preserve">RWR performs well when there is no special need to emphasize balance between prioritization features or feature groups. </w:t>
      </w:r>
      <w:r w:rsidR="000C2638" w:rsidRPr="0016445F">
        <w:rPr>
          <w:bCs/>
        </w:rPr>
        <w:t xml:space="preserve">ZON produces a more balanced solution with still high average performance. ILP is in between RWR and ZON in terms of the balance, but </w:t>
      </w:r>
      <w:commentRangeStart w:id="19"/>
      <w:commentRangeStart w:id="20"/>
      <w:r w:rsidR="000C2638" w:rsidRPr="0016445F">
        <w:rPr>
          <w:bCs/>
        </w:rPr>
        <w:t>guarantees</w:t>
      </w:r>
      <w:commentRangeEnd w:id="19"/>
      <w:r w:rsidR="00172464">
        <w:rPr>
          <w:rStyle w:val="CommentReference"/>
        </w:rPr>
        <w:commentReference w:id="19"/>
      </w:r>
      <w:r w:rsidR="000C2638" w:rsidRPr="0016445F">
        <w:rPr>
          <w:bCs/>
        </w:rPr>
        <w:t xml:space="preserve"> an optimal solution</w:t>
      </w:r>
      <w:commentRangeEnd w:id="20"/>
      <w:r w:rsidR="000C2638" w:rsidRPr="0016445F">
        <w:rPr>
          <w:rStyle w:val="CommentReference"/>
          <w:sz w:val="22"/>
          <w:szCs w:val="22"/>
        </w:rPr>
        <w:commentReference w:id="20"/>
      </w:r>
      <w:r w:rsidR="000C2638" w:rsidRPr="0016445F">
        <w:rPr>
          <w:bCs/>
        </w:rPr>
        <w:t>.</w:t>
      </w:r>
      <w:r w:rsidR="0084776F" w:rsidRPr="0016445F">
        <w:rPr>
          <w:bCs/>
        </w:rPr>
        <w:t xml:space="preserve"> When considering both feature groups ES and BD in the prioritization, the spatial overlap between the solution top-fractions were only moderate. This is important, because it implies that relatively similar performance can lead the different spatial locations of the top priorities. </w:t>
      </w:r>
    </w:p>
    <w:p w14:paraId="36A98E09" w14:textId="77777777" w:rsidR="0044436A" w:rsidRPr="0016445F" w:rsidRDefault="0044436A" w:rsidP="003F6AB2">
      <w:pPr>
        <w:spacing w:line="480" w:lineRule="auto"/>
        <w:rPr>
          <w:bCs/>
        </w:rPr>
      </w:pPr>
    </w:p>
    <w:p w14:paraId="21BABB40" w14:textId="2D4BAB31" w:rsidR="00927983" w:rsidRPr="0016445F" w:rsidRDefault="00736BE1" w:rsidP="003F6AB2">
      <w:pPr>
        <w:spacing w:line="480" w:lineRule="auto"/>
        <w:rPr>
          <w:bCs/>
        </w:rPr>
      </w:pPr>
      <w:r w:rsidRPr="0016445F">
        <w:rPr>
          <w:bCs/>
        </w:rPr>
        <w:t xml:space="preserve">From </w:t>
      </w:r>
      <w:r w:rsidR="00EE505C">
        <w:rPr>
          <w:bCs/>
        </w:rPr>
        <w:t>technical</w:t>
      </w:r>
      <w:r w:rsidRPr="0016445F">
        <w:rPr>
          <w:bCs/>
        </w:rPr>
        <w:t xml:space="preserve"> perspective, RWR has the advantage </w:t>
      </w:r>
      <w:r w:rsidR="00256E40" w:rsidRPr="0016445F">
        <w:rPr>
          <w:bCs/>
        </w:rPr>
        <w:t xml:space="preserve">of being very simple to implement and execute. </w:t>
      </w:r>
      <w:r w:rsidR="00870D8D" w:rsidRPr="0016445F">
        <w:rPr>
          <w:bCs/>
        </w:rPr>
        <w:t>In our case</w:t>
      </w:r>
      <w:r w:rsidR="00256E40" w:rsidRPr="0016445F">
        <w:rPr>
          <w:bCs/>
        </w:rPr>
        <w:t xml:space="preserve">, </w:t>
      </w:r>
      <w:r w:rsidR="00870D8D" w:rsidRPr="0016445F">
        <w:rPr>
          <w:bCs/>
        </w:rPr>
        <w:t>using</w:t>
      </w:r>
      <w:r w:rsidR="00256E40" w:rsidRPr="0016445F">
        <w:rPr>
          <w:bCs/>
        </w:rPr>
        <w:t xml:space="preserve"> a </w:t>
      </w:r>
      <w:r w:rsidR="00256E40" w:rsidRPr="0016445F">
        <w:t>cloud-based server configuration running Ubuntu 14.04.5, an Intel Xeon E5-2698 2.30GHz CPU and 70 GB of RAM</w:t>
      </w:r>
      <w:r w:rsidR="00870D8D" w:rsidRPr="0016445F">
        <w:t xml:space="preserve">, executing RWR_ALL took approx. 10 minutes to complete, whereas ILP_ALL took approx. 2.5 hours and ZON_ALL approx. 2.6 days. </w:t>
      </w:r>
      <w:r w:rsidR="00D06A13" w:rsidRPr="0016445F">
        <w:t xml:space="preserve">Such comparison, however, is useful only insofar as the spatial prioritization problem is kept very simple. </w:t>
      </w:r>
      <w:r w:rsidR="00BB0B93" w:rsidRPr="0016445F">
        <w:t>The main reason for ZON taking much longer to complete is the iterative cell-removal process, which can also be considered as desired feature lacking in the two other methods.</w:t>
      </w:r>
      <w:r w:rsidR="00D06A13" w:rsidRPr="0016445F">
        <w:t xml:space="preserve"> Simplicity and speed are both valuable features of a method supposed to provide support for </w:t>
      </w:r>
      <w:r w:rsidR="00D06A13" w:rsidRPr="0016445F">
        <w:lastRenderedPageBreak/>
        <w:t>decision-making, but both come with a prize: simple and fast methods may not be able to accommodate all the components required to model a real-life spatial prioritization problem</w:t>
      </w:r>
      <w:r w:rsidR="002C3C8B">
        <w:t xml:space="preserve"> (such as costs and</w:t>
      </w:r>
      <w:r w:rsidR="008D51C1">
        <w:t xml:space="preserve"> </w:t>
      </w:r>
      <w:r w:rsidR="002C3C8B">
        <w:t>connectivity)</w:t>
      </w:r>
      <w:r w:rsidR="00D06A13" w:rsidRPr="0016445F">
        <w:t xml:space="preserve">. </w:t>
      </w:r>
    </w:p>
    <w:p w14:paraId="13AE40C6" w14:textId="77777777" w:rsidR="00736BE1" w:rsidRDefault="00736BE1" w:rsidP="003F6AB2">
      <w:pPr>
        <w:spacing w:line="480" w:lineRule="auto"/>
        <w:rPr>
          <w:bCs/>
        </w:rPr>
      </w:pPr>
    </w:p>
    <w:p w14:paraId="1EF79A16" w14:textId="77777777" w:rsidR="00736BE1" w:rsidRPr="00677197" w:rsidRDefault="00767BBC" w:rsidP="00525DDE">
      <w:pPr>
        <w:spacing w:line="480" w:lineRule="auto"/>
        <w:rPr>
          <w:bCs/>
        </w:rPr>
      </w:pPr>
      <w:r>
        <w:rPr>
          <w:bCs/>
        </w:rPr>
        <w:t>Operationalizing ESs into spatial planning and decision-support systems is not, however, only a technical issue. It</w:t>
      </w:r>
      <w:r w:rsidRPr="00767BBC">
        <w:rPr>
          <w:bCs/>
        </w:rPr>
        <w:t xml:space="preserve"> </w:t>
      </w:r>
      <w:r>
        <w:rPr>
          <w:bCs/>
        </w:rPr>
        <w:t xml:space="preserve">also </w:t>
      </w:r>
      <w:r w:rsidRPr="00767BBC">
        <w:rPr>
          <w:bCs/>
        </w:rPr>
        <w:t>requires institutional adaptation, case-specific tailoring of methods, and deliberation among practitioners and stakeholders</w:t>
      </w:r>
      <w:r>
        <w:rPr>
          <w:bCs/>
        </w:rPr>
        <w:t xml:space="preserve"> </w:t>
      </w:r>
      <w:r>
        <w:rPr>
          <w:bCs/>
        </w:rPr>
        <w:fldChar w:fldCharType="begin" w:fldLock="1"/>
      </w:r>
      <w:r>
        <w:rPr>
          <w:bCs/>
        </w:rPr>
        <w:instrText>ADDIN CSL_CITATION { "citationItems" : [ { "id" : "ITEM-1", "itemData" : { "DOI" : "10.1080/1523908X.2015.1076721", "ISSN" : "1523-908X", "abstract" : "AbstractThe concept of ecosystem services is entering the agenda of land-use planning and scientists optimistically expect it to inform planners and decision-makers about the benefits that ecosystems provide. While tools and methods have been developed for mapping and valuing ecosystem services, only little attention has been paid to the practical application of the approach or its institutional preconditions and implications. We empirically analysed two urban planning processes for building residential areas in the outskirts of growing population centres in Finland. Our analysis of documents and interviews with planners focused on the benefits provided by ecosystems as well as the associated rights and responsibilities. We found that the concept \u2018ecosystem service\u2019 was not used, yet various benefits were identified. The rights of different stakeholders to ecosystem services were not explicitly identified, but many ecosystem services were perceived as public goods and particularly access to recreation was...", "author" : [ { "dropping-particle" : "", "family" : "Rinne", "given" : "Janne", "non-dropping-particle" : "", "parse-names" : false, "suffix" : "" }, { "dropping-particle" : "", "family" : "Primmer", "given" : "Eeva", "non-dropping-particle" : "", "parse-names" : false, "suffix" : "" } ], "container-title" : "Journal of Environmental Policy &amp; Planning", "id" : "ITEM-1", "issue" : "3", "issued" : { "date-parts" : [ [ "2016" ] ] }, "page" : "286-305", "title" : "A Case Study of Ecosystem Services in Urban Planning in Finland: Benefits, Rights and Responsibilities", "type" : "article-journal", "volume" : "18" }, "uris" : [ "http://www.mendeley.com/documents/?uuid=283538a5-cd51-4f00-9a29-b736b16d18ea" ] } ], "mendeley" : { "formattedCitation" : "(Rinne and Primmer 2016)", "plainTextFormattedCitation" : "(Rinne and Primmer 2016)", "previouslyFormattedCitation" : "(Rinne and Primmer 2016)" }, "properties" : { "noteIndex" : 0 }, "schema" : "https://github.com/citation-style-language/schema/raw/master/csl-citation.json" }</w:instrText>
      </w:r>
      <w:r>
        <w:rPr>
          <w:bCs/>
        </w:rPr>
        <w:fldChar w:fldCharType="separate"/>
      </w:r>
      <w:r w:rsidRPr="00767BBC">
        <w:rPr>
          <w:bCs/>
          <w:noProof/>
        </w:rPr>
        <w:t>(Rinne and Primmer 2016)</w:t>
      </w:r>
      <w:r>
        <w:rPr>
          <w:bCs/>
        </w:rPr>
        <w:fldChar w:fldCharType="end"/>
      </w:r>
      <w:r>
        <w:rPr>
          <w:bCs/>
        </w:rPr>
        <w:t xml:space="preserve">. For any method to be seriously considered as decision-support tool, it must address these aspects and many more </w:t>
      </w:r>
      <w:r>
        <w:rPr>
          <w:bCs/>
        </w:rPr>
        <w:fldChar w:fldCharType="begin" w:fldLock="1"/>
      </w:r>
      <w:r w:rsidR="005A0ED3">
        <w:rPr>
          <w:bCs/>
        </w:rPr>
        <w:instrText>ADDIN CSL_CITATION { "citationItems" : [ { "id" : "ITEM-1", "itemData" : { "DOI" : "10.1016/j.ecoser.2013.07.004", "ISBN" : "2212-0416", "ISSN" : "22120416", "abstract" : "To enter widespread use, ecosystem service assessments need to be quantifiable, replicable, credible, flexible, and affordable. With recent growth in the field of ecosystem services, a variety of decision-support tools has emerged to support more systematic ecosystem services assessment. Despite the growing complexity of the tool landscape, thorough reviews of tools for identifying, assessing, modeling and in some cases monetarily valuing ecosystem services have generally been lacking. In this study, we describe 17 ecosystem services tools and rate their performance against eight evaluative criteria that gauge their readiness for widespread application in public- and private-sector decision making. We describe each of the tools' intended uses, services modeled, analytical approaches, data requirements, and outputs, as well time requirements to run seven tools in a first comparative concurrent application of multiple tools to a common location - the San Pedro River watershed in southeast Arizona, USA, and northern Sonora, Mexico. Based on this work, we offer conclusions about these tools' current 'readiness' for widespread application within both public- and private-sector decision making processes. Finally, we describe potential pathways forward to reduce the resource requirements for running ecosystem services models, which are essential to facilitate their more widespread use in environmental decision making. ?? 2013.", "author" : [ { "dropping-particle" : "", "family" : "Bagstad", "given" : "Kenneth J.", "non-dropping-particle" : "", "parse-names" : false, "suffix" : "" }, { "dropping-particle" : "", "family" : "Semmens", "given" : "Darius J.", "non-dropping-particle" : "", "parse-names" : false, "suffix" : "" }, { "dropping-particle" : "", "family" : "Waage", "given" : "Sissel", "non-dropping-particle" : "", "parse-names" : false, "suffix" : "" }, { "dropping-particle" : "", "family" : "Winthrop", "given" : "Robert", "non-dropping-particle" : "", "parse-names" : false, "suffix" : "" } ], "container-title" : "Ecosystem Services", "id" : "ITEM-1", "issued" : { "date-parts" : [ [ "2013" ] ] }, "page" : "27-39", "title" : "A comparative assessment of decision-support tools for ecosystem services quantification and valuation", "type" : "article-journal", "volume" : "5" }, "uris" : [ "http://www.mendeley.com/documents/?uuid=9feeda3a-41e8-460b-badd-2cf20808fbe9" ] }, { "id" : "ITEM-2", "itemData" : { "DOI" : "10.1016/j.agsy.2016.09.009", "ISSN" : "0308521X", "author" : [ { "dropping-particle" : "", "family" : "Rose", "given" : "David C", "non-dropping-particle" : "", "parse-names" : false, "suffix" : "" }, { "dropping-particle" : "", "family" : "Sutherland", "given" : "William J", "non-dropping-particle" : "", "parse-names" : false, "suffix" : "" }, { "dropping-particle" : "", "family" : "Parker", "given" : "Caroline", "non-dropping-particle" : "", "parse-names" : false, "suffix" : "" }, { "dropping-particle" : "", "family" : "Lobley", "given" : "Matt", "non-dropping-particle" : "", "parse-names" : false, "suffix" : "" }, { "dropping-particle" : "", "family" : "Winter", "given" : "Michael", "non-dropping-particle" : "", "parse-names" : false, "suffix" : "" }, { "dropping-particle" : "", "family" : "Morris", "given" : "Carol", "non-dropping-particle" : "", "parse-names" : false, "suffix" : "" }, { "dropping-particle" : "", "family" : "Twining", "given" : "Susan", "non-dropping-particle" : "", "parse-names" : false, "suffix" : "" }, { "dropping-particle" : "", "family" : "Ffoulkes", "given" : "Charles", "non-dropping-particle" : "", "parse-names" : false, "suffix" : "" }, { "dropping-particle" : "", "family" : "Amano", "given" : "Tatsuya", "non-dropping-particle" : "", "parse-names" : false, "suffix" : "" }, { "dropping-particle" : "V", "family" : "Dicks", "given" : "Lynn", "non-dropping-particle" : "", "parse-names" : false, "suffix" : "" } ], "container-title" : "Agricultural Systems", "id" : "ITEM-2", "issued" : { "date-parts" : [ [ "2016" ] ] }, "page" : "165-174", "publisher" : "The Authors", "title" : "Decision support tools for agriculture: Towards effective design and delivery", "type" : "article-journal", "volume" : "149" }, "uris" : [ "http://www.mendeley.com/documents/?uuid=1016dfe1-018e-4fb1-a981-c45ff49bce66" ] }, { "id" : "ITEM-3", "itemData" : { "DOI" : "10.1016/j.envsoft.2010.03.007", "ISSN" : "1364-8152", "author" : [ { "dropping-particle" : "", "family" : "Voinov", "given" : "Alexey", "non-dropping-particle" : "", "parse-names" : false, "suffix" : "" }, { "dropping-particle" : "", "family" : "Bousquet", "given" : "Francois", "non-dropping-particle" : "", "parse-names" : false, "suffix" : "" } ], "container-title" : "Environmental Modelling &amp; Software", "id" : "ITEM-3", "issue" : "11", "issued" : { "date-parts" : [ [ "2010", "11" ] ] }, "page" : "1268-1281", "publisher" : "Elsevier Ltd", "title" : "Modelling with stakeholders", "type" : "article-journal", "volume" : "25" }, "uris" : [ "http://www.mendeley.com/documents/?uuid=81b240c4-8612-4945-912b-802aed2291ab" ] }, { "id" : "ITEM-4", "itemData" : { "DOI" : "10.1016/j.envsoft.2013.05.001", "ISSN" : "13648152", "author" : [ { "dropping-particle" : "", "family" : "Lehtom\u00e4ki", "given" : "Joona", "non-dropping-particle" : "", "parse-names" : false, "suffix" : "" }, { "dropping-particle" : "", "family" : "Moilanen", "given" : "Atte", "non-dropping-particle" : "", "parse-names" : false, "suffix" : "" } ], "container-title" : "Environmental Modelling &amp; Software", "id" : "ITEM-4", "issued" : { "date-parts" : [ [ "2013", "9" ] ] }, "page" : "128-137", "title" : "Methods and workflow for spatial conservation prioritization using Zonation", "type" : "article-journal", "volume" : "47" }, "uris" : [ "http://www.mendeley.com/documents/?uuid=01e29406-31f8-4313-87e1-9e7484acfd06" ] }, { "id" : "ITEM-5", "itemData" : { "DOI" : "10.1016/j.envsoft.2016.06.003", "ISSN" : "13648152", "abstract" : "Modelers involved in environmental policy assessments are commonly confronted with the lack of uptake of model output by policy actors. Actors have different expectations of models, condensed into three quality criteria: credibility, salience, and legitimacy. The fulfilment of quality criteria is also dynamic as expectations vary, change, and possibly counteract each other. We present a checklist for modelers involved in model-based assessments that is aimed at the identification and monitoring of issues, limitations and trade-offs regarding model quality criteria. It draws upon the literature of integrated assessments as well as case study analysis of environmental policy assessments for the Dutch government, based on expert interviews and embedded experience. The checklist is intended to be consulted during assessments; its application may result in greater awareness among modelers involved in assessments regarding model quality criteria, and may positively affect the uptake of model-based knowledge from environmental policy assessments by policy actors.", "author" : [ { "dropping-particle" : "", "family" : "Voorn", "given" : "G A K", "non-dropping-particle" : "van", "parse-names" : false, "suffix" : "" }, { "dropping-particle" : "", "family" : "Verburg", "given" : "R W", "non-dropping-part</w:instrText>
      </w:r>
      <w:r w:rsidR="005A0ED3" w:rsidRPr="00E94F66">
        <w:rPr>
          <w:bCs/>
          <w:lang w:val="nl-NL"/>
        </w:rPr>
        <w:instrText>icle" : "", "parse-names" : false, "suffix" : "" }, { "dropping-particle" : "", "family" : "Kunseler", "given" : "E-M", "non-dropping-particle" : "", "parse-names" : false, "suffix" : "" }, { "dropping-particle" : "", "family" : "Vader", "given" : "J", "non-dropping-particle" : "", "parse-names" : false, "suffix" : "" }, { "dropping-particle" : "", "family" : "Janssen", "given" : "P H M", "non-dropping-particle" : "", "parse-names" : false, "suffix" : "" } ], "container-title" : "Environmental Modelling &amp; Software", "id" : "ITEM-5", "issued" : { "date-parts" : [ [ "2016" ] ] }, "page" : "224-236", "title" : "A checklist for model credibility, salience, and legitimacy to improve information transfer in environmental policy assessments", "type" : "article-journal", "volume" : "83" }, "uris" : [ "http://www.mendeley.com/documents/?uuid=d239b6fc-96d7-425d-9f1b-77bc29788aeb" ] } ], "mendeley" : { "formattedCitation" : "(Voinov and Bousquet 2010; Bagstad et al. 2013; Lehtom\u00e4ki and Moilanen 2013; Rose et al. 2016; van Voorn et al. 2016)", "plainTextFormattedCitation" : "(Voinov and Bousquet 2010; Bagstad et al. 2013; Lehtom\u00e4ki and Moilanen 2013; Rose et al. 2016; van Voorn et al. 2016)", "previouslyFormattedCitation" : "(Voinov and Bousquet 2010; Bagstad et al. 2013; Lehtom\u00e4ki and Moilanen 2013; Rose et al. 2016; van Voorn et al. 2016)" }, "properties" : { "noteIndex" : 0 }, "schema" : "https://github.com/citation-style-language/schema/raw/master/csl-citation.json" }</w:instrText>
      </w:r>
      <w:r>
        <w:rPr>
          <w:bCs/>
        </w:rPr>
        <w:fldChar w:fldCharType="separate"/>
      </w:r>
      <w:r w:rsidR="00F52FC7" w:rsidRPr="00F52FC7">
        <w:rPr>
          <w:bCs/>
          <w:noProof/>
          <w:lang w:val="nl-NL"/>
        </w:rPr>
        <w:t>(Voinov and Bousquet 2010; Bagstad et al. 2013; Lehtomäki and Moilanen 2013; Rose et al. 2016; van Voorn et al. 2016)</w:t>
      </w:r>
      <w:r>
        <w:rPr>
          <w:bCs/>
        </w:rPr>
        <w:fldChar w:fldCharType="end"/>
      </w:r>
      <w:r w:rsidR="005D55B3" w:rsidRPr="00F52FC7">
        <w:rPr>
          <w:bCs/>
          <w:lang w:val="nl-NL"/>
        </w:rPr>
        <w:t xml:space="preserve">. </w:t>
      </w:r>
      <w:r w:rsidR="005A0ED3">
        <w:rPr>
          <w:bCs/>
        </w:rPr>
        <w:t>O</w:t>
      </w:r>
      <w:r w:rsidR="005D55B3">
        <w:rPr>
          <w:bCs/>
        </w:rPr>
        <w:t xml:space="preserve">perational tools </w:t>
      </w:r>
      <w:r w:rsidR="005A0ED3">
        <w:rPr>
          <w:bCs/>
        </w:rPr>
        <w:t xml:space="preserve">must facilitate </w:t>
      </w:r>
      <w:r w:rsidR="005D55B3">
        <w:rPr>
          <w:bCs/>
        </w:rPr>
        <w:t xml:space="preserve">the </w:t>
      </w:r>
      <w:r w:rsidR="00F52FC7">
        <w:rPr>
          <w:bCs/>
        </w:rPr>
        <w:t xml:space="preserve">translation of </w:t>
      </w:r>
      <w:r w:rsidR="005D55B3">
        <w:rPr>
          <w:bCs/>
        </w:rPr>
        <w:t xml:space="preserve">high-level objectives into something that </w:t>
      </w:r>
      <w:r w:rsidR="005A0ED3">
        <w:rPr>
          <w:bCs/>
        </w:rPr>
        <w:t>they</w:t>
      </w:r>
      <w:r w:rsidR="005D55B3">
        <w:rPr>
          <w:bCs/>
        </w:rPr>
        <w:t xml:space="preserve"> can analyze (low-level objectives, see </w:t>
      </w:r>
      <w:r w:rsidR="005D55B3" w:rsidRPr="005D55B3">
        <w:rPr>
          <w:b/>
          <w:bCs/>
        </w:rPr>
        <w:t>Fig. 1</w:t>
      </w:r>
      <w:r w:rsidR="005D55B3">
        <w:rPr>
          <w:bCs/>
        </w:rPr>
        <w:t>)</w:t>
      </w:r>
      <w:r w:rsidR="00F52FC7">
        <w:rPr>
          <w:bCs/>
        </w:rPr>
        <w:t xml:space="preserve"> </w:t>
      </w:r>
      <w:r w:rsidR="005A0ED3">
        <w:rPr>
          <w:bCs/>
        </w:rPr>
        <w:t>either directly</w:t>
      </w:r>
      <w:r w:rsidR="00553D35">
        <w:rPr>
          <w:bCs/>
        </w:rPr>
        <w:t xml:space="preserve">, or </w:t>
      </w:r>
      <w:r w:rsidR="005A0ED3">
        <w:rPr>
          <w:bCs/>
        </w:rPr>
        <w:t>this must be done</w:t>
      </w:r>
      <w:r w:rsidR="00553D35">
        <w:rPr>
          <w:bCs/>
        </w:rPr>
        <w:t xml:space="preserve"> by operators familiar with the tool</w:t>
      </w:r>
      <w:r w:rsidR="00F52FC7">
        <w:rPr>
          <w:bCs/>
        </w:rPr>
        <w:t xml:space="preserve">. </w:t>
      </w:r>
      <w:r w:rsidR="00525DDE">
        <w:rPr>
          <w:bCs/>
        </w:rPr>
        <w:t>B</w:t>
      </w:r>
      <w:r w:rsidR="00A132BC">
        <w:rPr>
          <w:bCs/>
        </w:rPr>
        <w:t xml:space="preserve">oth MCDA </w:t>
      </w:r>
      <w:r w:rsidR="005A0ED3">
        <w:rPr>
          <w:bCs/>
        </w:rPr>
        <w:fldChar w:fldCharType="begin" w:fldLock="1"/>
      </w:r>
      <w:r w:rsidR="00525DDE">
        <w:rPr>
          <w:bCs/>
        </w:rPr>
        <w:instrText>ADDIN CSL_CITATION { "citationItems" : [ { "id" : "ITEM-1", "itemData" : { "DOI" : "10.1016/j.ecoser.2016.10.014", "ISSN" : "22120416", "abstract" : "Multi-Criteria Decision Analysis (MCDA) methods has been promoted as an alternative approach to monetary economic valuation of ecosystem services in Cost-Benefit Analysis framework (CBA). We discuss the potential of MCDA in providing a framework for integrated valuation of ecosystem services. We conclude that MCDA does in general perform better than CBA and associated monetary valuation techniques in several aspects that are essential in ecosystem service valuation. These include the ability of a valuation method to account for multiple dimensions of well-being, including ecological and economic as well as cultural and moral aspects of a policy or management problem and to facilitate open and transparent public debate on the pros and cons of alternative courses of action, including the distribution of gains and losses across beneficiaries of ecosystem services. The capacity of MCDA to articulate values related to ecosystem services depends on individual methods used in the MCDA process. More importantly, it depends of the ways in which the process is organized and facilitated. However, MCDA cannot provide representative information of the values of wider population. Further empirical and theoretical research is needed on the potential of hybrid methodologies to combine monetary valuation and MCDA in fruitful ways.", "author" : [ { "dropping-particle" : "", "family" : "Saarikoski", "given" : "Heli", "non-dropping-particle" : "", "parse-names" : false, "suffix" : "" }, { "dropping-particle" : "", "family" : "Mustajoki", "given" : "Jyri", "non-dropping-particle" : "", "parse-names" : false, "suffix" : "" }, { "dropping-particle" : "", "family" : "Barton", "given" : "David N", "non-dropping-particle" : "", "parse-names" : false, "suffix" : "" }, { "dropping-particle" : "", "family" : "Geneletti", "given" : "Davide", "non-dropping-particle" : "", "parse-names" : false, "suffix" : "" }, { "dropping-particle" : "", "family" : "Langemeyer", "given" : "Johannes", "non-dropping-particle" : "", "parse-names" : false, "suffix" : "" }, { "dropping-par</w:instrText>
      </w:r>
      <w:r w:rsidR="00525DDE" w:rsidRPr="00E94F66">
        <w:rPr>
          <w:bCs/>
          <w:lang w:val="fi-FI"/>
        </w:rPr>
        <w:instrText>ticle" : "", "family" : "Gomez-Baggethun", "given" : "Erik", "non-dropping-particle" : "", "parse-names" : false, "suffix" : "" }, { "dropping-particle" : "", "family" : "Marttunen", "given" : "Mika", "non-dropping-particle" : "", "parse-names" : false, "suffix" : "" }, { "dropping-particle" : "", "family" : "Antunes", "given" : "Paula", "non-dropping-particle" : "", "parse-names" : false, "suffix" : "" }, { "dropping-particle" : "", "family" : "Keune", "given" : "Hans", "non-dropping-particle" : "", "parse-names" : false, "suffix" : "" }, { "dropping-particle" : "", "family" : "Santos", "given" : "Rui", "non-dropping-particle" : "", "parse-names" : false, "suffix" : "" } ], "container-title" : "Ecosystem Services", "id" : "ITEM-1", "issue" : "October", "issued" : { "date-parts" : [ [ "2016" ] ] }, "note" : "NULL", "page" : "0-1", "publisher" : "Elsevier", "title" : "Multi-Criteria Decision Analysis and Cost-Benefit Analysis: Comparing alternative frameworks for integrated valuation of ecosystem services", "type" : "article-journal" }, "prefix" : "e.g. ", "uris" : [ "http://www.mendeley.com/documents/?uuid=91434e74-ee53-44ff-a07d-0bac068a25f7" ] } ], "mendeley" : { "formattedCitation" : "(e.g. Saarikoski et al. 2016)", "plainTextFormattedCitation" : "(e.g. Saarikoski et al. 2016)", "previouslyFormattedCitation" : "(e.g. Saarikoski et al. 2016)" }, "properties" : { "noteIndex" : 0 }, "schema" : "https://github.com/citation-style-language/schema/raw/master/csl-citation.json" }</w:instrText>
      </w:r>
      <w:r w:rsidR="005A0ED3">
        <w:rPr>
          <w:bCs/>
        </w:rPr>
        <w:fldChar w:fldCharType="separate"/>
      </w:r>
      <w:r w:rsidR="005A0ED3" w:rsidRPr="00677197">
        <w:rPr>
          <w:bCs/>
          <w:noProof/>
        </w:rPr>
        <w:t>(e.g. Saarikoski et al. 2016)</w:t>
      </w:r>
      <w:r w:rsidR="005A0ED3">
        <w:rPr>
          <w:bCs/>
        </w:rPr>
        <w:fldChar w:fldCharType="end"/>
      </w:r>
      <w:r w:rsidR="00525DDE" w:rsidRPr="00677197">
        <w:rPr>
          <w:bCs/>
        </w:rPr>
        <w:t xml:space="preserve"> </w:t>
      </w:r>
      <w:r w:rsidR="00A132BC" w:rsidRPr="00677197">
        <w:rPr>
          <w:bCs/>
        </w:rPr>
        <w:t xml:space="preserve">and SCP </w:t>
      </w:r>
      <w:r w:rsidR="00525DDE">
        <w:rPr>
          <w:bCs/>
        </w:rPr>
        <w:fldChar w:fldCharType="begin" w:fldLock="1"/>
      </w:r>
      <w:r w:rsidR="007567B6" w:rsidRPr="00677197">
        <w:rPr>
          <w:bCs/>
        </w:rPr>
        <w:instrText>ADDIN CSL_CITATION { "citationItems" : [ { "id" : "ITEM-1", "itemData" : { "author" : [ { "dropping-particle" : "", "family" : "Knight", "given" : "Andrew T", "non-dropping-particle" : "", "parse-names" : false, "suffix" : "" }, { "dropping-particle" : "", "family" : "Cowling", "given" : "Richard M", "non-dropping-particle" : "", "parse-names" : false, "suffix" : "" }, { "dropping-particle" : "", "family" : "Possingham", "given" : "Hugh P", "non-dropping-particle" : "", "parse-names" : false, "suffix" : "" }, { "dropping-particle" : "", "family" : "Wilson", "given" : "Kerrie", "non-dropping-particle" : "", "parse-names" : false, "suffix" : "" } ], "container-title" : "Spatial Conservation Prioritization: Quantitative Methods &amp; Computational Tools", "editor" : [ { "dropping-particle" : "", "family" : "Moilanen", "given" : "Atte", "non-dropping-particle" : "", "parse-names" : false, "suffix" : "" }, { "dropping-particle" : "", "family" : "Wilson", "given" : "Kerrie", "non-dropping-particle" : "", "parse-names" : false, "suffix" : "" }, { "dropping-particle" : "", "family" : "Possingham", "given" : "Hugh P", "non-dropping-particle" : "", "parse-names" : false, "suffix" : "" } ], "id" : "ITEM-1", "issued" : { "date-parts" : [ [ "2009" ] ] }, "page" : "249-259", "publisher" : "Oxford University Press", "publisher-place" : "Oxford", "title" : "From Theory to Practice: Designing and Situating Spatial Prioritization Approaches to Better Implement Conservation Action", "type" : "chapter" }, "uris" : [ "http://www.mendeley.com/documents/?uuid=7e962506-2fec-4b67-8fe4-45fae53b0106" ] } ], "mendeley" : { "formattedCitation" : "(Knight et al. 2009)", "plainTextFormattedCitation" : "(Knight et al. 2009)", "previouslyFormattedCitation" : "(Knight et al. 2009)" }, "properties" : { "noteIndex" : 0 }, "schema" : "https://github.com/citation-style-language/schema/raw/master/csl-citation.json" }</w:instrText>
      </w:r>
      <w:r w:rsidR="00525DDE">
        <w:rPr>
          <w:bCs/>
        </w:rPr>
        <w:fldChar w:fldCharType="separate"/>
      </w:r>
      <w:r w:rsidR="00525DDE" w:rsidRPr="00677197">
        <w:rPr>
          <w:bCs/>
          <w:noProof/>
        </w:rPr>
        <w:t>(Knight et al. 2009)</w:t>
      </w:r>
      <w:r w:rsidR="00525DDE">
        <w:rPr>
          <w:bCs/>
        </w:rPr>
        <w:fldChar w:fldCharType="end"/>
      </w:r>
      <w:r w:rsidR="00525DDE" w:rsidRPr="00677197">
        <w:rPr>
          <w:bCs/>
        </w:rPr>
        <w:t xml:space="preserve"> </w:t>
      </w:r>
      <w:r w:rsidR="00A132BC" w:rsidRPr="00677197">
        <w:rPr>
          <w:bCs/>
        </w:rPr>
        <w:t xml:space="preserve">frameworks </w:t>
      </w:r>
      <w:r w:rsidR="00525DDE" w:rsidRPr="00677197">
        <w:rPr>
          <w:bCs/>
        </w:rPr>
        <w:t>include this facilitation process, and in principle,</w:t>
      </w:r>
      <w:r w:rsidR="00736BE1" w:rsidRPr="00677197">
        <w:rPr>
          <w:bCs/>
        </w:rPr>
        <w:t xml:space="preserve"> all of the methods we have used could be used </w:t>
      </w:r>
      <w:r w:rsidR="00525DDE" w:rsidRPr="00677197">
        <w:rPr>
          <w:bCs/>
        </w:rPr>
        <w:t>within either framework</w:t>
      </w:r>
      <w:r w:rsidR="00736BE1" w:rsidRPr="00677197">
        <w:rPr>
          <w:bCs/>
        </w:rPr>
        <w:t>.</w:t>
      </w:r>
    </w:p>
    <w:p w14:paraId="1BDF13A3" w14:textId="77777777" w:rsidR="00927983" w:rsidRPr="00677197" w:rsidRDefault="00927983" w:rsidP="003F6AB2">
      <w:pPr>
        <w:spacing w:line="480" w:lineRule="auto"/>
        <w:rPr>
          <w:bCs/>
        </w:rPr>
      </w:pPr>
    </w:p>
    <w:p w14:paraId="58011F4B" w14:textId="77777777" w:rsidR="00525DDE" w:rsidRDefault="006A7C34" w:rsidP="003F6AB2">
      <w:pPr>
        <w:spacing w:line="480" w:lineRule="auto"/>
      </w:pPr>
      <w:r w:rsidRPr="0016445F">
        <w:t xml:space="preserve">In our opinion, the so called “model-on-the-shelf” </w:t>
      </w:r>
      <w:r w:rsidRPr="0016445F">
        <w:fldChar w:fldCharType="begin" w:fldLock="1"/>
      </w:r>
      <w:r w:rsidRPr="0016445F">
        <w:instrText>ADDIN CSL_CITATION { "citationItems" : [ { "id" : "ITEM-1", "itemData" : { "DOI" : "10.1016/j.envsoft.2016.06.003", "ISSN" : "13648152", "abstract" : "Modelers involved in environmental policy assessments are commonly confronted with the lack of uptake of model output by policy actors. Actors have different expectations of models, condensed into three quality criteria: credibility, salience, and legitimacy. The fulfilment of quality criteria is also dynamic as expectations vary, change, and possibly counteract each other. We present a checklist for modelers involved in model-based assessments that is aimed at the identification and monitoring of issues, limitations and trade-offs regarding model quality criteria. It draws upon the literature of integrated assessments as well as case study analysis of environmental policy assessments for the Dutch government, based on expert interviews and embedded experience. The checklist is intended to be consulted during assessments; its application may result in greater awareness among modelers involved in assessments regarding model quality criteria, and may positively affect the uptake of model-based knowledge from environmental policy assessments by policy actors.", "author" : [ { "dropping-particle" : "", "family" : "Voorn", "given" : "G A K", "non-dropping-particle" : "van", "parse-names" : false, "suffix" : "" }, { "dropping-particle" : "", "family" : "Verburg", "given" : "R W", "non-dropping-particle" : "", "parse-names" : false, "suffix" : "" }, { "dropping-particle" : "", "family" : "Kunseler", "given" : "E-M", "non-dropping-particle" : "", "parse-names" : false, "suffix" : "" }, { "dropping-particle" : "", "family" : "Vader", "given" : "J", "non-dropping-particle" : "", "parse-names" : false, "suffix" : "" }, { "dropping-particle" : "", "family" : "Janssen", "given" : "P H M", "non-dropping-particle" : "", "parse-names" : false, "suffix" : "" } ], "container-title" : "Environmental Modelling &amp; Software", "id" : "ITEM-1", "issued" : { "date-parts" : [ [ "2016" ] ] }, "page" : "224-236", "title" : "A checklist for model credibility, salience, and legitimacy to improve information transfer in environmental policy assessments", "type" : "article-journal", "volume" : "83" }, "uris" : [ "http://www.mendeley.com/documents/?uuid=d239b6fc-96d7-425d-9f1b-77bc29788aeb" ] } ], "mendeley" : { "formattedCitation" : "(van Voorn et al. 2016)", "plainTextFormattedCitation" : "(van Voorn et al. 2016)", "previouslyFormattedCitation" : "(van Voorn et al. 2016)" }, "properties" : { "noteIndex" : 0 }, "schema" : "https://github.com/citation-style-language/schema/raw/master/csl-citation.json" }</w:instrText>
      </w:r>
      <w:r w:rsidRPr="0016445F">
        <w:fldChar w:fldCharType="separate"/>
      </w:r>
      <w:r w:rsidRPr="0016445F">
        <w:rPr>
          <w:noProof/>
        </w:rPr>
        <w:t>(van Voorn et al. 2016)</w:t>
      </w:r>
      <w:r w:rsidRPr="0016445F">
        <w:fldChar w:fldCharType="end"/>
      </w:r>
      <w:r w:rsidRPr="0016445F">
        <w:t xml:space="preserve"> phenomenon is all too common </w:t>
      </w:r>
      <w:r w:rsidR="00525DDE">
        <w:t xml:space="preserve">in </w:t>
      </w:r>
      <w:r w:rsidRPr="0016445F">
        <w:t>selecting decision-support methods: with sever</w:t>
      </w:r>
      <w:r w:rsidR="00492C39" w:rsidRPr="0016445F">
        <w:t>e</w:t>
      </w:r>
      <w:r w:rsidRPr="0016445F">
        <w:t xml:space="preserve"> time and resource limitations, it is often tempting to re-use existing models and methods without proper consideration of their fundamental applicability to the problem at hand. </w:t>
      </w:r>
      <w:r w:rsidR="00525DDE">
        <w:t>There is also a</w:t>
      </w:r>
      <w:r w:rsidR="003F051B" w:rsidRPr="0016445F">
        <w:t xml:space="preserve"> tend</w:t>
      </w:r>
      <w:r w:rsidR="00525DDE">
        <w:t>ency</w:t>
      </w:r>
      <w:r w:rsidR="003F051B" w:rsidRPr="0016445F">
        <w:t xml:space="preserve"> to concentrate</w:t>
      </w:r>
      <w:r w:rsidR="009F7B78" w:rsidRPr="0016445F">
        <w:t xml:space="preserve"> on model </w:t>
      </w:r>
      <w:r w:rsidR="009F7B78" w:rsidRPr="0016445F">
        <w:rPr>
          <w:i/>
        </w:rPr>
        <w:t>outputs</w:t>
      </w:r>
      <w:r w:rsidR="009F7B78" w:rsidRPr="0016445F">
        <w:t xml:space="preserve"> (articles, software, data) rather than </w:t>
      </w:r>
      <w:r w:rsidR="009F7B78" w:rsidRPr="0016445F">
        <w:rPr>
          <w:i/>
        </w:rPr>
        <w:t>outcomes</w:t>
      </w:r>
      <w:r w:rsidR="009F7B78" w:rsidRPr="0016445F">
        <w:t xml:space="preserve"> (</w:t>
      </w:r>
      <w:r w:rsidR="003F051B" w:rsidRPr="0016445F">
        <w:t xml:space="preserve">real-world socio-ecological changes) </w:t>
      </w:r>
      <w:r w:rsidR="003F051B" w:rsidRPr="0016445F">
        <w:fldChar w:fldCharType="begin" w:fldLock="1"/>
      </w:r>
      <w:r w:rsidR="00767BBC">
        <w:instrText>ADDIN CSL_CITATION { "citationItems" : [ { "id" : "ITEM-1", "itemData" : { "DOI" : "10.1016/j.envsoft.2010.03.031", "ISSN" : "1364-8152", "author" : [ { "dropping-particle" : "", "family" : "Matthews", "given" : "K B", "non-dropping-particle" : "", "parse-names" : false, "suffix" : "" }, { "dropping-particle" : "", "family" : "Rivington", "given" : "M", "non-dropping-particle" : "", "parse-names" : false, "suffix" : "" }, { "dropping-particle" : "", "family" : "Blackstock", "given" : "K", "non-dropping-particle" : "", "parse-names" : false, "suffix" : "" }, { "dropping-particle" : "", "family" : "Mccrum", "given" : "G", "non-dropping-particle" : "", "parse-names" : false, "suffix" : "" }, { "dropping-particle" : "", "family" : "Buchan", "given" : "K", "non-dropping-particle" : "", "parse-names" : false, "suffix" : "" }, { "dropping-particle" : "", "family" : "Miller", "given" : "D G", "non-dropping-particle" : "", "parse-names" : false, "suffix" : "" } ], "container-title" : "Environmental Modelling &amp; Software", "id" : "ITEM-1", "issued" : { "date-parts" : [ [ "2010" ] ] }, "page" : "1-11", "title" : "Raising the bar? The challenges of evaluating the outcomes of environmental modelling and software", "type" : "article-journal" }, "uris" : [ "http://www.mendeley.com/documents/?uuid=5835a3ac-a61f-4af9-ad91-21c7dc1a84e9" ] } ], "mendeley" : { "formattedCitation" : "(Matthews et al. 2010)", "plainTextFormattedCitation" : "(Matthews et al. 2010)", "previouslyFormattedCitation" : "(Matthews et al. 2010)" }, "properties" : { "noteIndex" : 0 }, "schema" : "https://github.com/citation-style-language/schema/raw/master/csl-citation.json" }</w:instrText>
      </w:r>
      <w:r w:rsidR="003F051B" w:rsidRPr="0016445F">
        <w:fldChar w:fldCharType="separate"/>
      </w:r>
      <w:r w:rsidR="003F051B" w:rsidRPr="0016445F">
        <w:rPr>
          <w:noProof/>
        </w:rPr>
        <w:t>(Matthews et al. 2010)</w:t>
      </w:r>
      <w:r w:rsidR="003F051B" w:rsidRPr="0016445F">
        <w:fldChar w:fldCharType="end"/>
      </w:r>
      <w:r w:rsidR="00491831" w:rsidRPr="0016445F">
        <w:t xml:space="preserve">. </w:t>
      </w:r>
      <w:r w:rsidR="00525DDE">
        <w:t xml:space="preserve">We believe that the much needed shift in emphasis from outputs to outcomes  is facilitated by careful consideration </w:t>
      </w:r>
      <w:r w:rsidR="007567B6">
        <w:t xml:space="preserve">on which methods are perceived not only credible, but also salient and legitimate </w:t>
      </w:r>
      <w:r w:rsidR="007567B6">
        <w:fldChar w:fldCharType="begin" w:fldLock="1"/>
      </w:r>
      <w:r w:rsidR="00825C36">
        <w:instrText>ADDIN CSL_CITATION { "citationItems" : [ { "id" : "ITEM-1", "itemData" : { "DOI" : "10.1016/j.envsoft.2016.06.003", "ISSN" : "13648152", "abstract" : "Modelers involved in environmental policy assessments are commonly confronted with the lack of uptake of model output by policy actors. Actors have different expectations of models, condensed into three quality criteria: credibility, salience, and legitimacy. The fulfilment of quality criteria is also dynamic as expectations vary, change, and possibly counteract each other. We present a checklist for modelers involved in model-based assessments that is aimed at the identification and monitoring of issues, limitations and trade-offs regarding model quality criteria. It draws upon the literature of integrated assessments as well as case study analysis of environmental policy assessments for the Dutch government, based on expert interviews and embedded experience. The checklist is intended to be consulted during assessments; its application may result in greater awareness among modelers involved in assessments regarding model quality criteria, and may positively affect the uptake of model-based knowledge from environmental policy assessments by policy actors.", "author" : [ { "dropping-particle" : "", "family" : "Voorn", "given" : "G A K", "non-dropping-particle" : "van", "parse-names" : false, "suffix" : "" }, { "dropping-particle" : "", "family" : "Verburg", "given" : "R W", "non-dropping-particle" : "", "parse-names" : false, "suffix" : "" }, { "dropping-particle" : "", "family" : "Kunseler", "given" : "E-M", "non-dropping-particle" : "", "parse-names" : false, "suffix" : "" }, { "dropping-particle" : "", "family" : "Vader", "given" : "J", "non-dropping-particle" : "", "parse-names" : false, "suffix" : "" }, { "dropping-particle" : "", "family" : "Janssen", "given" : "P H M", "non-dropping-particle" : "", "parse-names" : false, "suffix" : "" } ], "container-title" : "Environmental Modelling &amp; Software", "id" : "ITEM-1", "issued" : { "date-parts" : [ [ "2016" ] ] }, "page" : "224-236", "title" : "A checklist for model credibility, salience, and legitimacy to improve information transfer in environmental policy assessments", "type" : "article-journal", "volume" : "83" }, "uris" : [ "http://www.mendeley.com/documents/?uuid=d239b6fc-96d7-425d-9f1b-77bc29788aeb" ] } ], "mendeley" : { "formattedCitation" : "(van Voorn et al. 2016)", "plainTextFormattedCitation" : "(van Voorn et al. 2016)", "previouslyFormattedCitation" : "(van Voorn et al. 2016)" }, "properties" : { "noteIndex" : 0 }, "schema" : "https://github.com/citation-style-language/schema/raw/master/csl-citation.json" }</w:instrText>
      </w:r>
      <w:r w:rsidR="007567B6">
        <w:fldChar w:fldCharType="separate"/>
      </w:r>
      <w:r w:rsidR="007567B6" w:rsidRPr="007567B6">
        <w:rPr>
          <w:noProof/>
        </w:rPr>
        <w:t>(van Voorn et al. 2016)</w:t>
      </w:r>
      <w:r w:rsidR="007567B6">
        <w:fldChar w:fldCharType="end"/>
      </w:r>
      <w:r w:rsidR="007567B6">
        <w:t xml:space="preserve"> by a broad community of scientists, decision-makers and stakeholders. Our work is a small, but resolute step to that direction.</w:t>
      </w:r>
    </w:p>
    <w:p w14:paraId="3E1A5A3C" w14:textId="77777777" w:rsidR="004B0D51" w:rsidRDefault="004B0D51" w:rsidP="003F6AB2">
      <w:pPr>
        <w:pStyle w:val="NormalWeb"/>
        <w:spacing w:before="0" w:after="0" w:line="480" w:lineRule="auto"/>
        <w:textAlignment w:val="baseline"/>
        <w:rPr>
          <w:rFonts w:ascii="Calibri" w:hAnsi="Calibri"/>
          <w:color w:val="000000"/>
          <w:sz w:val="22"/>
          <w:szCs w:val="22"/>
        </w:rPr>
      </w:pPr>
    </w:p>
    <w:p w14:paraId="14048F69" w14:textId="77777777" w:rsidR="00787699" w:rsidRDefault="001767D4" w:rsidP="00035C09">
      <w:pPr>
        <w:pStyle w:val="Heading1"/>
        <w:tabs>
          <w:tab w:val="left" w:pos="3329"/>
        </w:tabs>
      </w:pPr>
      <w:commentRangeStart w:id="21"/>
      <w:r>
        <w:t>5. Conclusions</w:t>
      </w:r>
      <w:commentRangeEnd w:id="21"/>
      <w:r w:rsidR="00172464">
        <w:rPr>
          <w:rStyle w:val="CommentReference"/>
          <w:b w:val="0"/>
        </w:rPr>
        <w:commentReference w:id="21"/>
      </w:r>
      <w:r w:rsidR="00035C09">
        <w:tab/>
      </w:r>
    </w:p>
    <w:p w14:paraId="0DFE59EF" w14:textId="77777777" w:rsidR="004B0D51" w:rsidRDefault="004B0D51" w:rsidP="003F6AB2">
      <w:pPr>
        <w:pStyle w:val="NormalWeb"/>
        <w:spacing w:before="0" w:after="0" w:line="480" w:lineRule="auto"/>
        <w:textAlignment w:val="baseline"/>
        <w:rPr>
          <w:rFonts w:ascii="Calibri" w:hAnsi="Calibri"/>
          <w:color w:val="000000"/>
          <w:sz w:val="22"/>
          <w:szCs w:val="22"/>
        </w:rPr>
      </w:pPr>
    </w:p>
    <w:p w14:paraId="71CCCE6F" w14:textId="77777777" w:rsidR="00FD0913" w:rsidRDefault="00FD0913" w:rsidP="003F6AB2">
      <w:pPr>
        <w:pStyle w:val="NormalWeb"/>
        <w:spacing w:before="0" w:after="0" w:line="480" w:lineRule="auto"/>
        <w:textAlignment w:val="baseline"/>
        <w:rPr>
          <w:rFonts w:ascii="Calibri" w:hAnsi="Calibri"/>
          <w:color w:val="000000"/>
          <w:sz w:val="22"/>
          <w:szCs w:val="22"/>
        </w:rPr>
      </w:pPr>
      <w:r>
        <w:rPr>
          <w:rFonts w:ascii="Calibri" w:hAnsi="Calibri"/>
          <w:color w:val="000000"/>
          <w:sz w:val="22"/>
          <w:szCs w:val="22"/>
        </w:rPr>
        <w:lastRenderedPageBreak/>
        <w:t>[TBA]</w:t>
      </w:r>
    </w:p>
    <w:p w14:paraId="59186365" w14:textId="77777777" w:rsidR="00FD0913" w:rsidRPr="002915B7" w:rsidRDefault="00FD0913" w:rsidP="003F6AB2">
      <w:pPr>
        <w:pStyle w:val="NormalWeb"/>
        <w:spacing w:before="0" w:after="0" w:line="480" w:lineRule="auto"/>
        <w:textAlignment w:val="baseline"/>
        <w:rPr>
          <w:rFonts w:ascii="Calibri" w:hAnsi="Calibri"/>
          <w:color w:val="000000"/>
          <w:sz w:val="22"/>
          <w:szCs w:val="22"/>
        </w:rPr>
      </w:pPr>
    </w:p>
    <w:p w14:paraId="17AA0943" w14:textId="77777777" w:rsidR="00C62B39" w:rsidRPr="002915B7" w:rsidRDefault="00C62B39" w:rsidP="00FD069D">
      <w:pPr>
        <w:pStyle w:val="Heading1"/>
      </w:pPr>
      <w:r w:rsidRPr="002915B7">
        <w:t>A</w:t>
      </w:r>
      <w:r w:rsidR="001A6958" w:rsidRPr="002915B7">
        <w:t>knowledgements</w:t>
      </w:r>
    </w:p>
    <w:p w14:paraId="71321492" w14:textId="77777777" w:rsidR="00C62B39" w:rsidRPr="002915B7" w:rsidRDefault="00C62B39" w:rsidP="003F6AB2">
      <w:pPr>
        <w:numPr>
          <w:ilvl w:val="0"/>
          <w:numId w:val="1"/>
        </w:numPr>
        <w:suppressAutoHyphens w:val="0"/>
        <w:spacing w:line="480" w:lineRule="auto"/>
      </w:pPr>
      <w:r w:rsidRPr="002915B7">
        <w:rPr>
          <w:rFonts w:eastAsia="Times New Roman"/>
          <w:color w:val="000000"/>
          <w:lang w:eastAsia="fi-FI"/>
        </w:rPr>
        <w:t>OPERAs</w:t>
      </w:r>
    </w:p>
    <w:p w14:paraId="294C1EF3" w14:textId="77777777" w:rsidR="00C62B39" w:rsidRPr="002915B7" w:rsidRDefault="00C62B39" w:rsidP="003F6AB2">
      <w:pPr>
        <w:numPr>
          <w:ilvl w:val="0"/>
          <w:numId w:val="1"/>
        </w:numPr>
        <w:suppressAutoHyphens w:val="0"/>
        <w:spacing w:line="480" w:lineRule="auto"/>
      </w:pPr>
      <w:r w:rsidRPr="002915B7">
        <w:rPr>
          <w:rFonts w:eastAsia="Times New Roman"/>
          <w:color w:val="000000"/>
          <w:lang w:eastAsia="fi-FI"/>
        </w:rPr>
        <w:t>SURFsara</w:t>
      </w:r>
    </w:p>
    <w:p w14:paraId="684C1822" w14:textId="77777777" w:rsidR="00C62B39" w:rsidRPr="002915B7" w:rsidRDefault="00C62B39" w:rsidP="003F6AB2">
      <w:pPr>
        <w:numPr>
          <w:ilvl w:val="0"/>
          <w:numId w:val="1"/>
        </w:numPr>
        <w:suppressAutoHyphens w:val="0"/>
        <w:spacing w:line="480" w:lineRule="auto"/>
      </w:pPr>
      <w:r w:rsidRPr="002915B7">
        <w:rPr>
          <w:rFonts w:eastAsia="Times New Roman"/>
          <w:color w:val="000000"/>
          <w:lang w:eastAsia="fi-FI"/>
        </w:rPr>
        <w:t>Matt Strimas-Mackey for the prioritizr R package</w:t>
      </w:r>
    </w:p>
    <w:p w14:paraId="4A46B19C" w14:textId="77777777" w:rsidR="00C62B39" w:rsidRPr="002915B7" w:rsidRDefault="00C62B39" w:rsidP="003F6AB2">
      <w:pPr>
        <w:numPr>
          <w:ilvl w:val="0"/>
          <w:numId w:val="1"/>
        </w:numPr>
        <w:suppressAutoHyphens w:val="0"/>
        <w:spacing w:line="480" w:lineRule="auto"/>
      </w:pPr>
      <w:r w:rsidRPr="002915B7">
        <w:rPr>
          <w:rFonts w:eastAsia="Times New Roman"/>
          <w:color w:val="000000"/>
          <w:lang w:eastAsia="fi-FI"/>
        </w:rPr>
        <w:t>Beyer et al. (2016) for making the ILP implementation available.</w:t>
      </w:r>
    </w:p>
    <w:p w14:paraId="15187EAC" w14:textId="77777777" w:rsidR="001D3418" w:rsidRPr="002915B7" w:rsidRDefault="001D3418" w:rsidP="003F6AB2">
      <w:pPr>
        <w:spacing w:line="480" w:lineRule="auto"/>
      </w:pPr>
    </w:p>
    <w:p w14:paraId="67C04D85" w14:textId="77777777" w:rsidR="00C62B39" w:rsidRPr="002915B7" w:rsidRDefault="001A6958" w:rsidP="00FD069D">
      <w:pPr>
        <w:pStyle w:val="Heading1"/>
      </w:pPr>
      <w:r w:rsidRPr="002915B7">
        <w:t>References</w:t>
      </w:r>
    </w:p>
    <w:p w14:paraId="37367394" w14:textId="366E739D" w:rsidR="00951B48" w:rsidRPr="00951B48" w:rsidRDefault="001A6958" w:rsidP="00951B48">
      <w:pPr>
        <w:widowControl w:val="0"/>
        <w:autoSpaceDE w:val="0"/>
        <w:autoSpaceDN w:val="0"/>
        <w:adjustRightInd w:val="0"/>
        <w:spacing w:line="480" w:lineRule="auto"/>
        <w:ind w:left="480" w:hanging="480"/>
        <w:rPr>
          <w:noProof/>
          <w:szCs w:val="24"/>
        </w:rPr>
      </w:pPr>
      <w:r w:rsidRPr="002915B7">
        <w:rPr>
          <w:b/>
          <w:color w:val="000000"/>
        </w:rPr>
        <w:fldChar w:fldCharType="begin" w:fldLock="1"/>
      </w:r>
      <w:r w:rsidRPr="002915B7">
        <w:rPr>
          <w:b/>
          <w:color w:val="000000"/>
        </w:rPr>
        <w:instrText xml:space="preserve">ADDIN Mendeley Bibliography CSL_BIBLIOGRAPHY </w:instrText>
      </w:r>
      <w:r w:rsidRPr="002915B7">
        <w:rPr>
          <w:b/>
          <w:color w:val="000000"/>
        </w:rPr>
        <w:fldChar w:fldCharType="separate"/>
      </w:r>
      <w:r w:rsidR="00951B48" w:rsidRPr="00951B48">
        <w:rPr>
          <w:noProof/>
          <w:szCs w:val="24"/>
        </w:rPr>
        <w:t>Albuquerque FS, Beier P (2015) Rarity-Weighted Richness: A Simple and Reliable Alternative to Integer Programming and Heuristic Algorithms for Minimum Set and Maximum Coverage Problems in Conservation Planning. PLoS One 10:e0119905. doi: 10.1371/journal.pone.0119905</w:t>
      </w:r>
    </w:p>
    <w:p w14:paraId="3EFCB4FB"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Anderson BJ, Armsworth PR, Eigenbrod F, et al (2009) Spatial covariance between biodiversity and other ecosystem service priorities. J Appl Ecol 46:888–896. doi: 10.1111/j.1365-2664.2009.01666.x</w:t>
      </w:r>
    </w:p>
    <w:p w14:paraId="7FB7CE35"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Arponen A, Heikkinen RK, Thomas CD, Moilanen A (2005) The Value of Biodiversity in Reserve Selection: Representation, Species Weighting, and Benefit Functions. Conserv Biol 19:2009–2014. doi: 10.1111/j.1523-1739.2005.00218.x</w:t>
      </w:r>
    </w:p>
    <w:p w14:paraId="496EBCF7"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Bagstad KJ, Semmens DJ, Waage S, Winthrop R (2013) A comparative assessment of decision-support tools for ecosystem services quantification and valuation. Ecosyst Serv 5:27–39. doi: 10.1016/j.ecoser.2013.07.004</w:t>
      </w:r>
    </w:p>
    <w:p w14:paraId="3854375B"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Beyer HL, Dujardin Y, Watts ME, Possingham HP (2016) Solving conservation planning problems with integer linear programming. Ecol Modell 328:14–22.</w:t>
      </w:r>
    </w:p>
    <w:p w14:paraId="11DC7FEB"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Brown CJ, Bode M, Venter O, et al (2015) Effective conservation requires clear objectives and prioritizing actions, not places or species. Proc Natl Acad Sci 112:E4342. doi: 10.1073/pnas.1509189112</w:t>
      </w:r>
    </w:p>
    <w:p w14:paraId="53241663"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 xml:space="preserve">Camm JD, Polasky S, Solow A, Csuti B (1996) A note on optimal algorithms for reserve site selection. Biol </w:t>
      </w:r>
      <w:r w:rsidRPr="00951B48">
        <w:rPr>
          <w:noProof/>
          <w:szCs w:val="24"/>
        </w:rPr>
        <w:lastRenderedPageBreak/>
        <w:t>Conserv 78:353–355. doi: 10.1016/0006-3207(95)00132-8</w:t>
      </w:r>
    </w:p>
    <w:p w14:paraId="2A7BC0C3"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Casalegno S, Bennie JJ, Inger R, Gaston KJ (2014) Regional scale prioritisation for key ecosystem services, renewable energy production and urban development. PLoS One. doi: 10.1371/journal.pone.0107822</w:t>
      </w:r>
    </w:p>
    <w:p w14:paraId="689EC8C9"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Chan KMA, Hoshizaki L, Klinkenberg B (2011) Ecosystem services in conservation planning: Targeted benefits vs. co-benefits or costs? PLoS One. doi: 10.1371/journal.pone.0024378</w:t>
      </w:r>
    </w:p>
    <w:p w14:paraId="2E89BFF5"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Chan KMA, Shaw MR, Cameron DR, et al (2006) Conservation Planning for Ecosystem Services. PLoS Biol 4:e379. doi: 10.1371/journal.pbio.0040379</w:t>
      </w:r>
    </w:p>
    <w:p w14:paraId="7595D3EC"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Cimon-Morin J, Darveau M, Poulin M (2013) Fostering synergies between ecosystem services and biodiversity in conservation planning: A review. Biol Conserv 166:144–154. doi: 10.1016/j.biocon.2013.06.023</w:t>
      </w:r>
    </w:p>
    <w:p w14:paraId="0FEFEE3D"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Cimon-Morin J, Darveau M, Poulin M (2016) Site complementarity between biodiversity and ecosystem services in conservation planning of sparsely-populated regions. Environ Conserv 43:56–68. doi: 10.1017/S0376892915000132</w:t>
      </w:r>
    </w:p>
    <w:p w14:paraId="0293440D"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Cordingley JE, Newton AC, Rose RJ, et al (2016) Can landscape-scale approaches to conservation management resolve biodiversity-ecosystem service trade-offs? J Appl Ecol 53:96–105. doi: 10.1111/1365-2664.12545</w:t>
      </w:r>
    </w:p>
    <w:p w14:paraId="66A64870"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Demissew S, Carabias J, Dı S, et al (2015) The IPBES Conceptual Framework — connecting nature and people. Curr Opin Environ Sustain 14:1–16. doi: 10.1016/j.cosust.2014.11.002</w:t>
      </w:r>
    </w:p>
    <w:p w14:paraId="1435E6DB"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Di Minin E, Soutullo A, Bartesaghi L, et al (2017) Integrating biodiversity , ecosystem services and socio-economic data to identify priority areas and landowners for conservation actions at the national scale. Biol Conserv 206:56–64. doi: 10.1016/j.biocon.2016.11.037</w:t>
      </w:r>
    </w:p>
    <w:p w14:paraId="72E614D4"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Dobrovolski R, Loyola RD, Gustavo AB, et al (2014) Globalizing Conservation Efforts to Save Species and Enhance Food Production. Bioscience XX:1–7. doi: 10.1093/biosci/biu064</w:t>
      </w:r>
    </w:p>
    <w:p w14:paraId="7FBA0ED6"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Durán AP, Duffy JP, Gaston KJ (2014) Exclusion of agricultural lands in spatial conservation prioritization strategies: consequences for biodiversity and ecosystem service representation. Proc R Soc B Biol Sci 281:1–9. doi: 10.1190/1.9781560802129.ch1</w:t>
      </w:r>
    </w:p>
    <w:p w14:paraId="1FD81178"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lastRenderedPageBreak/>
        <w:t>Egoh B, Rouget M, Reyers B, et al (2007) Integrating ecosystem services into conservation assessments: A review. Ecol Econ 63:714–721. doi: 10.1016/j.ecolecon.2007.04.007</w:t>
      </w:r>
    </w:p>
    <w:p w14:paraId="3F22E775"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Evans MC, Tulloch AIT, Law EA, et al (2015) Clear consideration of costs, condition and conservation benefits yields better planning outcomes. Biol Conserv 191:716–727. doi: 10.1016/j.biocon.2015.08.023</w:t>
      </w:r>
    </w:p>
    <w:p w14:paraId="39165C8E"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Ferrier S, Drielsma M (2010) Synthesis of pattern and process in biodiversity conservation assessment: a flexible whole-landscape modelling framework. Divers Distrib 16:386–402. doi: 10.1111/j.1472-4642.2010.00657.x</w:t>
      </w:r>
    </w:p>
    <w:p w14:paraId="29E98064"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Ferrier S, Wintle BA (2009) Quantitative approaches to spatial conservation prioritization: matching the solution to the need. In: Moilanen A, Wilson KA, Possingham HP (eds) Spatial conservation prioritization: quantitative methods &amp; computational tools. Oxford University Press, Oxford, p 304</w:t>
      </w:r>
    </w:p>
    <w:p w14:paraId="7DEF36C5"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GDAL Development Team (2016) GDAL - Geospatial Data Abstraction Library, version 2.1.0. Open Source Geospatial Foundation</w:t>
      </w:r>
    </w:p>
    <w:p w14:paraId="5D15177B"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Goldman RL, Tallis H (2009) A critical analysis of ecosystem services as a tool in conservation projects: The possible perils, the promises, and the partnerships. Ann N Y Acad Sci 1162:63–78. doi: 10.1111/j.1749-6632.2009.04151.x</w:t>
      </w:r>
    </w:p>
    <w:p w14:paraId="0D32A387"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Grêt-Regamey A, Altwegg J, Sirén EA, et al (2016) Integrating ecosystem services into spatial planning - A spatial decision support tool. Landsc Urban Plan. doi: 10.1016/j.landurbplan.2016.05.003</w:t>
      </w:r>
    </w:p>
    <w:p w14:paraId="6AB81D59"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 xml:space="preserve">Gurobi Optimization Inc. (2016) Gurobi Optimizer Reference Manual. </w:t>
      </w:r>
    </w:p>
    <w:p w14:paraId="344ADF16"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Hämäläinen RP (2015) Behavioural issues in environmental modelling – The missing perspective. Environ Model Softw 73:244–253. doi: 10.1016/j.envsoft.2015.08.019</w:t>
      </w:r>
    </w:p>
    <w:p w14:paraId="375D1D38"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Kareksela S, Moilanen A, Tuominen S, Kotiaho JS (2013) Use of Inverse Spatial Conservation Prioritization to Avoid Biological Diversity Loss Outside Protected Areas. Conserv Biol 27:1294–1303. doi: 10.1111/cobi.12146</w:t>
      </w:r>
    </w:p>
    <w:p w14:paraId="0A36B91A"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 xml:space="preserve">Keisler J, Linkov I (2014) Environment models and decisions. Environ Syst Decis 34:369–372. doi: </w:t>
      </w:r>
      <w:r w:rsidRPr="00951B48">
        <w:rPr>
          <w:noProof/>
          <w:szCs w:val="24"/>
        </w:rPr>
        <w:lastRenderedPageBreak/>
        <w:t>10.1007/s10669-014-9515-4</w:t>
      </w:r>
    </w:p>
    <w:p w14:paraId="7067C00F"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Knight AT, Cowling RM, Possingham HP, Wilson K (2009) From Theory to Practice: Designing and Situating Spatial Prioritization Approaches to Better Implement Conservation Action. In: Moilanen A, Wilson K, Possingham HP (eds) Spatial Conservation Prioritization: Quantitative Methods &amp; Computational Tools. Oxford University Press, Oxford, pp 249–259</w:t>
      </w:r>
    </w:p>
    <w:p w14:paraId="573FE055"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 xml:space="preserve">Komossa F, Schulp CJE, van der Zanden EH, et al (2016) Deliverable D3.1: Set of maps and short analysis showing demand, supply and hotspots of public goods in the the EU at 1 km2 and relevant NUTS levels. </w:t>
      </w:r>
    </w:p>
    <w:p w14:paraId="488DF179"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Koschke L, Fürst C, Frank S, Makeschin F (2012) A multi-criteria approach for an integrated land-cover-based assessment of ecosystem services provision to support landscape planning. Ecol Indic 21:54–66. doi: 10.1016/j.ecolind.2011.12.010</w:t>
      </w:r>
    </w:p>
    <w:p w14:paraId="08758B92"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Kukkala AS, Arponen A, Maiorano L, et al (2016) Matches and mismatches between national and EU-wide priorities: Examining the Natura 2000 network in vertebrate species conservation. Biol Conserv 198:193–201. doi: 10.1016/j.biocon.2016.04.016</w:t>
      </w:r>
    </w:p>
    <w:p w14:paraId="20782700"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Kukkala AS, Moilanen A (2016) Ecosystem services and connectivity in spatial conservation prioritization. Landsc Ecol. doi: 10.1007/s10980-016-0446-y</w:t>
      </w:r>
    </w:p>
    <w:p w14:paraId="3C7CDF00"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Kukkala AS, Moilanen A (2012) Core concepts of spatial prioritisation in systematic conservation planning. Biol Rev 88:443–464. doi: 10.1111/brv.12008</w:t>
      </w:r>
    </w:p>
    <w:p w14:paraId="1D83DF17"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Köster J, Rahmann S (2012) Snakemake-a scalable bioinformatics workflow engine. Bioinformatics 28:2520–2522. doi: 10.1093/bioinformatics/bts480</w:t>
      </w:r>
    </w:p>
    <w:p w14:paraId="671231E5"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Laitila J, Moilanen A (2012) Use of many low-level conservation targets reduces high-level conservation performance. Ecol Modell 247:40–47. doi: 10.1016/j.ecolmodel.2012.08.010</w:t>
      </w:r>
    </w:p>
    <w:p w14:paraId="40111567"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Langemeyer J, Haase D, Elmqvist T, et al (2016) Bridging the gap between ecosystem service assessments and landuse planning through Multi-Criteria Decision Analysis (MCDA). Environ Sci Policy 62:45–56. doi: 10.1016/j.envsci.2016.02.013</w:t>
      </w:r>
    </w:p>
    <w:p w14:paraId="6A6EE9E1"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lastRenderedPageBreak/>
        <w:t>Langford WT, Gordon A, Bastin L, et al (2011) Raising the bar for systematic conservation planning. Trends Ecol Evol 26:634–640. doi: 10.1016/j.tree.2011.08.001</w:t>
      </w:r>
    </w:p>
    <w:p w14:paraId="3C0F584C"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Larigauderie A, Prieur-Richard A-H, Mace GM, et al (2012) Biodiversity and ecosystem services science for a sustainable planet: the DIVERSITAS vision for 2012–20. Curr Opin Environ Sustain 100:130–134. doi: 10.1016/j.pestbp.2011.02.012.Investigations</w:t>
      </w:r>
    </w:p>
    <w:p w14:paraId="33BB233E"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Lavorel S, Bayer A, Bondeau A, et al (2017) Pathways to bridge the biophysical realism gap in ecosystem services mapping approaches. Ecol Indic 74:241–260. doi: 10.1016/j.ecolind.2016.11.015</w:t>
      </w:r>
    </w:p>
    <w:p w14:paraId="2D43CDE0"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Lehtomäki J, Moilanen A (2013) Methods and workflow for spatial conservation prioritization using Zonation. Environ Model Softw 47:128–137. doi: 10.1016/j.envsoft.2013.05.001</w:t>
      </w:r>
    </w:p>
    <w:p w14:paraId="1D3DE7BD"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Lehtomäki J, Tomppo E, Kuokkanen P, et al (2009) Applying spatial conservation prioritization software and high-resolution GIS data to a national-scale study in forest conservation. For Ecol Manage 258:2439–2449. doi: 10.1016/j.foreco.2009.08.026</w:t>
      </w:r>
    </w:p>
    <w:p w14:paraId="6AEFFD92"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Luck GW, Chan KM, Klein CJ (2012) Identifying spatial priorities for protecting ecosystem services. F1000 Res 1–16. doi: 10.3410/f1000research.1-17.v1</w:t>
      </w:r>
    </w:p>
    <w:p w14:paraId="13DFC7EC"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Mace GM, Norris K, Fitter AH (2012) Biodiversity and ecosystem services: A multilayered relationship. Trends Ecol Evol 27:19–25. doi: 10.1016/j.tree.2011.08.006</w:t>
      </w:r>
    </w:p>
    <w:p w14:paraId="0B056235"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Maiorano L, Amori G, Capula M, et al (2013) Threats from Climate Change to Terrestrial Vertebrate Hotspots in Europe. PLoS One 8:1–14. doi: 10.1371/journal.pone.0074989</w:t>
      </w:r>
    </w:p>
    <w:p w14:paraId="68954AF1"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Manhães AP, Mazzochini GG, Oliveira-Filho AT, et al (2016) Spatial associations of ecosystem services and biodiversity as a baseline for systematic conservation planning. Divers Distrib 1–12. doi: 10.1111/ddi.12459</w:t>
      </w:r>
    </w:p>
    <w:p w14:paraId="4268E887"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Matthews KB, Rivington M, Blackstock K, et al (2010) Raising the bar? The challenges of evaluating the outcomes of environmental modelling and software. Environ Model Softw 1–11. doi: 10.1016/j.envsoft.2010.03.031</w:t>
      </w:r>
    </w:p>
    <w:p w14:paraId="4DAD48E0"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lastRenderedPageBreak/>
        <w:t>McShane TO, Hirsch PD, Trung TC, et al (2011) Hard choices: Making trade-offs between biodiversity conservation and human well-being. Biol Conserv 144:966–972. doi: 10.1016/j.biocon.2010.04.038</w:t>
      </w:r>
    </w:p>
    <w:p w14:paraId="0BD19E4F"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Meyer C, Kreft H, Guralnick R, Jetz W (2015) Global priorities for an effective information basis of biodiversity distributions. Nat Commun 6:1–8. doi: 10.1038/ncomms9221</w:t>
      </w:r>
    </w:p>
    <w:p w14:paraId="03B2E384"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Millennium Ecosystem Assessment (2005) Millenium Ecosystem Assessment. 2005. Ecosystems and human well-being: General synthesis. Washington D.C.</w:t>
      </w:r>
    </w:p>
    <w:p w14:paraId="00CEF5E1"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Moilanen A (2008) Two paths to a suboptimal solution once more about optimality in reserve selection. Biol Conserv 141:1919–1923. doi: 10.1016/j.biocon.2008.04.018</w:t>
      </w:r>
    </w:p>
    <w:p w14:paraId="1EBB71B0"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Moilanen A, Anderson BJBJ, Eigenbrod F, et al (2011) Balancing alternative land uses in conservation prioritization. Ecol Appl 21:1419–1426. doi: 10.1890/10-1865.1</w:t>
      </w:r>
    </w:p>
    <w:p w14:paraId="18052237"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Moilanen A, Ball IR (2009) Heuristic and Approximate Optimization Methods for Spatial Conservation Prioritization. In: Moilanen A, Wilson KA, Possingham HP (eds) Spatial Conservation Prioritization: Quantitative Methods &amp; Computational Tools. Oxford University Press, Oxford, pp 58–69</w:t>
      </w:r>
    </w:p>
    <w:p w14:paraId="17FE5C95"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Moilanen A, Pouzols FM, Meller L, et al (2014) Zonation spatial conservation planning methods and software v. 4, user manual. Helsinki</w:t>
      </w:r>
    </w:p>
    <w:p w14:paraId="14326BA1"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Moilanen A, Wilson KA, Possingham HP (2009) Spatial conservation prioritization: quantitative methods and computational tools. Oxford University Press, Oxford, UK</w:t>
      </w:r>
    </w:p>
    <w:p w14:paraId="6D57B0C0"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Mustajoki J, Marttunen M (2017) Comparison of multi-criteria decision analytical software for supporting environmental planning processes. Environ Model Softw 93:78–91. doi: 10.1016/j.envsoft.2017.02.026</w:t>
      </w:r>
    </w:p>
    <w:p w14:paraId="5824B337"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Nin M, Soutullo A, Rodríguez-Gallego L, Di Minin E (2016) Ecosystem services-based land planning for environmental impact avoidance. Ecosyst Serv 17:172–184. doi: doi:10.1016/j.ecoser.2015.12.009</w:t>
      </w:r>
    </w:p>
    <w:p w14:paraId="12FC3826"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Prip C (2017) The Convention on Biological Diversity as a legal framework for safeguarding ecosystem services. Ecosyst Serv 1–6. doi: 10.1016/j.ecoser.2017.02.015</w:t>
      </w:r>
    </w:p>
    <w:p w14:paraId="7102C43F"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 xml:space="preserve">Python Development Team (2016) Python Language Reference, version 3.5. </w:t>
      </w:r>
    </w:p>
    <w:p w14:paraId="122F98CE"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lastRenderedPageBreak/>
        <w:t>Reyers B, Polasky S, Tallis H, et al (2012) Finding Common Ground for Biodiversity and Ecosystem Services. Bioscience 62:503–507. doi: 10.1525/bio.2012.62.5.12</w:t>
      </w:r>
    </w:p>
    <w:p w14:paraId="4705CA50"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Rinne J, Primmer E (2016) A Case Study of Ecosystem Services in Urban Planning in Finland: Benefits, Rights and Responsibilities. J Environ Policy Plan 18:286–305. doi: 10.1080/1523908X.2015.1076721</w:t>
      </w:r>
    </w:p>
    <w:p w14:paraId="442F30BC"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Rose DC, Sutherland WJ, Parker C, et al (2016) Decision support tools for agriculture: Towards effective design and delivery. Agric Syst 149:165–174. doi: 10.1016/j.agsy.2016.09.009</w:t>
      </w:r>
    </w:p>
    <w:p w14:paraId="616D75AF"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Saarikoski H, Mustajoki J, Barton DN, et al (2016) Multi-Criteria Decision Analysis and Cost-Benefit Analysis: Comparing alternative frameworks for integrated valuation of ecosystem services. Ecosyst Serv 0–1. doi: 10.1016/j.ecoser.2016.10.014</w:t>
      </w:r>
    </w:p>
    <w:p w14:paraId="3F48AF2A"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Schröter M, Albert C, Marques A, et al (2016) National Ecosystem Assessments in Europe: A Review. Bioscience 66:biw101. doi: 10.1093/biosci/biw101</w:t>
      </w:r>
    </w:p>
    <w:p w14:paraId="6274AA02"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Schröter M, Barton DN, Remme RP, Hein L (2014a) Accounting for capacity and flow of ecosystem services: A conceptual model and a case study for Telemark, Norway. Ecol Indic 36:539–551. doi: 10.1016/j.ecolind.2013.09.018</w:t>
      </w:r>
    </w:p>
    <w:p w14:paraId="30AB0112"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Schröter M, Rusch GM, Barton DN, et al (2014b) Ecosystem services and opportunity costs shift spatial priorities for conserving forest biodiversity. PLoS One. doi: 10.1371/journal.pone.0112557</w:t>
      </w:r>
    </w:p>
    <w:p w14:paraId="2B54CA0F"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Schulp CJE, Burkhard B, Maes J, et al (2014) Uncertainties in Ecosystem Service Maps: A Comparison on the European Scale. PLoS One 9:e109643. doi: 10.1371/journal.pone.0109643</w:t>
      </w:r>
    </w:p>
    <w:p w14:paraId="6ED875F7"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Silvertown J (2015) Have Ecosystem Services Been Oversold? Trends Ecol Evol xx:1–8. doi: 10.1016/j.tree.2015.08.007</w:t>
      </w:r>
    </w:p>
    <w:p w14:paraId="013280BE"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Stürck J, Verburg PH (2017) Multifunctionality at what scale? A landscape multifunctionality assessment for the European Union under conditions of land use change. Landsc Ecol 32:481–500. doi: 10.1007/s10980-016-0459-6</w:t>
      </w:r>
    </w:p>
    <w:p w14:paraId="09819DD1"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 xml:space="preserve">Thomas CD, Anderson BJ, Moilanen A, et al (2012) Reconciling biodiversity and carbon conservation. Ecol Lett </w:t>
      </w:r>
      <w:r w:rsidRPr="00951B48">
        <w:rPr>
          <w:noProof/>
          <w:szCs w:val="24"/>
        </w:rPr>
        <w:lastRenderedPageBreak/>
        <w:t>16:39–47. doi: 10.1111/ele.12054</w:t>
      </w:r>
    </w:p>
    <w:p w14:paraId="4C901585"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Thomson J, Moilanen A, Vesk PA, et al (2009) Where and when to revegetate: a quantitative method for scheduling landscape reconstruction. Ecol Appl 19:817–828. doi: 10.1890/08-0915.1</w:t>
      </w:r>
    </w:p>
    <w:p w14:paraId="4E96764E"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Thuiller W, Maiorano L, Mazel F, et al (2015) Conserving the functional and phylogenetic trees of life of European tetrapods. Philos Trans R Soc Lond B Biol Sci 370:20140005. doi: 10.1098/rstb.2014.0005</w:t>
      </w:r>
    </w:p>
    <w:p w14:paraId="7D456E8A"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Underhill LG (1994) Optimal and suboptimal reserve selection algorithms. Biol Conserv 70:85–87. doi: 10.1016/0006-3207(94)90302-6</w:t>
      </w:r>
    </w:p>
    <w:p w14:paraId="6BAEAD06"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van der Walt S, Colber SC, Varoquaux GG, et al (2011) The NumPy array : a structure for efficient numerical computation. Comput Sci Eng 13:1–8. doi: 10.1109/MCSE.2011.37</w:t>
      </w:r>
    </w:p>
    <w:p w14:paraId="2730B9FD"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van Voorn GAK, Verburg RW, Kunseler E-M, et al (2016) A checklist for model credibility, salience, and legitimacy to improve information transfer in environmental policy assessments. Environ Model Softw 83:224–236. doi: 10.1016/j.envsoft.2016.06.003</w:t>
      </w:r>
    </w:p>
    <w:p w14:paraId="135BEDAA"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Verburg PH, Dearing JA, Dyke JG, et al (2015) Methods and approaches to modelling the Anthropocene. Glob Environ Chang. doi: 10.1016/j.gloenvcha.2015.08.007</w:t>
      </w:r>
    </w:p>
    <w:p w14:paraId="48B94290"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Verhagen W, Kukkala AS, Moilanen A, et al (2016) Use of demand and spatial flow in prioritizing areas for ecosystem services. Conserv Biol. doi: 10.1111/cobi.12872</w:t>
      </w:r>
    </w:p>
    <w:p w14:paraId="063B63CF"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Voinov A, Bousquet F (2010) Modelling with stakeholders. Environ Model Softw 25:1268–1281. doi: 10.1016/j.envsoft.2010.03.007</w:t>
      </w:r>
    </w:p>
    <w:p w14:paraId="2F70B958"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Williams P, Gibbons D, Margules C, et al (1996) A Comparison of Richness Hotspots , Rarity Hotspots , and Complementary Areas for Conserving Diversity of British Birds. Conserv Biol 10:155–174.</w:t>
      </w:r>
    </w:p>
    <w:p w14:paraId="128320D7"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Wilson KA, Cabeza M, Klein CJ (2009) Fundamental concepts of spatial conservation prioritization. In: Moilanen AJ, Wilson KA, Possingham HP (eds) Spatial conservation prioritization: quantitative methods &amp; computational tools. Oxford University Press, Oxford, pp 16–27</w:t>
      </w:r>
    </w:p>
    <w:p w14:paraId="4B8F909A"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 xml:space="preserve">Wilson KA, Law EA (2016) How to Avoid Underselling Biodiversity with Ecosystem Services: A Response to </w:t>
      </w:r>
      <w:r w:rsidRPr="00951B48">
        <w:rPr>
          <w:noProof/>
          <w:szCs w:val="24"/>
        </w:rPr>
        <w:lastRenderedPageBreak/>
        <w:t>Silvertown. Trends Ecol Evol xx:2014–2015. doi: 10.1016/j.tree.2016.03.002</w:t>
      </w:r>
    </w:p>
    <w:p w14:paraId="5DAB3C22" w14:textId="77777777" w:rsidR="00951B48" w:rsidRPr="00951B48" w:rsidRDefault="00951B48" w:rsidP="00951B48">
      <w:pPr>
        <w:widowControl w:val="0"/>
        <w:autoSpaceDE w:val="0"/>
        <w:autoSpaceDN w:val="0"/>
        <w:adjustRightInd w:val="0"/>
        <w:spacing w:line="480" w:lineRule="auto"/>
        <w:ind w:left="480" w:hanging="480"/>
        <w:rPr>
          <w:noProof/>
          <w:szCs w:val="24"/>
        </w:rPr>
      </w:pPr>
      <w:r w:rsidRPr="00951B48">
        <w:rPr>
          <w:noProof/>
          <w:szCs w:val="24"/>
        </w:rPr>
        <w:t>Wilson KA, Underwood EC, Morrison SA, et al (2007) Conserving biodiversity efficiently: what to do, where, and when. PLoS Biol 5:12. doi: 10.1371/journal.pbio.0050223</w:t>
      </w:r>
    </w:p>
    <w:p w14:paraId="0D2EDC8A" w14:textId="77777777" w:rsidR="00951B48" w:rsidRPr="00951B48" w:rsidRDefault="00951B48" w:rsidP="00951B48">
      <w:pPr>
        <w:widowControl w:val="0"/>
        <w:autoSpaceDE w:val="0"/>
        <w:autoSpaceDN w:val="0"/>
        <w:adjustRightInd w:val="0"/>
        <w:spacing w:line="480" w:lineRule="auto"/>
        <w:ind w:left="480" w:hanging="480"/>
        <w:rPr>
          <w:noProof/>
        </w:rPr>
      </w:pPr>
      <w:r w:rsidRPr="00951B48">
        <w:rPr>
          <w:noProof/>
          <w:szCs w:val="24"/>
        </w:rPr>
        <w:t>Zucca A, Sharifi AM, Fabbri AG (2008) Application of spatial multi-criteria analysis to site selection for a local park: A case study in the Bergamo Province, Italy. J Environ Manage 88:752–769. doi: 10.1016/j.jenvman.2007.04.026</w:t>
      </w:r>
    </w:p>
    <w:p w14:paraId="69A27F52" w14:textId="77777777" w:rsidR="00C62B39" w:rsidRPr="002915B7" w:rsidRDefault="001A6958" w:rsidP="003F6AB2">
      <w:pPr>
        <w:spacing w:line="480" w:lineRule="auto"/>
        <w:rPr>
          <w:b/>
          <w:color w:val="000000"/>
        </w:rPr>
      </w:pPr>
      <w:r w:rsidRPr="002915B7">
        <w:rPr>
          <w:b/>
          <w:color w:val="000000"/>
        </w:rPr>
        <w:fldChar w:fldCharType="end"/>
      </w:r>
    </w:p>
    <w:p w14:paraId="19FB6760" w14:textId="77777777" w:rsidR="00C62B39" w:rsidRPr="002915B7" w:rsidRDefault="00C62B39" w:rsidP="00FD069D">
      <w:pPr>
        <w:pStyle w:val="Heading1"/>
      </w:pPr>
      <w:r w:rsidRPr="002915B7">
        <w:t>F</w:t>
      </w:r>
      <w:r w:rsidR="007B5E4A" w:rsidRPr="002915B7">
        <w:t>igure</w:t>
      </w:r>
      <w:r w:rsidRPr="002915B7">
        <w:t xml:space="preserve"> </w:t>
      </w:r>
      <w:r w:rsidR="00A83205" w:rsidRPr="002915B7">
        <w:t>captions</w:t>
      </w:r>
    </w:p>
    <w:p w14:paraId="5CB987A5" w14:textId="77777777" w:rsidR="00C62B39" w:rsidRPr="002915B7" w:rsidRDefault="00C62B39" w:rsidP="003F6AB2">
      <w:pPr>
        <w:spacing w:line="480" w:lineRule="auto"/>
      </w:pPr>
    </w:p>
    <w:p w14:paraId="5495A081" w14:textId="77777777" w:rsidR="000F232E" w:rsidRPr="002915B7" w:rsidRDefault="000F232E" w:rsidP="003F6AB2">
      <w:pPr>
        <w:tabs>
          <w:tab w:val="left" w:pos="720"/>
          <w:tab w:val="left" w:pos="1440"/>
          <w:tab w:val="left" w:pos="2417"/>
        </w:tabs>
        <w:spacing w:line="480" w:lineRule="auto"/>
      </w:pPr>
      <w:r w:rsidRPr="002915B7">
        <w:rPr>
          <w:b/>
          <w:bCs/>
        </w:rPr>
        <w:t xml:space="preserve">Figure 1. </w:t>
      </w:r>
      <w:r w:rsidR="005E0320" w:rsidRPr="002915B7">
        <w:rPr>
          <w:bCs/>
        </w:rPr>
        <w:t>Spatial prioritization methods in the broader context o</w:t>
      </w:r>
      <w:r w:rsidR="00A2425A" w:rsidRPr="002915B7">
        <w:rPr>
          <w:bCs/>
        </w:rPr>
        <w:t xml:space="preserve">f environmental decision-making. </w:t>
      </w:r>
      <w:r w:rsidR="00936205" w:rsidRPr="002915B7">
        <w:rPr>
          <w:bCs/>
        </w:rPr>
        <w:t xml:space="preserve">In their core, all methods used in this study (RWR, ZON and ILP) construct the priority rank in a very similar way: the priority of any given location is fundamentally defined by a simple rule that more is better than less (richness) and that rarer is better than common (rarity). </w:t>
      </w:r>
      <w:r w:rsidR="00B53B4C" w:rsidRPr="002915B7">
        <w:rPr>
          <w:bCs/>
        </w:rPr>
        <w:t xml:space="preserve">Differences start to emerge in the way the different methods aggregate value over multiple features. </w:t>
      </w:r>
      <w:r w:rsidR="00734932" w:rsidRPr="002915B7">
        <w:rPr>
          <w:bCs/>
        </w:rPr>
        <w:t xml:space="preserve">Methods are also different in how well they can accommodate other relevant factors, such complementarity. Ability to handle such factors also means increased complexity and increased demand for computational and human resources. </w:t>
      </w:r>
      <w:r w:rsidR="00F379F0" w:rsidRPr="002915B7">
        <w:rPr>
          <w:bCs/>
        </w:rPr>
        <w:t>Ultimately, which method (if any) is the most suitable depends on the overall objectives of the prioritization, and can usually be determined only through the process of translating high-level object</w:t>
      </w:r>
      <w:r w:rsidR="00E45B5D" w:rsidRPr="002915B7">
        <w:rPr>
          <w:bCs/>
        </w:rPr>
        <w:t xml:space="preserve">ives into low-level objectives. </w:t>
      </w:r>
    </w:p>
    <w:p w14:paraId="0B3B4D5B" w14:textId="77777777" w:rsidR="000F232E" w:rsidRPr="002915B7" w:rsidRDefault="000F232E" w:rsidP="003F6AB2">
      <w:pPr>
        <w:spacing w:line="480" w:lineRule="auto"/>
        <w:rPr>
          <w:b/>
          <w:bCs/>
        </w:rPr>
      </w:pPr>
    </w:p>
    <w:p w14:paraId="7D136363" w14:textId="77777777" w:rsidR="00C62B39" w:rsidRPr="002915B7" w:rsidRDefault="00681492" w:rsidP="003F6AB2">
      <w:pPr>
        <w:spacing w:line="480" w:lineRule="auto"/>
      </w:pPr>
      <w:r w:rsidRPr="002915B7">
        <w:rPr>
          <w:b/>
          <w:bCs/>
        </w:rPr>
        <w:t>Figure 2</w:t>
      </w:r>
      <w:r w:rsidR="00C62B39" w:rsidRPr="002915B7">
        <w:rPr>
          <w:b/>
          <w:bCs/>
        </w:rPr>
        <w:t xml:space="preserve">. </w:t>
      </w:r>
      <w:r w:rsidR="00C62B39" w:rsidRPr="002915B7">
        <w:rPr>
          <w:bCs/>
        </w:rPr>
        <w:t>The 25 European countries included in the study.</w:t>
      </w:r>
    </w:p>
    <w:p w14:paraId="6BD8CA2B" w14:textId="77777777" w:rsidR="00C62B39" w:rsidRPr="002915B7" w:rsidRDefault="00C62B39" w:rsidP="003F6AB2">
      <w:pPr>
        <w:spacing w:line="480" w:lineRule="auto"/>
        <w:rPr>
          <w:bCs/>
        </w:rPr>
      </w:pPr>
    </w:p>
    <w:p w14:paraId="76D0C18A" w14:textId="77777777" w:rsidR="00C62B39" w:rsidRPr="002915B7" w:rsidRDefault="00681492" w:rsidP="003F6AB2">
      <w:pPr>
        <w:spacing w:line="480" w:lineRule="auto"/>
      </w:pPr>
      <w:r w:rsidRPr="002915B7">
        <w:rPr>
          <w:b/>
          <w:bCs/>
        </w:rPr>
        <w:t>Figure 3</w:t>
      </w:r>
      <w:r w:rsidR="00C62B39" w:rsidRPr="002915B7">
        <w:rPr>
          <w:b/>
          <w:bCs/>
        </w:rPr>
        <w:t xml:space="preserve">. </w:t>
      </w:r>
      <w:r w:rsidR="00C62B39" w:rsidRPr="002915B7">
        <w:t>Priority rank maps (spatial solutions) for the nine analysis variants in the study. The maps are grouped by method used (RWR, ZON and ILP) in columns, and by data groups (ALL, ES, BD) in rows. The color scale indicates rank priorities from the lowest 20% (in blue) to the highest 2% (in red).</w:t>
      </w:r>
    </w:p>
    <w:p w14:paraId="419DB6F4" w14:textId="77777777" w:rsidR="00C62B39" w:rsidRPr="002915B7" w:rsidRDefault="00C62B39" w:rsidP="003F6AB2">
      <w:pPr>
        <w:spacing w:line="480" w:lineRule="auto"/>
      </w:pPr>
    </w:p>
    <w:p w14:paraId="5A80972A" w14:textId="77777777" w:rsidR="00C62B39" w:rsidRPr="002915B7" w:rsidRDefault="00681492" w:rsidP="003F6AB2">
      <w:pPr>
        <w:spacing w:line="480" w:lineRule="auto"/>
      </w:pPr>
      <w:r w:rsidRPr="002915B7">
        <w:rPr>
          <w:b/>
          <w:bCs/>
        </w:rPr>
        <w:t>Figure 4</w:t>
      </w:r>
      <w:r w:rsidR="00C62B39" w:rsidRPr="002915B7">
        <w:rPr>
          <w:b/>
          <w:bCs/>
        </w:rPr>
        <w:t>.</w:t>
      </w:r>
      <w:r w:rsidR="00C62B39" w:rsidRPr="002915B7">
        <w:t xml:space="preserve"> Mean priority rank and standard deviation of mean priority ranks over all analysis variants in NUTS2-regions.</w:t>
      </w:r>
      <w:r w:rsidR="00D47B3C" w:rsidRPr="002915B7">
        <w:t xml:space="preserve"> </w:t>
      </w:r>
      <w:r w:rsidR="009F2990" w:rsidRPr="002915B7">
        <w:t>Both measures are calculated over 9 differe</w:t>
      </w:r>
      <w:r w:rsidR="00D17400" w:rsidRPr="002915B7">
        <w:t>nt analysis variants (see Fig. 3</w:t>
      </w:r>
      <w:r w:rsidR="009F2990" w:rsidRPr="002915B7">
        <w:t>).</w:t>
      </w:r>
    </w:p>
    <w:p w14:paraId="12340F03" w14:textId="77777777" w:rsidR="00C62B39" w:rsidRPr="002915B7" w:rsidRDefault="00C62B39" w:rsidP="003F6AB2">
      <w:pPr>
        <w:spacing w:line="480" w:lineRule="auto"/>
      </w:pPr>
    </w:p>
    <w:p w14:paraId="72309704" w14:textId="77777777" w:rsidR="00C62B39" w:rsidRPr="002915B7" w:rsidRDefault="00681492" w:rsidP="003F6AB2">
      <w:pPr>
        <w:spacing w:line="480" w:lineRule="auto"/>
      </w:pPr>
      <w:r w:rsidRPr="002915B7">
        <w:rPr>
          <w:b/>
          <w:bCs/>
        </w:rPr>
        <w:t>Figure 5</w:t>
      </w:r>
      <w:r w:rsidR="00C62B39" w:rsidRPr="002915B7">
        <w:rPr>
          <w:b/>
          <w:bCs/>
        </w:rPr>
        <w:t xml:space="preserve">. </w:t>
      </w:r>
      <w:r w:rsidR="00C62B39" w:rsidRPr="002915B7">
        <w:t>Similarity between all analysis variants as measured by A) Kendall’s Tau rank correlation, B) map comparison statistic, and Jaccard’s coefficient between the best 10% (C) and the worst 10% (D) of all solutions. All statistics are symmetrical between the solutions compared, hence the lower triangular matrix is omitted.</w:t>
      </w:r>
    </w:p>
    <w:p w14:paraId="4D1E65BF" w14:textId="77777777" w:rsidR="00C62B39" w:rsidRPr="002915B7" w:rsidRDefault="00C62B39" w:rsidP="003F6AB2">
      <w:pPr>
        <w:spacing w:line="480" w:lineRule="auto"/>
      </w:pPr>
    </w:p>
    <w:p w14:paraId="22321C71" w14:textId="77777777" w:rsidR="00C62B39" w:rsidRPr="002915B7" w:rsidRDefault="00C62B39" w:rsidP="003F6AB2">
      <w:pPr>
        <w:spacing w:line="480" w:lineRule="auto"/>
      </w:pPr>
      <w:r w:rsidRPr="002915B7">
        <w:rPr>
          <w:b/>
          <w:bCs/>
        </w:rPr>
        <w:t>Figure 6.</w:t>
      </w:r>
      <w:r w:rsidRPr="002915B7">
        <w:t xml:space="preserve"> </w:t>
      </w:r>
      <w:r w:rsidR="00E7424D" w:rsidRPr="002915B7">
        <w:t xml:space="preserve">The performance of </w:t>
      </w:r>
      <w:r w:rsidR="0049315C" w:rsidRPr="002915B7">
        <w:t>variants RWR_ALL, ZON_ALL and ILP_ALL</w:t>
      </w:r>
      <w:r w:rsidR="00E7424D" w:rsidRPr="002915B7">
        <w:t>.</w:t>
      </w:r>
      <w:r w:rsidR="0049315C" w:rsidRPr="002915B7">
        <w:t xml:space="preserve"> Each prioritization is based on both feature groups (ES and BD), but the results are shown per feature group.</w:t>
      </w:r>
      <w:r w:rsidR="00E7424D" w:rsidRPr="002915B7">
        <w:t xml:space="preserve"> Solid lines show the median value of how much a given fraction of the landscape (x-axis) covers of the feature occurrence levels (y-axis) in a given feature group. The grey shaded area </w:t>
      </w:r>
      <w:r w:rsidR="008F20FD" w:rsidRPr="002915B7">
        <w:t xml:space="preserve">shows the interquartile range and </w:t>
      </w:r>
      <w:r w:rsidR="00E7424D" w:rsidRPr="002915B7">
        <w:t xml:space="preserve">is delineated by upper (75%) and lower (25%) quartiles and hence show the performance distribution of 50% of features within the group. Dashed line indicates the minimum and dot-dashed line the maximum over all features within the group. Panels show feature-group performance </w:t>
      </w:r>
      <w:r w:rsidR="005D1F4C" w:rsidRPr="002915B7">
        <w:t>per spatial prioritization methods used: RWR</w:t>
      </w:r>
      <w:r w:rsidR="00E7424D" w:rsidRPr="002915B7">
        <w:t xml:space="preserve"> (</w:t>
      </w:r>
      <w:r w:rsidR="00E7424D" w:rsidRPr="002915B7">
        <w:rPr>
          <w:b/>
        </w:rPr>
        <w:t>A</w:t>
      </w:r>
      <w:r w:rsidR="00E7424D" w:rsidRPr="002915B7">
        <w:t xml:space="preserve"> and </w:t>
      </w:r>
      <w:r w:rsidR="00E7424D" w:rsidRPr="002915B7">
        <w:rPr>
          <w:b/>
        </w:rPr>
        <w:t>B</w:t>
      </w:r>
      <w:r w:rsidR="00E7424D" w:rsidRPr="002915B7">
        <w:t xml:space="preserve">), </w:t>
      </w:r>
      <w:r w:rsidR="005D1F4C" w:rsidRPr="002915B7">
        <w:t>ZON</w:t>
      </w:r>
      <w:r w:rsidR="00E7424D" w:rsidRPr="002915B7">
        <w:t xml:space="preserve"> (</w:t>
      </w:r>
      <w:r w:rsidR="00E7424D" w:rsidRPr="002915B7">
        <w:rPr>
          <w:b/>
        </w:rPr>
        <w:t>C</w:t>
      </w:r>
      <w:r w:rsidR="00E7424D" w:rsidRPr="002915B7">
        <w:t xml:space="preserve"> and </w:t>
      </w:r>
      <w:r w:rsidR="00E7424D" w:rsidRPr="002915B7">
        <w:rPr>
          <w:b/>
        </w:rPr>
        <w:t>D</w:t>
      </w:r>
      <w:r w:rsidR="00E7424D" w:rsidRPr="002915B7">
        <w:t xml:space="preserve">), and </w:t>
      </w:r>
      <w:r w:rsidR="005D1F4C" w:rsidRPr="002915B7">
        <w:t>ILP</w:t>
      </w:r>
      <w:r w:rsidR="00E7424D" w:rsidRPr="002915B7">
        <w:t xml:space="preserve"> (</w:t>
      </w:r>
      <w:r w:rsidR="00E7424D" w:rsidRPr="002915B7">
        <w:rPr>
          <w:b/>
        </w:rPr>
        <w:t>E</w:t>
      </w:r>
      <w:r w:rsidR="00E7424D" w:rsidRPr="002915B7">
        <w:t xml:space="preserve"> and </w:t>
      </w:r>
      <w:r w:rsidR="00E7424D" w:rsidRPr="002915B7">
        <w:rPr>
          <w:b/>
        </w:rPr>
        <w:t>F</w:t>
      </w:r>
      <w:r w:rsidR="00E7424D" w:rsidRPr="002915B7">
        <w:t>). The vertical dotted line and purple shading indicate the top 10% fraction of the solution.</w:t>
      </w:r>
    </w:p>
    <w:p w14:paraId="7779DC89" w14:textId="77777777" w:rsidR="00C62B39" w:rsidRPr="002915B7" w:rsidRDefault="00C62B39" w:rsidP="003F6AB2">
      <w:pPr>
        <w:spacing w:line="480" w:lineRule="auto"/>
        <w:rPr>
          <w:color w:val="000000"/>
        </w:rPr>
      </w:pPr>
    </w:p>
    <w:p w14:paraId="190E6A89" w14:textId="77777777" w:rsidR="0004326B" w:rsidRPr="002915B7" w:rsidRDefault="0004326B" w:rsidP="003F6AB2">
      <w:pPr>
        <w:spacing w:line="480" w:lineRule="auto"/>
        <w:rPr>
          <w:b/>
          <w:color w:val="000000"/>
        </w:rPr>
      </w:pPr>
    </w:p>
    <w:p w14:paraId="5919B97F" w14:textId="77777777" w:rsidR="00C62B39" w:rsidRPr="002915B7" w:rsidRDefault="00C62B39" w:rsidP="00FD069D">
      <w:pPr>
        <w:pStyle w:val="Heading1"/>
      </w:pPr>
      <w:r w:rsidRPr="002915B7">
        <w:t>F</w:t>
      </w:r>
      <w:r w:rsidR="007B5E4A" w:rsidRPr="002915B7">
        <w:t>i</w:t>
      </w:r>
      <w:r w:rsidR="00A83205" w:rsidRPr="002915B7">
        <w:t xml:space="preserve">gures </w:t>
      </w:r>
    </w:p>
    <w:p w14:paraId="4AEE3206" w14:textId="77777777" w:rsidR="00436FBC" w:rsidRPr="002915B7" w:rsidRDefault="00436FBC" w:rsidP="003F6AB2">
      <w:pPr>
        <w:suppressAutoHyphens w:val="0"/>
        <w:spacing w:line="480" w:lineRule="auto"/>
        <w:textAlignment w:val="auto"/>
      </w:pPr>
    </w:p>
    <w:p w14:paraId="42A5BCEC" w14:textId="77777777" w:rsidR="00DC7242" w:rsidRDefault="00DC7242">
      <w:pPr>
        <w:suppressAutoHyphens w:val="0"/>
        <w:spacing w:line="240" w:lineRule="auto"/>
        <w:textAlignment w:val="auto"/>
      </w:pPr>
      <w:r>
        <w:br w:type="page"/>
      </w:r>
    </w:p>
    <w:p w14:paraId="2F01F7CF" w14:textId="3671B126" w:rsidR="00436FBC" w:rsidRPr="002915B7" w:rsidRDefault="00436FBC" w:rsidP="003F6AB2">
      <w:pPr>
        <w:suppressAutoHyphens w:val="0"/>
        <w:spacing w:line="480" w:lineRule="auto"/>
        <w:jc w:val="center"/>
        <w:textAlignment w:val="auto"/>
      </w:pPr>
      <w:r w:rsidRPr="002915B7">
        <w:lastRenderedPageBreak/>
        <w:t>Figure 1.</w:t>
      </w:r>
    </w:p>
    <w:p w14:paraId="798C7BB0" w14:textId="4955563B" w:rsidR="00436FBC" w:rsidRPr="002915B7" w:rsidRDefault="00DC7242" w:rsidP="003F6AB2">
      <w:pPr>
        <w:suppressAutoHyphens w:val="0"/>
        <w:spacing w:line="480" w:lineRule="auto"/>
        <w:jc w:val="center"/>
        <w:textAlignment w:val="auto"/>
      </w:pPr>
      <w:r>
        <w:rPr>
          <w:noProof/>
        </w:rPr>
        <w:drawing>
          <wp:inline distT="0" distB="0" distL="0" distR="0" wp14:anchorId="24EF3FD0" wp14:editId="66CAD660">
            <wp:extent cx="4389120" cy="4389120"/>
            <wp:effectExtent l="0" t="0" r="0" b="0"/>
            <wp:docPr id="1" name="Picture 1" descr="E:\Projects\VU\OPERAs\SP2\priocomp\reports\figures\figure01\01_figure_01_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s\VU\OPERAs\SP2\priocomp\reports\figures\figure01\01_figure_01_al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93040" cy="4393040"/>
                    </a:xfrm>
                    <a:prstGeom prst="rect">
                      <a:avLst/>
                    </a:prstGeom>
                    <a:noFill/>
                    <a:ln>
                      <a:noFill/>
                    </a:ln>
                  </pic:spPr>
                </pic:pic>
              </a:graphicData>
            </a:graphic>
          </wp:inline>
        </w:drawing>
      </w:r>
    </w:p>
    <w:p w14:paraId="1D7217AF" w14:textId="78F5B017" w:rsidR="00436FBC" w:rsidRPr="002915B7" w:rsidRDefault="00436FBC" w:rsidP="003F6AB2">
      <w:pPr>
        <w:suppressAutoHyphens w:val="0"/>
        <w:spacing w:line="480" w:lineRule="auto"/>
        <w:jc w:val="center"/>
        <w:textAlignment w:val="auto"/>
      </w:pPr>
      <w:r w:rsidRPr="002915B7">
        <w:br w:type="page"/>
      </w:r>
    </w:p>
    <w:p w14:paraId="3D035B15" w14:textId="77777777" w:rsidR="00C62B39" w:rsidRPr="002915B7" w:rsidRDefault="00721799" w:rsidP="003F6AB2">
      <w:pPr>
        <w:spacing w:line="480" w:lineRule="auto"/>
        <w:jc w:val="center"/>
      </w:pPr>
      <w:r w:rsidRPr="002915B7">
        <w:lastRenderedPageBreak/>
        <w:t>Figure 2</w:t>
      </w:r>
      <w:r w:rsidR="00C62B39" w:rsidRPr="002915B7">
        <w:t>.</w:t>
      </w:r>
    </w:p>
    <w:p w14:paraId="44CA0B8C" w14:textId="77777777" w:rsidR="00C62B39" w:rsidRPr="002915B7" w:rsidRDefault="00731BB1" w:rsidP="003F6AB2">
      <w:pPr>
        <w:spacing w:line="480" w:lineRule="auto"/>
        <w:jc w:val="center"/>
      </w:pPr>
      <w:r w:rsidRPr="002915B7">
        <w:rPr>
          <w:noProof/>
        </w:rPr>
        <w:drawing>
          <wp:anchor distT="0" distB="0" distL="0" distR="0" simplePos="0" relativeHeight="251654144" behindDoc="0" locked="0" layoutInCell="1" allowOverlap="1" wp14:anchorId="0EB83739" wp14:editId="4C2B434C">
            <wp:simplePos x="0" y="0"/>
            <wp:positionH relativeFrom="column">
              <wp:align>center</wp:align>
            </wp:positionH>
            <wp:positionV relativeFrom="paragraph">
              <wp:posOffset>85090</wp:posOffset>
            </wp:positionV>
            <wp:extent cx="4580890" cy="5344795"/>
            <wp:effectExtent l="0" t="0" r="0" b="0"/>
            <wp:wrapSquare wrapText="larges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0890" cy="5344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629C850" w14:textId="77777777" w:rsidR="00C62B39" w:rsidRPr="002915B7" w:rsidRDefault="00A25257" w:rsidP="003F6AB2">
      <w:pPr>
        <w:pageBreakBefore/>
        <w:spacing w:line="480" w:lineRule="auto"/>
        <w:jc w:val="center"/>
      </w:pPr>
      <w:r w:rsidRPr="002915B7">
        <w:lastRenderedPageBreak/>
        <w:t>Figure 3</w:t>
      </w:r>
      <w:r w:rsidR="00C62B39" w:rsidRPr="002915B7">
        <w:t>.</w:t>
      </w:r>
    </w:p>
    <w:p w14:paraId="5BF65F5B" w14:textId="77777777" w:rsidR="003A5D8D" w:rsidRPr="002915B7" w:rsidRDefault="00BB3279" w:rsidP="003F6AB2">
      <w:pPr>
        <w:suppressAutoHyphens w:val="0"/>
        <w:spacing w:line="480" w:lineRule="auto"/>
        <w:jc w:val="center"/>
        <w:textAlignment w:val="auto"/>
        <w:rPr>
          <w:noProof/>
        </w:rPr>
      </w:pPr>
      <w:r w:rsidRPr="002915B7">
        <w:rPr>
          <w:noProof/>
        </w:rPr>
        <w:drawing>
          <wp:inline distT="0" distB="0" distL="0" distR="0" wp14:anchorId="32C1A04A" wp14:editId="492EFD04">
            <wp:extent cx="6363023" cy="5575625"/>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jects\VU\OPERAs\SP2\priocomp\reports\figures\figure02\04_figure_02_nocosts.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363023" cy="5575625"/>
                    </a:xfrm>
                    <a:prstGeom prst="rect">
                      <a:avLst/>
                    </a:prstGeom>
                    <a:noFill/>
                    <a:ln>
                      <a:noFill/>
                    </a:ln>
                  </pic:spPr>
                </pic:pic>
              </a:graphicData>
            </a:graphic>
          </wp:inline>
        </w:drawing>
      </w:r>
      <w:r w:rsidR="003A5D8D" w:rsidRPr="002915B7">
        <w:rPr>
          <w:noProof/>
        </w:rPr>
        <w:br w:type="page"/>
      </w:r>
    </w:p>
    <w:p w14:paraId="15B50C0A" w14:textId="77777777" w:rsidR="00C62B39" w:rsidRPr="002915B7" w:rsidRDefault="00A25257" w:rsidP="003F6AB2">
      <w:pPr>
        <w:spacing w:line="480" w:lineRule="auto"/>
        <w:jc w:val="center"/>
      </w:pPr>
      <w:r w:rsidRPr="002915B7">
        <w:lastRenderedPageBreak/>
        <w:cr/>
      </w:r>
      <w:r w:rsidRPr="002915B7">
        <w:tab/>
        <w:t>Figure 4</w:t>
      </w:r>
      <w:r w:rsidR="00C62B39" w:rsidRPr="002915B7">
        <w:t>.</w:t>
      </w:r>
    </w:p>
    <w:p w14:paraId="5D9B9746" w14:textId="77777777" w:rsidR="00C62B39" w:rsidRPr="002915B7" w:rsidRDefault="003A5D8D" w:rsidP="003F6AB2">
      <w:pPr>
        <w:spacing w:line="480" w:lineRule="auto"/>
        <w:jc w:val="center"/>
      </w:pPr>
      <w:r w:rsidRPr="002915B7">
        <w:rPr>
          <w:noProof/>
        </w:rPr>
        <w:drawing>
          <wp:inline distT="0" distB="0" distL="0" distR="0" wp14:anchorId="2AAD5CE5" wp14:editId="57D179E2">
            <wp:extent cx="6321425" cy="3792854"/>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jects\VU\OPERAs\SP2\priocomp\reports\figures\figure03\03_figure_03_nocosts.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321425" cy="3792854"/>
                    </a:xfrm>
                    <a:prstGeom prst="rect">
                      <a:avLst/>
                    </a:prstGeom>
                    <a:noFill/>
                    <a:ln>
                      <a:noFill/>
                    </a:ln>
                  </pic:spPr>
                </pic:pic>
              </a:graphicData>
            </a:graphic>
          </wp:inline>
        </w:drawing>
      </w:r>
    </w:p>
    <w:p w14:paraId="350748C0" w14:textId="77777777" w:rsidR="00C62B39" w:rsidRPr="002915B7" w:rsidRDefault="00A25257" w:rsidP="003F6AB2">
      <w:pPr>
        <w:pageBreakBefore/>
        <w:spacing w:line="480" w:lineRule="auto"/>
        <w:jc w:val="center"/>
      </w:pPr>
      <w:r w:rsidRPr="002915B7">
        <w:lastRenderedPageBreak/>
        <w:t>Figure 5</w:t>
      </w:r>
      <w:r w:rsidR="00C62B39" w:rsidRPr="002915B7">
        <w:t>.</w:t>
      </w:r>
    </w:p>
    <w:p w14:paraId="737EABF0" w14:textId="77777777" w:rsidR="00C62B39" w:rsidRPr="002915B7" w:rsidRDefault="00D97BAB" w:rsidP="003F6AB2">
      <w:pPr>
        <w:spacing w:line="480" w:lineRule="auto"/>
        <w:jc w:val="center"/>
      </w:pPr>
      <w:r w:rsidRPr="002915B7">
        <w:rPr>
          <w:noProof/>
        </w:rPr>
        <mc:AlternateContent>
          <mc:Choice Requires="wps">
            <w:drawing>
              <wp:anchor distT="0" distB="0" distL="114300" distR="114300" simplePos="0" relativeHeight="251659264" behindDoc="0" locked="0" layoutInCell="1" allowOverlap="1" wp14:anchorId="1A3DB1E3" wp14:editId="4BDE22B0">
                <wp:simplePos x="0" y="0"/>
                <wp:positionH relativeFrom="column">
                  <wp:posOffset>504411</wp:posOffset>
                </wp:positionH>
                <wp:positionV relativeFrom="paragraph">
                  <wp:posOffset>4272749</wp:posOffset>
                </wp:positionV>
                <wp:extent cx="294198" cy="286247"/>
                <wp:effectExtent l="19050" t="19050" r="10795" b="19050"/>
                <wp:wrapNone/>
                <wp:docPr id="8" name="Rectangle 8"/>
                <wp:cNvGraphicFramePr/>
                <a:graphic xmlns:a="http://schemas.openxmlformats.org/drawingml/2006/main">
                  <a:graphicData uri="http://schemas.microsoft.com/office/word/2010/wordprocessingShape">
                    <wps:wsp>
                      <wps:cNvSpPr/>
                      <wps:spPr>
                        <a:xfrm>
                          <a:off x="0" y="0"/>
                          <a:ext cx="294198" cy="28624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0D3A65" w14:textId="77777777" w:rsidR="00677197" w:rsidRDefault="00677197" w:rsidP="00D97BA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3DB1E3" id="Rectangle 8" o:spid="_x0000_s1026" style="position:absolute;left:0;text-align:left;margin-left:39.7pt;margin-top:336.45pt;width:23.15pt;height:22.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" filled="f" strokecolor="red" strokeweight="2.25pt">
                <v:textbox>
                  <w:txbxContent>
                    <w:p w14:paraId="4D0D3A65" w14:textId="77777777" w:rsidR="00677197" w:rsidRDefault="00677197" w:rsidP="00D97BAB">
                      <w:pPr>
                        <w:jc w:val="center"/>
                      </w:pPr>
                    </w:p>
                  </w:txbxContent>
                </v:textbox>
              </v:rect>
            </w:pict>
          </mc:Fallback>
        </mc:AlternateContent>
      </w:r>
      <w:commentRangeStart w:id="22"/>
      <w:r w:rsidR="00FD2A17" w:rsidRPr="002915B7">
        <w:rPr>
          <w:noProof/>
        </w:rPr>
        <w:drawing>
          <wp:inline distT="0" distB="0" distL="0" distR="0" wp14:anchorId="23E58FE2" wp14:editId="38CD91B1">
            <wp:extent cx="5915291" cy="64094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jects\VU\OPERAs\SP2\priocomp\reports\figures\figure04\05_figure_04_nocosts_combined.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4840"/>
                    <a:stretch/>
                  </pic:blipFill>
                  <pic:spPr bwMode="auto">
                    <a:xfrm>
                      <a:off x="0" y="0"/>
                      <a:ext cx="5917146" cy="6411452"/>
                    </a:xfrm>
                    <a:prstGeom prst="rect">
                      <a:avLst/>
                    </a:prstGeom>
                    <a:noFill/>
                    <a:ln>
                      <a:noFill/>
                    </a:ln>
                    <a:extLst>
                      <a:ext uri="{53640926-AAD7-44D8-BBD7-CCE9431645EC}">
                        <a14:shadowObscured xmlns:a14="http://schemas.microsoft.com/office/drawing/2010/main"/>
                      </a:ext>
                    </a:extLst>
                  </pic:spPr>
                </pic:pic>
              </a:graphicData>
            </a:graphic>
          </wp:inline>
        </w:drawing>
      </w:r>
      <w:commentRangeEnd w:id="22"/>
      <w:r w:rsidR="006700EF" w:rsidRPr="002915B7">
        <w:rPr>
          <w:rStyle w:val="CommentReference"/>
        </w:rPr>
        <w:commentReference w:id="22"/>
      </w:r>
    </w:p>
    <w:p w14:paraId="5D970D3F" w14:textId="77777777" w:rsidR="00C62B39" w:rsidRPr="002915B7" w:rsidRDefault="00C62B39" w:rsidP="003F6AB2">
      <w:pPr>
        <w:spacing w:line="480" w:lineRule="auto"/>
        <w:rPr>
          <w:noProof/>
        </w:rPr>
      </w:pPr>
    </w:p>
    <w:p w14:paraId="06E41BDB" w14:textId="77777777" w:rsidR="00C62B39" w:rsidRPr="002915B7" w:rsidRDefault="00C62B39" w:rsidP="003F6AB2">
      <w:pPr>
        <w:pageBreakBefore/>
        <w:spacing w:line="480" w:lineRule="auto"/>
        <w:jc w:val="center"/>
      </w:pPr>
      <w:r w:rsidRPr="002915B7">
        <w:lastRenderedPageBreak/>
        <w:t>Figure 6.</w:t>
      </w:r>
    </w:p>
    <w:p w14:paraId="780D5E99" w14:textId="77777777" w:rsidR="00183815" w:rsidRPr="002915B7" w:rsidRDefault="00183815" w:rsidP="003F6AB2">
      <w:pPr>
        <w:spacing w:line="480" w:lineRule="auto"/>
        <w:jc w:val="center"/>
        <w:rPr>
          <w:noProof/>
        </w:rPr>
      </w:pPr>
    </w:p>
    <w:p w14:paraId="33F2FCB5" w14:textId="77777777" w:rsidR="00C62B39" w:rsidRPr="002915B7" w:rsidRDefault="0092618C" w:rsidP="003F6AB2">
      <w:pPr>
        <w:spacing w:line="480" w:lineRule="auto"/>
        <w:jc w:val="center"/>
      </w:pPr>
      <w:commentRangeStart w:id="23"/>
      <w:r w:rsidRPr="002915B7">
        <w:rPr>
          <w:noProof/>
        </w:rPr>
        <w:drawing>
          <wp:inline distT="0" distB="0" distL="0" distR="0" wp14:anchorId="415AFCCE" wp14:editId="5AA14BF1">
            <wp:extent cx="4387755" cy="65198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jects\VU\OPERAs\SP2\priocomp\reports\figures\figure06\03_figure_06_costs_methods.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673" t="7839" r="5336" b="3015"/>
                    <a:stretch/>
                  </pic:blipFill>
                  <pic:spPr bwMode="auto">
                    <a:xfrm>
                      <a:off x="0" y="0"/>
                      <a:ext cx="4390752" cy="6524281"/>
                    </a:xfrm>
                    <a:prstGeom prst="rect">
                      <a:avLst/>
                    </a:prstGeom>
                    <a:noFill/>
                    <a:ln>
                      <a:noFill/>
                    </a:ln>
                    <a:extLst>
                      <a:ext uri="{53640926-AAD7-44D8-BBD7-CCE9431645EC}">
                        <a14:shadowObscured xmlns:a14="http://schemas.microsoft.com/office/drawing/2010/main"/>
                      </a:ext>
                    </a:extLst>
                  </pic:spPr>
                </pic:pic>
              </a:graphicData>
            </a:graphic>
          </wp:inline>
        </w:drawing>
      </w:r>
      <w:commentRangeEnd w:id="23"/>
      <w:r w:rsidR="00B9557B" w:rsidRPr="002915B7">
        <w:rPr>
          <w:rStyle w:val="CommentReference"/>
        </w:rPr>
        <w:commentReference w:id="23"/>
      </w:r>
    </w:p>
    <w:p w14:paraId="0BD57F9A" w14:textId="77777777" w:rsidR="009C6FA7" w:rsidRPr="002915B7" w:rsidRDefault="009C6FA7" w:rsidP="003F6AB2">
      <w:pPr>
        <w:spacing w:line="480" w:lineRule="auto"/>
        <w:jc w:val="center"/>
        <w:rPr>
          <w:noProof/>
        </w:rPr>
      </w:pPr>
    </w:p>
    <w:p w14:paraId="188CF43D" w14:textId="77777777" w:rsidR="007E33DA" w:rsidRPr="002915B7" w:rsidRDefault="00E51042" w:rsidP="003F6AB2">
      <w:pPr>
        <w:suppressAutoHyphens w:val="0"/>
        <w:spacing w:line="480" w:lineRule="auto"/>
        <w:textAlignment w:val="auto"/>
      </w:pPr>
      <w:r w:rsidRPr="002915B7">
        <w:br w:type="page"/>
      </w:r>
    </w:p>
    <w:p w14:paraId="728291F6" w14:textId="77777777" w:rsidR="00E51042" w:rsidRPr="002915B7" w:rsidRDefault="00E51042" w:rsidP="00FD069D">
      <w:pPr>
        <w:pStyle w:val="Heading1"/>
      </w:pPr>
      <w:r w:rsidRPr="002915B7">
        <w:lastRenderedPageBreak/>
        <w:t>Tables</w:t>
      </w:r>
    </w:p>
    <w:p w14:paraId="1626875A" w14:textId="77777777" w:rsidR="00E51042" w:rsidRPr="002915B7" w:rsidRDefault="00E51042" w:rsidP="003F6AB2">
      <w:pPr>
        <w:pStyle w:val="Caption"/>
        <w:spacing w:line="480" w:lineRule="auto"/>
      </w:pPr>
      <w:r w:rsidRPr="002915B7">
        <w:rPr>
          <w:b/>
          <w:bCs/>
          <w:i w:val="0"/>
          <w:iCs w:val="0"/>
          <w:sz w:val="22"/>
          <w:szCs w:val="22"/>
        </w:rPr>
        <w:t xml:space="preserve">Table </w:t>
      </w:r>
      <w:r w:rsidRPr="002915B7">
        <w:rPr>
          <w:b/>
          <w:bCs/>
          <w:i w:val="0"/>
          <w:iCs w:val="0"/>
          <w:sz w:val="22"/>
          <w:szCs w:val="22"/>
        </w:rPr>
        <w:fldChar w:fldCharType="begin"/>
      </w:r>
      <w:r w:rsidRPr="002915B7">
        <w:rPr>
          <w:b/>
          <w:bCs/>
          <w:i w:val="0"/>
          <w:iCs w:val="0"/>
          <w:sz w:val="22"/>
          <w:szCs w:val="22"/>
        </w:rPr>
        <w:instrText xml:space="preserve"> SEQ "Table" \* ARABIC </w:instrText>
      </w:r>
      <w:r w:rsidRPr="002915B7">
        <w:rPr>
          <w:b/>
          <w:bCs/>
          <w:i w:val="0"/>
          <w:iCs w:val="0"/>
          <w:sz w:val="22"/>
          <w:szCs w:val="22"/>
        </w:rPr>
        <w:fldChar w:fldCharType="separate"/>
      </w:r>
      <w:r w:rsidRPr="002915B7">
        <w:rPr>
          <w:b/>
          <w:bCs/>
          <w:i w:val="0"/>
          <w:iCs w:val="0"/>
          <w:sz w:val="22"/>
          <w:szCs w:val="22"/>
        </w:rPr>
        <w:t>1</w:t>
      </w:r>
      <w:r w:rsidRPr="002915B7">
        <w:rPr>
          <w:b/>
          <w:bCs/>
          <w:i w:val="0"/>
          <w:iCs w:val="0"/>
          <w:sz w:val="22"/>
          <w:szCs w:val="22"/>
        </w:rPr>
        <w:fldChar w:fldCharType="end"/>
      </w:r>
      <w:r w:rsidRPr="002915B7">
        <w:rPr>
          <w:b/>
          <w:bCs/>
          <w:i w:val="0"/>
          <w:iCs w:val="0"/>
          <w:sz w:val="22"/>
          <w:szCs w:val="22"/>
        </w:rPr>
        <w:t>.</w:t>
      </w:r>
      <w:r w:rsidRPr="002915B7">
        <w:rPr>
          <w:i w:val="0"/>
          <w:iCs w:val="0"/>
          <w:sz w:val="22"/>
          <w:szCs w:val="22"/>
        </w:rPr>
        <w:t xml:space="preserve"> Spatially explicit datasets used in the study.</w:t>
      </w:r>
    </w:p>
    <w:p w14:paraId="5F233A45" w14:textId="77777777" w:rsidR="00E51042" w:rsidRPr="002915B7" w:rsidRDefault="00E51042" w:rsidP="003F6AB2">
      <w:pPr>
        <w:suppressAutoHyphens w:val="0"/>
        <w:spacing w:line="480" w:lineRule="auto"/>
        <w:textAlignment w:val="auto"/>
      </w:pPr>
      <w:r w:rsidRPr="002915B7">
        <w:rPr>
          <w:rFonts w:eastAsia="Times New Roman" w:cs="Calibri"/>
          <w:b/>
          <w:bCs/>
          <w:sz w:val="20"/>
          <w:szCs w:val="20"/>
          <w:lang w:eastAsia="fi-FI"/>
        </w:rPr>
        <w:t>Dataset</w:t>
      </w:r>
      <w:r w:rsidRPr="002915B7">
        <w:rPr>
          <w:rFonts w:eastAsia="Times New Roman" w:cs="Calibri"/>
          <w:b/>
          <w:bCs/>
          <w:sz w:val="20"/>
          <w:szCs w:val="20"/>
          <w:lang w:eastAsia="fi-FI"/>
        </w:rPr>
        <w:tab/>
      </w:r>
      <w:r w:rsidRPr="002915B7">
        <w:rPr>
          <w:rFonts w:eastAsia="Times New Roman" w:cs="Calibri"/>
          <w:b/>
          <w:bCs/>
          <w:sz w:val="20"/>
          <w:szCs w:val="20"/>
          <w:lang w:eastAsia="fi-FI"/>
        </w:rPr>
        <w:tab/>
        <w:t xml:space="preserve">Group </w:t>
      </w:r>
      <w:r w:rsidRPr="002915B7">
        <w:rPr>
          <w:rFonts w:eastAsia="Times New Roman" w:cs="Calibri"/>
          <w:b/>
          <w:bCs/>
          <w:sz w:val="20"/>
          <w:szCs w:val="20"/>
          <w:lang w:eastAsia="fi-FI"/>
        </w:rPr>
        <w:tab/>
        <w:t>Description</w:t>
      </w:r>
      <w:r w:rsidRPr="002915B7">
        <w:rPr>
          <w:rFonts w:eastAsia="Times New Roman" w:cs="Calibri"/>
          <w:b/>
          <w:bCs/>
          <w:sz w:val="20"/>
          <w:szCs w:val="20"/>
          <w:lang w:eastAsia="fi-FI"/>
        </w:rPr>
        <w:tab/>
      </w:r>
      <w:r w:rsidRPr="002915B7">
        <w:rPr>
          <w:rFonts w:eastAsia="Times New Roman" w:cs="Calibri"/>
          <w:b/>
          <w:bCs/>
          <w:sz w:val="20"/>
          <w:szCs w:val="20"/>
          <w:lang w:eastAsia="fi-FI"/>
        </w:rPr>
        <w:tab/>
      </w:r>
      <w:r w:rsidRPr="002915B7">
        <w:rPr>
          <w:rFonts w:eastAsia="Times New Roman" w:cs="Calibri"/>
          <w:b/>
          <w:bCs/>
          <w:sz w:val="20"/>
          <w:szCs w:val="20"/>
          <w:lang w:eastAsia="fi-FI"/>
        </w:rPr>
        <w:tab/>
        <w:t>Unit</w:t>
      </w:r>
      <w:r w:rsidRPr="002915B7">
        <w:rPr>
          <w:rFonts w:eastAsia="Times New Roman" w:cs="Calibri"/>
          <w:b/>
          <w:bCs/>
          <w:sz w:val="20"/>
          <w:szCs w:val="20"/>
          <w:lang w:eastAsia="fi-FI"/>
        </w:rPr>
        <w:tab/>
      </w:r>
      <w:r w:rsidRPr="002915B7">
        <w:rPr>
          <w:rFonts w:eastAsia="Times New Roman" w:cs="Calibri"/>
          <w:b/>
          <w:bCs/>
          <w:sz w:val="20"/>
          <w:szCs w:val="20"/>
          <w:lang w:eastAsia="fi-FI"/>
        </w:rPr>
        <w:tab/>
      </w:r>
      <w:r w:rsidRPr="002915B7">
        <w:rPr>
          <w:rFonts w:eastAsia="Times New Roman" w:cs="Calibri"/>
          <w:b/>
          <w:bCs/>
          <w:sz w:val="20"/>
          <w:szCs w:val="20"/>
          <w:lang w:eastAsia="fi-FI"/>
        </w:rPr>
        <w:tab/>
        <w:t xml:space="preserve">Temporal </w:t>
      </w:r>
      <w:r w:rsidRPr="002915B7">
        <w:rPr>
          <w:rFonts w:eastAsia="Times New Roman" w:cs="Calibri"/>
          <w:b/>
          <w:bCs/>
          <w:sz w:val="20"/>
          <w:szCs w:val="20"/>
          <w:lang w:eastAsia="fi-FI"/>
        </w:rPr>
        <w:tab/>
        <w:t>Source</w:t>
      </w:r>
      <w:r w:rsidRPr="002915B7">
        <w:rPr>
          <w:rFonts w:eastAsia="Times New Roman" w:cs="Calibri"/>
          <w:b/>
          <w:bCs/>
          <w:sz w:val="20"/>
          <w:szCs w:val="20"/>
          <w:lang w:eastAsia="fi-FI"/>
        </w:rPr>
        <w:br/>
      </w:r>
      <w:r w:rsidRPr="002915B7">
        <w:rPr>
          <w:rFonts w:eastAsia="Times New Roman" w:cs="Calibri"/>
          <w:b/>
          <w:bCs/>
          <w:sz w:val="20"/>
          <w:szCs w:val="20"/>
          <w:lang w:eastAsia="fi-FI"/>
        </w:rPr>
        <w:tab/>
      </w:r>
      <w:r w:rsidRPr="002915B7">
        <w:rPr>
          <w:rFonts w:eastAsia="Times New Roman" w:cs="Calibri"/>
          <w:b/>
          <w:bCs/>
          <w:sz w:val="20"/>
          <w:szCs w:val="20"/>
          <w:lang w:eastAsia="fi-FI"/>
        </w:rPr>
        <w:tab/>
      </w:r>
      <w:r w:rsidRPr="002915B7">
        <w:rPr>
          <w:rFonts w:eastAsia="Times New Roman" w:cs="Calibri"/>
          <w:b/>
          <w:bCs/>
          <w:sz w:val="20"/>
          <w:szCs w:val="20"/>
          <w:lang w:eastAsia="fi-FI"/>
        </w:rPr>
        <w:tab/>
      </w:r>
      <w:r w:rsidRPr="002915B7">
        <w:rPr>
          <w:rFonts w:eastAsia="Times New Roman" w:cs="Calibri"/>
          <w:b/>
          <w:bCs/>
          <w:sz w:val="20"/>
          <w:szCs w:val="20"/>
          <w:lang w:eastAsia="fi-FI"/>
        </w:rPr>
        <w:tab/>
      </w:r>
      <w:r w:rsidRPr="002915B7">
        <w:rPr>
          <w:rFonts w:eastAsia="Times New Roman" w:cs="Calibri"/>
          <w:b/>
          <w:bCs/>
          <w:sz w:val="20"/>
          <w:szCs w:val="20"/>
          <w:lang w:eastAsia="fi-FI"/>
        </w:rPr>
        <w:tab/>
      </w:r>
      <w:r w:rsidRPr="002915B7">
        <w:rPr>
          <w:rFonts w:eastAsia="Times New Roman" w:cs="Calibri"/>
          <w:b/>
          <w:bCs/>
          <w:sz w:val="20"/>
          <w:szCs w:val="20"/>
          <w:lang w:eastAsia="fi-FI"/>
        </w:rPr>
        <w:tab/>
      </w:r>
      <w:r w:rsidRPr="002915B7">
        <w:rPr>
          <w:rFonts w:eastAsia="Times New Roman" w:cs="Calibri"/>
          <w:b/>
          <w:bCs/>
          <w:sz w:val="20"/>
          <w:szCs w:val="20"/>
          <w:lang w:eastAsia="fi-FI"/>
        </w:rPr>
        <w:tab/>
      </w:r>
      <w:r w:rsidRPr="002915B7">
        <w:rPr>
          <w:rFonts w:eastAsia="Times New Roman" w:cs="Calibri"/>
          <w:b/>
          <w:bCs/>
          <w:sz w:val="20"/>
          <w:szCs w:val="20"/>
          <w:lang w:eastAsia="fi-FI"/>
        </w:rPr>
        <w:tab/>
      </w:r>
      <w:r w:rsidRPr="002915B7">
        <w:rPr>
          <w:rFonts w:eastAsia="Times New Roman" w:cs="Calibri"/>
          <w:b/>
          <w:bCs/>
          <w:sz w:val="20"/>
          <w:szCs w:val="20"/>
          <w:lang w:eastAsia="fi-FI"/>
        </w:rPr>
        <w:tab/>
      </w:r>
      <w:r w:rsidRPr="002915B7">
        <w:rPr>
          <w:rFonts w:eastAsia="Times New Roman" w:cs="Calibri"/>
          <w:b/>
          <w:bCs/>
          <w:sz w:val="20"/>
          <w:szCs w:val="20"/>
          <w:lang w:eastAsia="fi-FI"/>
        </w:rPr>
        <w:tab/>
        <w:t>coverage</w:t>
      </w:r>
      <w:r w:rsidRPr="002915B7">
        <w:rPr>
          <w:rFonts w:eastAsia="Times New Roman" w:cs="Calibri"/>
          <w:b/>
          <w:bCs/>
          <w:sz w:val="20"/>
          <w:szCs w:val="20"/>
          <w:lang w:eastAsia="fi-FI"/>
        </w:rPr>
        <w:tab/>
      </w:r>
      <w:r w:rsidRPr="002915B7">
        <w:rPr>
          <w:rFonts w:eastAsia="Times New Roman" w:cs="Calibri"/>
          <w:b/>
          <w:bCs/>
          <w:sz w:val="20"/>
          <w:szCs w:val="20"/>
          <w:lang w:eastAsia="fi-FI"/>
        </w:rPr>
        <w:tab/>
      </w:r>
      <w:r w:rsidRPr="002915B7">
        <w:rPr>
          <w:rFonts w:eastAsia="Times New Roman" w:cs="Calibri"/>
          <w:b/>
          <w:bCs/>
          <w:sz w:val="20"/>
          <w:szCs w:val="20"/>
          <w:lang w:eastAsia="fi-FI"/>
        </w:rPr>
        <w:tab/>
      </w:r>
    </w:p>
    <w:p w14:paraId="657F5A35" w14:textId="77777777" w:rsidR="00E51042" w:rsidRPr="002915B7" w:rsidRDefault="00E51042" w:rsidP="003F6AB2">
      <w:pPr>
        <w:suppressAutoHyphens w:val="0"/>
        <w:spacing w:line="480" w:lineRule="auto"/>
        <w:textAlignment w:val="auto"/>
      </w:pPr>
      <w:r w:rsidRPr="002915B7">
        <w:rPr>
          <w:rFonts w:eastAsia="Times New Roman" w:cs="Calibri"/>
          <w:b/>
          <w:bCs/>
          <w:sz w:val="20"/>
          <w:szCs w:val="20"/>
          <w:lang w:eastAsia="fi-FI"/>
        </w:rPr>
        <w:t>Ecosystem services</w:t>
      </w:r>
    </w:p>
    <w:p w14:paraId="61B487BB"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 xml:space="preserve">Climate </w:t>
      </w:r>
      <w:r w:rsidRPr="002915B7">
        <w:rPr>
          <w:rFonts w:eastAsia="Times New Roman" w:cs="Calibri"/>
          <w:sz w:val="18"/>
          <w:szCs w:val="18"/>
          <w:lang w:eastAsia="fi-FI"/>
        </w:rPr>
        <w:tab/>
      </w:r>
      <w:r w:rsidRPr="002915B7">
        <w:rPr>
          <w:rFonts w:eastAsia="Times New Roman" w:cs="Calibri"/>
          <w:sz w:val="18"/>
          <w:szCs w:val="18"/>
          <w:lang w:eastAsia="fi-FI"/>
        </w:rPr>
        <w:tab/>
        <w:t>ES</w:t>
      </w:r>
      <w:r w:rsidRPr="002915B7">
        <w:rPr>
          <w:rFonts w:eastAsia="Times New Roman" w:cs="Calibri"/>
          <w:sz w:val="18"/>
          <w:szCs w:val="18"/>
          <w:lang w:eastAsia="fi-FI"/>
        </w:rPr>
        <w:tab/>
      </w:r>
      <w:r w:rsidRPr="002915B7">
        <w:rPr>
          <w:rFonts w:eastAsia="Times New Roman" w:cs="Calibri"/>
          <w:color w:val="000000"/>
          <w:sz w:val="18"/>
          <w:szCs w:val="18"/>
          <w:lang w:eastAsia="fi-FI"/>
        </w:rPr>
        <w:t xml:space="preserve">Response of terrestrial carbon </w:t>
      </w:r>
      <w:r w:rsidRPr="002915B7">
        <w:rPr>
          <w:rFonts w:eastAsia="Times New Roman" w:cs="Calibri"/>
          <w:color w:val="000000"/>
          <w:sz w:val="18"/>
          <w:szCs w:val="18"/>
          <w:lang w:eastAsia="fi-FI"/>
        </w:rPr>
        <w:tab/>
        <w:t>Mg / C / ha</w:t>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t>2006</w:t>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t>Schulp et al.</w:t>
      </w:r>
    </w:p>
    <w:p w14:paraId="65C80106" w14:textId="464A184A" w:rsidR="00E51042" w:rsidRPr="002915B7" w:rsidRDefault="00E51042" w:rsidP="003F6AB2">
      <w:pPr>
        <w:suppressAutoHyphens w:val="0"/>
        <w:spacing w:line="480" w:lineRule="auto"/>
        <w:textAlignment w:val="auto"/>
        <w:rPr>
          <w:rFonts w:eastAsia="Times New Roman" w:cs="Calibri"/>
          <w:sz w:val="18"/>
          <w:szCs w:val="18"/>
          <w:lang w:eastAsia="fi-FI"/>
        </w:rPr>
      </w:pPr>
      <w:r w:rsidRPr="002915B7">
        <w:rPr>
          <w:rFonts w:eastAsia="Times New Roman" w:cs="Calibri"/>
          <w:sz w:val="18"/>
          <w:szCs w:val="18"/>
          <w:lang w:eastAsia="fi-FI"/>
        </w:rPr>
        <w:t>regulation</w:t>
      </w:r>
      <w:r w:rsidRPr="002915B7">
        <w:rPr>
          <w:rFonts w:eastAsia="Times New Roman" w:cs="Calibri"/>
          <w:sz w:val="18"/>
          <w:szCs w:val="18"/>
          <w:lang w:eastAsia="fi-FI"/>
        </w:rPr>
        <w:tab/>
      </w:r>
      <w:r w:rsidRPr="002915B7">
        <w:rPr>
          <w:rFonts w:eastAsia="Times New Roman" w:cs="Calibri"/>
          <w:color w:val="000000"/>
          <w:sz w:val="18"/>
          <w:szCs w:val="18"/>
          <w:lang w:eastAsia="fi-FI"/>
        </w:rPr>
        <w:tab/>
        <w:t xml:space="preserve">balance to land use change scenarios. </w:t>
      </w:r>
      <w:r w:rsidR="006928C9">
        <w:rPr>
          <w:rFonts w:eastAsia="Times New Roman" w:cs="Calibri"/>
          <w:sz w:val="18"/>
          <w:szCs w:val="18"/>
          <w:lang w:eastAsia="fi-FI"/>
        </w:rPr>
        <w:t xml:space="preserve"> </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fldChar w:fldCharType="begin"/>
      </w:r>
      <w:r w:rsidRPr="002915B7">
        <w:rPr>
          <w:rFonts w:eastAsia="Times New Roman" w:cs="Calibri"/>
          <w:sz w:val="18"/>
          <w:szCs w:val="18"/>
          <w:lang w:eastAsia="fi-FI"/>
        </w:rPr>
        <w:fldChar w:fldCharType="separate"/>
      </w:r>
      <w:r w:rsidRPr="002915B7">
        <w:rPr>
          <w:rFonts w:eastAsia="Times New Roman" w:cs="Calibri"/>
          <w:noProof/>
          <w:sz w:val="18"/>
          <w:szCs w:val="18"/>
          <w:lang w:eastAsia="fi-FI"/>
        </w:rPr>
        <w:t>(2008)</w:t>
      </w:r>
      <w:r w:rsidRPr="002915B7">
        <w:rPr>
          <w:rFonts w:eastAsia="Times New Roman" w:cs="Calibri"/>
          <w:sz w:val="18"/>
          <w:szCs w:val="18"/>
          <w:lang w:eastAsia="fi-FI"/>
        </w:rPr>
        <w:fldChar w:fldCharType="end"/>
      </w:r>
    </w:p>
    <w:p w14:paraId="44DC3931" w14:textId="42169297" w:rsidR="00E51042" w:rsidRPr="002915B7" w:rsidRDefault="00E51042" w:rsidP="003F6AB2">
      <w:pPr>
        <w:suppressAutoHyphens w:val="0"/>
        <w:spacing w:line="480" w:lineRule="auto"/>
        <w:textAlignment w:val="auto"/>
        <w:rPr>
          <w:rFonts w:eastAsia="Times New Roman" w:cs="Calibri"/>
          <w:sz w:val="18"/>
          <w:szCs w:val="18"/>
          <w:lang w:eastAsia="fi-FI"/>
        </w:rPr>
      </w:pPr>
      <w:r w:rsidRPr="002915B7">
        <w:rPr>
          <w:rFonts w:eastAsia="Times New Roman" w:cs="Calibri"/>
          <w:sz w:val="18"/>
          <w:szCs w:val="18"/>
          <w:lang w:eastAsia="fi-FI"/>
        </w:rPr>
        <w:t xml:space="preserve">Erosion </w:t>
      </w:r>
      <w:r w:rsidRPr="002915B7">
        <w:rPr>
          <w:rFonts w:eastAsia="Times New Roman" w:cs="Calibri"/>
          <w:sz w:val="18"/>
          <w:szCs w:val="18"/>
          <w:lang w:eastAsia="fi-FI"/>
        </w:rPr>
        <w:tab/>
      </w:r>
      <w:r w:rsidRPr="002915B7">
        <w:rPr>
          <w:rFonts w:eastAsia="Times New Roman" w:cs="Calibri"/>
          <w:sz w:val="18"/>
          <w:szCs w:val="18"/>
          <w:lang w:eastAsia="fi-FI"/>
        </w:rPr>
        <w:tab/>
        <w:t>ES</w:t>
      </w:r>
      <w:r w:rsidRPr="002915B7">
        <w:rPr>
          <w:rFonts w:eastAsia="Times New Roman" w:cs="Calibri"/>
          <w:sz w:val="18"/>
          <w:szCs w:val="18"/>
          <w:lang w:eastAsia="fi-FI"/>
        </w:rPr>
        <w:tab/>
      </w:r>
      <w:r w:rsidRPr="002915B7">
        <w:rPr>
          <w:rFonts w:eastAsia="Times New Roman" w:cs="Calibri"/>
          <w:color w:val="000000"/>
          <w:sz w:val="18"/>
          <w:szCs w:val="18"/>
          <w:lang w:eastAsia="fi-FI"/>
        </w:rPr>
        <w:t xml:space="preserve">Protection of land cover against </w:t>
      </w:r>
      <w:r w:rsidRPr="002915B7">
        <w:rPr>
          <w:rFonts w:eastAsia="Times New Roman" w:cs="Calibri"/>
          <w:color w:val="000000"/>
          <w:sz w:val="18"/>
          <w:szCs w:val="18"/>
          <w:lang w:eastAsia="fi-FI"/>
        </w:rPr>
        <w:tab/>
        <w:t xml:space="preserve">Ton / ha </w:t>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r>
      <w:r w:rsidR="006928C9">
        <w:rPr>
          <w:rFonts w:eastAsia="Times New Roman" w:cs="Calibri"/>
          <w:color w:val="000000"/>
          <w:sz w:val="18"/>
          <w:szCs w:val="18"/>
          <w:lang w:eastAsia="fi-FI"/>
        </w:rPr>
        <w:tab/>
      </w:r>
      <w:r w:rsidRPr="002915B7">
        <w:rPr>
          <w:rFonts w:eastAsia="Times New Roman" w:cs="Calibri"/>
          <w:color w:val="000000"/>
          <w:sz w:val="18"/>
          <w:szCs w:val="18"/>
          <w:lang w:eastAsia="fi-FI"/>
        </w:rPr>
        <w:t>2000 – 2030</w:t>
      </w:r>
      <w:r w:rsidRPr="002915B7">
        <w:rPr>
          <w:rFonts w:eastAsia="Times New Roman" w:cs="Calibri"/>
          <w:color w:val="000000"/>
          <w:sz w:val="18"/>
          <w:szCs w:val="18"/>
          <w:lang w:eastAsia="fi-FI"/>
        </w:rPr>
        <w:tab/>
        <w:t xml:space="preserve">Pérez-Soba </w:t>
      </w:r>
      <w:r w:rsidRPr="002915B7">
        <w:rPr>
          <w:rFonts w:eastAsia="Times New Roman" w:cs="Calibri"/>
          <w:sz w:val="18"/>
          <w:szCs w:val="18"/>
          <w:lang w:eastAsia="fi-FI"/>
        </w:rPr>
        <w:br/>
        <w:t>prevention</w:t>
      </w:r>
      <w:r w:rsidRPr="002915B7">
        <w:rPr>
          <w:rFonts w:eastAsia="Times New Roman" w:cs="Calibri"/>
          <w:sz w:val="18"/>
          <w:szCs w:val="18"/>
          <w:lang w:eastAsia="fi-FI"/>
        </w:rPr>
        <w:tab/>
      </w:r>
      <w:r w:rsidRPr="002915B7">
        <w:rPr>
          <w:rFonts w:eastAsia="Times New Roman" w:cs="Calibri"/>
          <w:color w:val="000000"/>
          <w:sz w:val="18"/>
          <w:szCs w:val="18"/>
          <w:lang w:eastAsia="fi-FI"/>
        </w:rPr>
        <w:tab/>
        <w:t>erosion in erosion prone areas.</w:t>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t xml:space="preserve">et al. </w:t>
      </w:r>
      <w:r w:rsidRPr="002915B7">
        <w:rPr>
          <w:rFonts w:eastAsia="Times New Roman" w:cs="Calibri"/>
          <w:color w:val="000000"/>
          <w:sz w:val="18"/>
          <w:szCs w:val="18"/>
          <w:lang w:eastAsia="fi-FI"/>
        </w:rPr>
        <w:fldChar w:fldCharType="begin"/>
      </w:r>
      <w:r w:rsidRPr="002915B7">
        <w:rPr>
          <w:rFonts w:eastAsia="Times New Roman" w:cs="Calibri"/>
          <w:color w:val="000000"/>
          <w:sz w:val="18"/>
          <w:szCs w:val="18"/>
          <w:lang w:eastAsia="fi-FI"/>
        </w:rPr>
        <w:fldChar w:fldCharType="separate"/>
      </w:r>
      <w:r w:rsidRPr="002915B7">
        <w:rPr>
          <w:rFonts w:eastAsia="Times New Roman" w:cs="Calibri"/>
          <w:noProof/>
          <w:color w:val="000000"/>
          <w:sz w:val="18"/>
          <w:szCs w:val="18"/>
          <w:lang w:eastAsia="fi-FI"/>
        </w:rPr>
        <w:t>(2010)</w:t>
      </w:r>
      <w:r w:rsidRPr="002915B7">
        <w:rPr>
          <w:rFonts w:eastAsia="Times New Roman" w:cs="Calibri"/>
          <w:color w:val="000000"/>
          <w:sz w:val="18"/>
          <w:szCs w:val="18"/>
          <w:lang w:eastAsia="fi-FI"/>
        </w:rPr>
        <w:fldChar w:fldCharType="end"/>
      </w:r>
    </w:p>
    <w:p w14:paraId="4F8AE9DC"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 xml:space="preserve">Flood </w:t>
      </w:r>
      <w:r w:rsidRPr="002915B7">
        <w:rPr>
          <w:rFonts w:eastAsia="Times New Roman" w:cs="Calibri"/>
          <w:sz w:val="18"/>
          <w:szCs w:val="18"/>
          <w:lang w:eastAsia="fi-FI"/>
        </w:rPr>
        <w:tab/>
      </w:r>
      <w:r w:rsidRPr="002915B7">
        <w:rPr>
          <w:rFonts w:eastAsia="Times New Roman" w:cs="Calibri"/>
          <w:sz w:val="18"/>
          <w:szCs w:val="18"/>
          <w:lang w:eastAsia="fi-FI"/>
        </w:rPr>
        <w:tab/>
        <w:t>ES</w:t>
      </w:r>
      <w:r w:rsidRPr="002915B7">
        <w:rPr>
          <w:rFonts w:eastAsia="Times New Roman" w:cs="Calibri"/>
          <w:sz w:val="18"/>
          <w:szCs w:val="18"/>
          <w:lang w:eastAsia="fi-FI"/>
        </w:rPr>
        <w:tab/>
      </w:r>
      <w:r w:rsidRPr="002915B7">
        <w:rPr>
          <w:rFonts w:eastAsia="Times New Roman" w:cs="Calibri"/>
          <w:color w:val="000000"/>
          <w:sz w:val="18"/>
          <w:szCs w:val="18"/>
          <w:lang w:eastAsia="fi-FI"/>
        </w:rPr>
        <w:t>Water retention capacity.</w:t>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t>Index (relative flood flows)</w:t>
      </w:r>
      <w:r w:rsidRPr="002915B7">
        <w:rPr>
          <w:rFonts w:eastAsia="Times New Roman" w:cs="Calibri"/>
          <w:color w:val="000000"/>
          <w:sz w:val="18"/>
          <w:szCs w:val="18"/>
          <w:lang w:eastAsia="fi-FI"/>
        </w:rPr>
        <w:tab/>
        <w:t>2007 – 2011</w:t>
      </w:r>
      <w:r w:rsidRPr="002915B7">
        <w:rPr>
          <w:rFonts w:eastAsia="Times New Roman" w:cs="Calibri"/>
          <w:color w:val="000000"/>
          <w:sz w:val="18"/>
          <w:szCs w:val="18"/>
          <w:lang w:eastAsia="fi-FI"/>
        </w:rPr>
        <w:tab/>
        <w:t>Stürck et al.</w:t>
      </w:r>
      <w:r w:rsidRPr="002915B7">
        <w:rPr>
          <w:rFonts w:eastAsia="Times New Roman" w:cs="Calibri"/>
          <w:sz w:val="18"/>
          <w:szCs w:val="18"/>
          <w:lang w:eastAsia="fi-FI"/>
        </w:rPr>
        <w:br/>
        <w:t>regulation</w:t>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color w:val="000000"/>
          <w:sz w:val="18"/>
          <w:szCs w:val="18"/>
          <w:lang w:eastAsia="fi-FI"/>
        </w:rPr>
        <w:t xml:space="preserve">regulation of land use and </w:t>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t>(2014)</w:t>
      </w:r>
    </w:p>
    <w:p w14:paraId="1F3A8DB1" w14:textId="77777777" w:rsidR="00E51042" w:rsidRPr="002915B7" w:rsidRDefault="00E51042" w:rsidP="003F6AB2">
      <w:pPr>
        <w:suppressAutoHyphens w:val="0"/>
        <w:spacing w:line="480" w:lineRule="auto"/>
        <w:textAlignment w:val="auto"/>
      </w:pP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t xml:space="preserve">soil on river high flows) </w:t>
      </w:r>
      <w:r w:rsidRPr="002915B7">
        <w:rPr>
          <w:rFonts w:eastAsia="Times New Roman" w:cs="Calibri"/>
          <w:color w:val="000000"/>
          <w:sz w:val="18"/>
          <w:szCs w:val="18"/>
          <w:lang w:eastAsia="fi-FI"/>
        </w:rPr>
        <w:br/>
      </w:r>
      <w:r w:rsidRPr="002915B7">
        <w:rPr>
          <w:rFonts w:eastAsia="Times New Roman" w:cs="Calibri"/>
          <w:color w:val="000000"/>
          <w:sz w:val="18"/>
          <w:szCs w:val="18"/>
          <w:lang w:eastAsia="fi-FI"/>
        </w:rPr>
        <w:tab/>
      </w:r>
      <w:r w:rsidRPr="002915B7">
        <w:rPr>
          <w:rFonts w:eastAsia="Times New Roman" w:cs="Calibri"/>
          <w:sz w:val="18"/>
          <w:szCs w:val="18"/>
          <w:lang w:eastAsia="fi-FI"/>
        </w:rPr>
        <w:tab/>
        <w:t xml:space="preserve"> </w:t>
      </w:r>
    </w:p>
    <w:p w14:paraId="245A80F1"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Heritage:</w:t>
      </w:r>
      <w:r w:rsidRPr="002915B7">
        <w:rPr>
          <w:rFonts w:eastAsia="Times New Roman" w:cs="Calibri"/>
          <w:sz w:val="18"/>
          <w:szCs w:val="18"/>
          <w:lang w:eastAsia="fi-FI"/>
        </w:rPr>
        <w:tab/>
      </w:r>
      <w:r w:rsidRPr="002915B7">
        <w:rPr>
          <w:rFonts w:eastAsia="Times New Roman" w:cs="Calibri"/>
          <w:sz w:val="18"/>
          <w:szCs w:val="18"/>
          <w:lang w:eastAsia="fi-FI"/>
        </w:rPr>
        <w:tab/>
        <w:t xml:space="preserve">ES </w:t>
      </w:r>
      <w:r w:rsidRPr="002915B7">
        <w:rPr>
          <w:rFonts w:eastAsia="Times New Roman" w:cs="Calibri"/>
          <w:sz w:val="18"/>
          <w:szCs w:val="18"/>
          <w:lang w:eastAsia="fi-FI"/>
        </w:rPr>
        <w:tab/>
        <w:t>A cultural heritage index that is used</w:t>
      </w:r>
      <w:r w:rsidRPr="002915B7">
        <w:rPr>
          <w:rFonts w:eastAsia="Times New Roman" w:cs="Calibri"/>
          <w:sz w:val="18"/>
          <w:szCs w:val="18"/>
          <w:lang w:eastAsia="fi-FI"/>
        </w:rPr>
        <w:tab/>
        <w:t>Index</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2000 – 2015</w:t>
      </w:r>
      <w:r w:rsidRPr="002915B7">
        <w:rPr>
          <w:rFonts w:eastAsia="Times New Roman" w:cs="Calibri"/>
          <w:sz w:val="18"/>
          <w:szCs w:val="18"/>
          <w:lang w:eastAsia="fi-FI"/>
        </w:rPr>
        <w:tab/>
        <w:t>Tieskens et al.</w:t>
      </w:r>
      <w:r w:rsidRPr="002915B7">
        <w:rPr>
          <w:rFonts w:eastAsia="Times New Roman" w:cs="Calibri"/>
          <w:sz w:val="18"/>
          <w:szCs w:val="18"/>
          <w:lang w:eastAsia="fi-FI"/>
        </w:rPr>
        <w:br/>
        <w:t xml:space="preserve">agricultural </w:t>
      </w:r>
      <w:r w:rsidRPr="002915B7">
        <w:rPr>
          <w:rFonts w:eastAsia="Times New Roman" w:cs="Calibri"/>
          <w:sz w:val="18"/>
          <w:szCs w:val="18"/>
          <w:lang w:eastAsia="fi-FI"/>
        </w:rPr>
        <w:tab/>
      </w:r>
      <w:r w:rsidRPr="002915B7">
        <w:rPr>
          <w:rFonts w:eastAsia="Times New Roman" w:cs="Calibri"/>
          <w:sz w:val="18"/>
          <w:szCs w:val="18"/>
          <w:lang w:eastAsia="fi-FI"/>
        </w:rPr>
        <w:tab/>
        <w:t xml:space="preserve">to show the spatial distribution of </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(submitted)</w:t>
      </w:r>
      <w:r w:rsidRPr="002915B7">
        <w:rPr>
          <w:rFonts w:eastAsia="Times New Roman" w:cs="Calibri"/>
          <w:sz w:val="18"/>
          <w:szCs w:val="18"/>
          <w:lang w:eastAsia="fi-FI"/>
        </w:rPr>
        <w:br/>
        <w:t>landscapes</w:t>
      </w:r>
      <w:r w:rsidRPr="002915B7">
        <w:rPr>
          <w:rFonts w:eastAsia="Times New Roman" w:cs="Calibri"/>
          <w:sz w:val="18"/>
          <w:szCs w:val="18"/>
          <w:lang w:eastAsia="fi-FI"/>
        </w:rPr>
        <w:tab/>
      </w:r>
      <w:r w:rsidRPr="002915B7">
        <w:rPr>
          <w:rFonts w:eastAsia="Times New Roman" w:cs="Calibri"/>
          <w:sz w:val="18"/>
          <w:szCs w:val="18"/>
          <w:lang w:eastAsia="fi-FI"/>
        </w:rPr>
        <w:tab/>
        <w:t>the overall cultural heritage index</w:t>
      </w:r>
    </w:p>
    <w:p w14:paraId="3F115586"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 xml:space="preserve">scores in agricultural land. </w:t>
      </w:r>
      <w:r w:rsidRPr="002915B7">
        <w:rPr>
          <w:rFonts w:eastAsia="Times New Roman" w:cs="Calibri"/>
          <w:sz w:val="18"/>
          <w:szCs w:val="18"/>
          <w:lang w:eastAsia="fi-FI"/>
        </w:rPr>
        <w:tab/>
      </w:r>
      <w:r w:rsidRPr="002915B7">
        <w:rPr>
          <w:rFonts w:eastAsia="Times New Roman" w:cs="Calibri"/>
          <w:sz w:val="18"/>
          <w:szCs w:val="18"/>
          <w:lang w:eastAsia="fi-FI"/>
        </w:rPr>
        <w:br/>
      </w:r>
    </w:p>
    <w:p w14:paraId="170AC375"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Heritage:</w:t>
      </w:r>
      <w:r w:rsidRPr="002915B7">
        <w:rPr>
          <w:rFonts w:eastAsia="Times New Roman" w:cs="Calibri"/>
          <w:sz w:val="18"/>
          <w:szCs w:val="18"/>
          <w:lang w:eastAsia="fi-FI"/>
        </w:rPr>
        <w:tab/>
      </w:r>
      <w:r w:rsidRPr="002915B7">
        <w:rPr>
          <w:rFonts w:eastAsia="Times New Roman" w:cs="Calibri"/>
          <w:sz w:val="18"/>
          <w:szCs w:val="18"/>
          <w:lang w:eastAsia="fi-FI"/>
        </w:rPr>
        <w:tab/>
        <w:t xml:space="preserve">ES </w:t>
      </w:r>
      <w:r w:rsidRPr="002915B7">
        <w:rPr>
          <w:rFonts w:eastAsia="Times New Roman" w:cs="Calibri"/>
          <w:sz w:val="18"/>
          <w:szCs w:val="18"/>
          <w:lang w:eastAsia="fi-FI"/>
        </w:rPr>
        <w:tab/>
        <w:t>A cultural heritage index that is used</w:t>
      </w:r>
      <w:r w:rsidRPr="002915B7">
        <w:rPr>
          <w:rFonts w:eastAsia="Times New Roman" w:cs="Calibri"/>
          <w:sz w:val="18"/>
          <w:szCs w:val="18"/>
          <w:lang w:eastAsia="fi-FI"/>
        </w:rPr>
        <w:tab/>
        <w:t>Index</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2000 – 2015</w:t>
      </w:r>
      <w:r w:rsidRPr="002915B7">
        <w:rPr>
          <w:rFonts w:eastAsia="Times New Roman" w:cs="Calibri"/>
          <w:sz w:val="18"/>
          <w:szCs w:val="18"/>
          <w:lang w:eastAsia="fi-FI"/>
        </w:rPr>
        <w:tab/>
        <w:t>Tieskens et al.</w:t>
      </w:r>
      <w:r w:rsidRPr="002915B7">
        <w:rPr>
          <w:rFonts w:eastAsia="Times New Roman" w:cs="Calibri"/>
          <w:sz w:val="18"/>
          <w:szCs w:val="18"/>
          <w:lang w:eastAsia="fi-FI"/>
        </w:rPr>
        <w:br/>
        <w:t xml:space="preserve"> </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 xml:space="preserve">to show the spatial distribution of </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(submitted)</w:t>
      </w:r>
      <w:r w:rsidRPr="002915B7">
        <w:rPr>
          <w:rFonts w:eastAsia="Times New Roman" w:cs="Calibri"/>
          <w:sz w:val="18"/>
          <w:szCs w:val="18"/>
          <w:lang w:eastAsia="fi-FI"/>
        </w:rPr>
        <w:br/>
        <w:t>forests</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the overall cultural heritage index</w:t>
      </w:r>
    </w:p>
    <w:p w14:paraId="12F927D0"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 xml:space="preserve">scores in forests. </w:t>
      </w:r>
      <w:r w:rsidRPr="002915B7">
        <w:rPr>
          <w:rFonts w:eastAsia="Times New Roman" w:cs="Calibri"/>
          <w:sz w:val="18"/>
          <w:szCs w:val="18"/>
          <w:lang w:eastAsia="fi-FI"/>
        </w:rPr>
        <w:tab/>
      </w:r>
      <w:r w:rsidRPr="002915B7">
        <w:rPr>
          <w:rFonts w:eastAsia="Times New Roman" w:cs="Calibri"/>
          <w:sz w:val="18"/>
          <w:szCs w:val="18"/>
          <w:lang w:eastAsia="fi-FI"/>
        </w:rPr>
        <w:br/>
      </w:r>
    </w:p>
    <w:p w14:paraId="7B7914E6"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Pollination flows</w:t>
      </w:r>
      <w:r w:rsidRPr="002915B7">
        <w:rPr>
          <w:rFonts w:eastAsia="Times New Roman" w:cs="Calibri"/>
          <w:sz w:val="18"/>
          <w:szCs w:val="18"/>
          <w:lang w:eastAsia="fi-FI"/>
        </w:rPr>
        <w:tab/>
        <w:t>ES</w:t>
      </w:r>
      <w:r w:rsidRPr="002915B7">
        <w:rPr>
          <w:rFonts w:eastAsia="Times New Roman" w:cs="Calibri"/>
          <w:sz w:val="18"/>
          <w:szCs w:val="18"/>
          <w:lang w:eastAsia="fi-FI"/>
        </w:rPr>
        <w:tab/>
        <w:t xml:space="preserve">Unmanaged pollinators that live in </w:t>
      </w:r>
      <w:r w:rsidRPr="002915B7">
        <w:rPr>
          <w:rFonts w:eastAsia="Times New Roman" w:cs="Calibri"/>
          <w:sz w:val="18"/>
          <w:szCs w:val="18"/>
          <w:lang w:eastAsia="fi-FI"/>
        </w:rPr>
        <w:tab/>
        <w:t xml:space="preserve">Index (the ratio between </w:t>
      </w:r>
      <w:r w:rsidRPr="002915B7">
        <w:rPr>
          <w:rFonts w:eastAsia="Times New Roman" w:cs="Calibri"/>
          <w:sz w:val="18"/>
          <w:szCs w:val="18"/>
          <w:lang w:eastAsia="fi-FI"/>
        </w:rPr>
        <w:tab/>
        <w:t>2000</w:t>
      </w:r>
      <w:r w:rsidRPr="002915B7">
        <w:rPr>
          <w:rFonts w:eastAsia="Times New Roman" w:cs="Calibri"/>
          <w:sz w:val="18"/>
          <w:szCs w:val="18"/>
          <w:lang w:eastAsia="fi-FI"/>
        </w:rPr>
        <w:tab/>
      </w:r>
      <w:r w:rsidRPr="002915B7">
        <w:rPr>
          <w:rFonts w:eastAsia="Times New Roman" w:cs="Calibri"/>
          <w:sz w:val="18"/>
          <w:szCs w:val="18"/>
          <w:lang w:eastAsia="fi-FI"/>
        </w:rPr>
        <w:tab/>
        <w:t xml:space="preserve">Serna-Chavez  </w:t>
      </w:r>
    </w:p>
    <w:p w14:paraId="6F23C08D"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 xml:space="preserve">suitable natural and semi-natural </w:t>
      </w:r>
      <w:r w:rsidRPr="002915B7">
        <w:rPr>
          <w:rFonts w:eastAsia="Times New Roman" w:cs="Calibri"/>
          <w:sz w:val="18"/>
          <w:szCs w:val="18"/>
          <w:lang w:eastAsia="fi-FI"/>
        </w:rPr>
        <w:tab/>
        <w:t xml:space="preserve">the proportion of benefiting </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et al. (2014)</w:t>
      </w:r>
    </w:p>
    <w:p w14:paraId="499ECAF2"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lastRenderedPageBreak/>
        <w:tab/>
      </w:r>
      <w:r w:rsidRPr="002915B7">
        <w:rPr>
          <w:rFonts w:eastAsia="Times New Roman" w:cs="Calibri"/>
          <w:sz w:val="18"/>
          <w:szCs w:val="18"/>
          <w:lang w:eastAsia="fi-FI"/>
        </w:rPr>
        <w:tab/>
      </w:r>
      <w:r w:rsidRPr="002915B7">
        <w:rPr>
          <w:rFonts w:eastAsia="Times New Roman" w:cs="Calibri"/>
          <w:sz w:val="18"/>
          <w:szCs w:val="18"/>
          <w:lang w:eastAsia="fi-FI"/>
        </w:rPr>
        <w:tab/>
        <w:t xml:space="preserve">habitats provide pollination services </w:t>
      </w:r>
      <w:r w:rsidRPr="002915B7">
        <w:rPr>
          <w:rFonts w:eastAsia="Times New Roman" w:cs="Calibri"/>
          <w:sz w:val="18"/>
          <w:szCs w:val="18"/>
          <w:lang w:eastAsia="fi-FI"/>
        </w:rPr>
        <w:tab/>
        <w:t xml:space="preserve">areas located within the flow </w:t>
      </w:r>
      <w:r w:rsidRPr="002915B7">
        <w:rPr>
          <w:rFonts w:eastAsia="Times New Roman" w:cs="Calibri"/>
          <w:sz w:val="18"/>
          <w:szCs w:val="18"/>
          <w:lang w:eastAsia="fi-FI"/>
        </w:rPr>
        <w:br/>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especially to near croplands.</w:t>
      </w:r>
      <w:r w:rsidRPr="002915B7">
        <w:rPr>
          <w:rFonts w:eastAsia="Times New Roman" w:cs="Calibri"/>
          <w:sz w:val="18"/>
          <w:szCs w:val="18"/>
          <w:lang w:eastAsia="fi-FI"/>
        </w:rPr>
        <w:tab/>
      </w:r>
      <w:r w:rsidRPr="002915B7">
        <w:rPr>
          <w:rFonts w:eastAsia="Times New Roman" w:cs="Calibri"/>
          <w:sz w:val="18"/>
          <w:szCs w:val="18"/>
          <w:lang w:eastAsia="fi-FI"/>
        </w:rPr>
        <w:tab/>
        <w:t xml:space="preserve">area and the total benefiting </w:t>
      </w:r>
    </w:p>
    <w:p w14:paraId="6BDC8B24"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areas)</w:t>
      </w:r>
      <w:r w:rsidRPr="002915B7">
        <w:rPr>
          <w:rFonts w:eastAsia="Times New Roman" w:cs="Calibri"/>
          <w:sz w:val="18"/>
          <w:szCs w:val="18"/>
          <w:lang w:eastAsia="fi-FI"/>
        </w:rPr>
        <w:br/>
      </w:r>
    </w:p>
    <w:p w14:paraId="06D2CD22"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Tourism</w:t>
      </w:r>
      <w:r w:rsidRPr="002915B7">
        <w:rPr>
          <w:rFonts w:eastAsia="Times New Roman" w:cs="Calibri"/>
          <w:sz w:val="18"/>
          <w:szCs w:val="18"/>
          <w:lang w:eastAsia="fi-FI"/>
        </w:rPr>
        <w:tab/>
      </w:r>
      <w:r w:rsidRPr="002915B7">
        <w:rPr>
          <w:rFonts w:eastAsia="Times New Roman" w:cs="Calibri"/>
          <w:sz w:val="18"/>
          <w:szCs w:val="18"/>
          <w:lang w:eastAsia="fi-FI"/>
        </w:rPr>
        <w:tab/>
        <w:t>ES</w:t>
      </w:r>
      <w:r w:rsidRPr="002915B7">
        <w:rPr>
          <w:rFonts w:eastAsia="Times New Roman" w:cs="Calibri"/>
          <w:sz w:val="18"/>
          <w:szCs w:val="18"/>
          <w:lang w:eastAsia="fi-FI"/>
        </w:rPr>
        <w:tab/>
        <w:t>Supply of assets for tourism</w:t>
      </w:r>
      <w:r w:rsidRPr="002915B7">
        <w:rPr>
          <w:rFonts w:eastAsia="Times New Roman" w:cs="Calibri"/>
          <w:sz w:val="18"/>
          <w:szCs w:val="18"/>
          <w:lang w:eastAsia="fi-FI"/>
        </w:rPr>
        <w:tab/>
      </w:r>
      <w:r w:rsidRPr="002915B7">
        <w:rPr>
          <w:rFonts w:eastAsia="Times New Roman" w:cs="Calibri"/>
          <w:sz w:val="18"/>
          <w:szCs w:val="18"/>
          <w:lang w:eastAsia="fi-FI"/>
        </w:rPr>
        <w:tab/>
        <w:t>Index</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1999-2009</w:t>
      </w:r>
      <w:r w:rsidRPr="002915B7">
        <w:rPr>
          <w:rFonts w:eastAsia="Times New Roman" w:cs="Calibri"/>
          <w:sz w:val="18"/>
          <w:szCs w:val="18"/>
          <w:lang w:eastAsia="fi-FI"/>
        </w:rPr>
        <w:tab/>
        <w:t xml:space="preserve">Van Berkel et al. </w:t>
      </w:r>
    </w:p>
    <w:p w14:paraId="601437F0"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supported by ecosystems.</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(2011)</w:t>
      </w:r>
      <w:r w:rsidRPr="002915B7">
        <w:rPr>
          <w:rFonts w:eastAsia="Times New Roman" w:cs="Calibri"/>
          <w:sz w:val="18"/>
          <w:szCs w:val="18"/>
          <w:lang w:eastAsia="fi-FI"/>
        </w:rPr>
        <w:br/>
      </w:r>
    </w:p>
    <w:p w14:paraId="02B2E0F0"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 xml:space="preserve">Wild food </w:t>
      </w:r>
      <w:r w:rsidRPr="002915B7">
        <w:rPr>
          <w:rFonts w:eastAsia="Times New Roman" w:cs="Calibri"/>
          <w:sz w:val="18"/>
          <w:szCs w:val="18"/>
          <w:lang w:eastAsia="fi-FI"/>
        </w:rPr>
        <w:tab/>
        <w:t>ES</w:t>
      </w:r>
      <w:r w:rsidRPr="002915B7">
        <w:rPr>
          <w:rFonts w:eastAsia="Times New Roman" w:cs="Calibri"/>
          <w:sz w:val="18"/>
          <w:szCs w:val="18"/>
          <w:lang w:eastAsia="fi-FI"/>
        </w:rPr>
        <w:tab/>
        <w:t xml:space="preserve">Species richness of wild edible plants, </w:t>
      </w:r>
      <w:r w:rsidRPr="002915B7">
        <w:rPr>
          <w:rFonts w:eastAsia="Times New Roman" w:cs="Calibri"/>
          <w:sz w:val="18"/>
          <w:szCs w:val="18"/>
          <w:lang w:eastAsia="fi-FI"/>
        </w:rPr>
        <w:tab/>
        <w:t>Species richness of vascular</w:t>
      </w:r>
      <w:r w:rsidRPr="002915B7">
        <w:rPr>
          <w:rFonts w:eastAsia="Times New Roman" w:cs="Calibri"/>
          <w:sz w:val="18"/>
          <w:szCs w:val="18"/>
          <w:lang w:eastAsia="fi-FI"/>
        </w:rPr>
        <w:tab/>
        <w:t>1999 – 2012</w:t>
      </w:r>
      <w:r w:rsidRPr="002915B7">
        <w:rPr>
          <w:rFonts w:eastAsia="Times New Roman" w:cs="Calibri"/>
          <w:sz w:val="18"/>
          <w:szCs w:val="18"/>
          <w:lang w:eastAsia="fi-FI"/>
        </w:rPr>
        <w:tab/>
        <w:t xml:space="preserve">Schulp et al. </w:t>
      </w:r>
      <w:r w:rsidRPr="002915B7">
        <w:rPr>
          <w:rFonts w:eastAsia="Times New Roman" w:cs="Calibri"/>
          <w:sz w:val="18"/>
          <w:szCs w:val="18"/>
          <w:lang w:eastAsia="fi-FI"/>
        </w:rPr>
        <w:br/>
        <w:t>provisioning</w:t>
      </w:r>
      <w:r w:rsidRPr="002915B7">
        <w:rPr>
          <w:rFonts w:eastAsia="Times New Roman" w:cs="Calibri"/>
          <w:sz w:val="18"/>
          <w:szCs w:val="18"/>
          <w:lang w:eastAsia="fi-FI"/>
        </w:rPr>
        <w:tab/>
      </w:r>
      <w:r w:rsidRPr="002915B7">
        <w:rPr>
          <w:rFonts w:eastAsia="Times New Roman" w:cs="Calibri"/>
          <w:sz w:val="18"/>
          <w:szCs w:val="18"/>
          <w:lang w:eastAsia="fi-FI"/>
        </w:rPr>
        <w:tab/>
        <w:t>mushrooms and game (supply) and</w:t>
      </w:r>
      <w:r w:rsidRPr="002915B7">
        <w:rPr>
          <w:rFonts w:eastAsia="Times New Roman" w:cs="Calibri"/>
          <w:sz w:val="18"/>
          <w:szCs w:val="18"/>
          <w:lang w:eastAsia="fi-FI"/>
        </w:rPr>
        <w:tab/>
        <w:t>plants</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(2014)</w:t>
      </w:r>
    </w:p>
    <w:p w14:paraId="236BF623"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demand of wild food.</w:t>
      </w:r>
      <w:r w:rsidRPr="002915B7">
        <w:rPr>
          <w:rFonts w:eastAsia="Times New Roman" w:cs="Calibri"/>
          <w:sz w:val="18"/>
          <w:szCs w:val="18"/>
          <w:lang w:eastAsia="fi-FI"/>
        </w:rPr>
        <w:br/>
      </w:r>
    </w:p>
    <w:p w14:paraId="7FCE50DD"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 xml:space="preserve">Wood </w:t>
      </w:r>
      <w:r w:rsidRPr="002915B7">
        <w:rPr>
          <w:rFonts w:eastAsia="Times New Roman" w:cs="Calibri"/>
          <w:sz w:val="18"/>
          <w:szCs w:val="18"/>
          <w:lang w:eastAsia="fi-FI"/>
        </w:rPr>
        <w:tab/>
      </w:r>
      <w:r w:rsidRPr="002915B7">
        <w:rPr>
          <w:rFonts w:eastAsia="Times New Roman" w:cs="Calibri"/>
          <w:sz w:val="18"/>
          <w:szCs w:val="18"/>
          <w:lang w:eastAsia="fi-FI"/>
        </w:rPr>
        <w:tab/>
        <w:t>ES</w:t>
      </w:r>
      <w:r w:rsidRPr="002915B7">
        <w:rPr>
          <w:rFonts w:eastAsia="Times New Roman" w:cs="Calibri"/>
          <w:sz w:val="18"/>
          <w:szCs w:val="18"/>
          <w:lang w:eastAsia="fi-FI"/>
        </w:rPr>
        <w:tab/>
        <w:t xml:space="preserve">High-resolution wood production </w:t>
      </w:r>
      <w:r w:rsidRPr="002915B7">
        <w:rPr>
          <w:rFonts w:eastAsia="Times New Roman" w:cs="Calibri"/>
          <w:sz w:val="18"/>
          <w:szCs w:val="18"/>
          <w:lang w:eastAsia="fi-FI"/>
        </w:rPr>
        <w:tab/>
        <w:t>1000 m</w:t>
      </w:r>
      <w:r w:rsidRPr="002915B7">
        <w:rPr>
          <w:rFonts w:eastAsia="Times New Roman" w:cs="Calibri"/>
          <w:sz w:val="18"/>
          <w:szCs w:val="18"/>
          <w:vertAlign w:val="superscript"/>
          <w:lang w:eastAsia="fi-FI"/>
        </w:rPr>
        <w:t>3</w:t>
      </w:r>
      <w:r w:rsidRPr="002915B7">
        <w:rPr>
          <w:rFonts w:eastAsia="Times New Roman" w:cs="Calibri"/>
          <w:sz w:val="18"/>
          <w:szCs w:val="18"/>
          <w:lang w:eastAsia="fi-FI"/>
        </w:rPr>
        <w:t xml:space="preserve"> / pixel</w:t>
      </w:r>
      <w:r w:rsidRPr="002915B7">
        <w:rPr>
          <w:rFonts w:eastAsia="Times New Roman" w:cs="Calibri"/>
          <w:sz w:val="18"/>
          <w:szCs w:val="18"/>
          <w:lang w:eastAsia="fi-FI"/>
        </w:rPr>
        <w:tab/>
      </w:r>
      <w:r w:rsidRPr="002915B7">
        <w:rPr>
          <w:rFonts w:eastAsia="Times New Roman" w:cs="Calibri"/>
          <w:sz w:val="18"/>
          <w:szCs w:val="18"/>
          <w:lang w:eastAsia="fi-FI"/>
        </w:rPr>
        <w:tab/>
        <w:t>Average of</w:t>
      </w:r>
      <w:r w:rsidRPr="002915B7">
        <w:rPr>
          <w:rFonts w:eastAsia="Times New Roman" w:cs="Calibri"/>
          <w:sz w:val="18"/>
          <w:szCs w:val="18"/>
          <w:lang w:eastAsia="fi-FI"/>
        </w:rPr>
        <w:tab/>
        <w:t>Verkerk et al.</w:t>
      </w:r>
      <w:r w:rsidRPr="002915B7">
        <w:rPr>
          <w:rFonts w:eastAsia="Times New Roman" w:cs="Calibri"/>
          <w:sz w:val="18"/>
          <w:szCs w:val="18"/>
          <w:lang w:eastAsia="fi-FI"/>
        </w:rPr>
        <w:br/>
        <w:t>production</w:t>
      </w:r>
      <w:r w:rsidRPr="002915B7">
        <w:rPr>
          <w:rFonts w:eastAsia="Times New Roman" w:cs="Calibri"/>
          <w:sz w:val="18"/>
          <w:szCs w:val="18"/>
          <w:lang w:eastAsia="fi-FI"/>
        </w:rPr>
        <w:tab/>
      </w:r>
      <w:r w:rsidRPr="002915B7">
        <w:rPr>
          <w:rFonts w:eastAsia="Times New Roman" w:cs="Calibri"/>
          <w:sz w:val="18"/>
          <w:szCs w:val="18"/>
          <w:lang w:eastAsia="fi-FI"/>
        </w:rPr>
        <w:tab/>
        <w:t>maps for European forests.</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2000-2010</w:t>
      </w:r>
      <w:r w:rsidRPr="002915B7">
        <w:rPr>
          <w:rFonts w:eastAsia="Times New Roman" w:cs="Calibri"/>
          <w:sz w:val="18"/>
          <w:szCs w:val="18"/>
          <w:lang w:eastAsia="fi-FI"/>
        </w:rPr>
        <w:tab/>
        <w:t>(2015)</w:t>
      </w:r>
      <w:r w:rsidRPr="002915B7">
        <w:rPr>
          <w:rFonts w:eastAsia="Times New Roman" w:cs="Calibri"/>
          <w:sz w:val="18"/>
          <w:szCs w:val="18"/>
          <w:lang w:eastAsia="fi-FI"/>
        </w:rPr>
        <w:br/>
      </w:r>
    </w:p>
    <w:p w14:paraId="29012F50" w14:textId="77777777" w:rsidR="00E51042" w:rsidRPr="002915B7" w:rsidRDefault="00E51042" w:rsidP="003F6AB2">
      <w:pPr>
        <w:suppressAutoHyphens w:val="0"/>
        <w:spacing w:line="480" w:lineRule="auto"/>
        <w:textAlignment w:val="auto"/>
      </w:pPr>
      <w:r w:rsidRPr="002915B7">
        <w:rPr>
          <w:rFonts w:eastAsia="Times New Roman" w:cs="Calibri"/>
          <w:b/>
          <w:bCs/>
          <w:sz w:val="18"/>
          <w:szCs w:val="18"/>
          <w:lang w:eastAsia="fi-FI"/>
        </w:rPr>
        <w:t>Biodiversity features</w:t>
      </w:r>
    </w:p>
    <w:p w14:paraId="2D80E1D0"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 xml:space="preserve">European </w:t>
      </w:r>
      <w:r w:rsidRPr="002915B7">
        <w:rPr>
          <w:rFonts w:eastAsia="Times New Roman" w:cs="Calibri"/>
          <w:sz w:val="18"/>
          <w:szCs w:val="18"/>
          <w:lang w:eastAsia="fi-FI"/>
        </w:rPr>
        <w:tab/>
        <w:t>BD</w:t>
      </w:r>
      <w:r w:rsidRPr="002915B7">
        <w:rPr>
          <w:rFonts w:eastAsia="Times New Roman" w:cs="Calibri"/>
          <w:sz w:val="18"/>
          <w:szCs w:val="18"/>
          <w:lang w:eastAsia="fi-FI"/>
        </w:rPr>
        <w:tab/>
        <w:t xml:space="preserve">Species-specific expert-based </w:t>
      </w:r>
      <w:r w:rsidRPr="002915B7">
        <w:rPr>
          <w:rFonts w:eastAsia="Times New Roman" w:cs="Calibri"/>
          <w:sz w:val="18"/>
          <w:szCs w:val="18"/>
          <w:lang w:eastAsia="fi-FI"/>
        </w:rPr>
        <w:tab/>
        <w:t xml:space="preserve">Percentage of habitat in the </w:t>
      </w:r>
      <w:r w:rsidRPr="002915B7">
        <w:rPr>
          <w:rFonts w:eastAsia="Times New Roman" w:cs="Calibri"/>
          <w:sz w:val="18"/>
          <w:szCs w:val="18"/>
          <w:lang w:eastAsia="fi-FI"/>
        </w:rPr>
        <w:tab/>
        <w:t xml:space="preserve"> 1997 – 2013</w:t>
      </w:r>
      <w:r w:rsidRPr="002915B7">
        <w:rPr>
          <w:rFonts w:eastAsia="Times New Roman" w:cs="Calibri"/>
          <w:sz w:val="18"/>
          <w:szCs w:val="18"/>
          <w:lang w:eastAsia="fi-FI"/>
        </w:rPr>
        <w:tab/>
        <w:t xml:space="preserve">Thuiller et al </w:t>
      </w:r>
    </w:p>
    <w:p w14:paraId="4463A28F"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 xml:space="preserve">terrestrial </w:t>
      </w:r>
      <w:r w:rsidRPr="002915B7">
        <w:rPr>
          <w:rFonts w:eastAsia="Times New Roman" w:cs="Calibri"/>
          <w:sz w:val="18"/>
          <w:szCs w:val="18"/>
          <w:lang w:eastAsia="fi-FI"/>
        </w:rPr>
        <w:tab/>
      </w:r>
      <w:r w:rsidRPr="002915B7">
        <w:rPr>
          <w:rFonts w:eastAsia="Times New Roman" w:cs="Calibri"/>
          <w:sz w:val="18"/>
          <w:szCs w:val="18"/>
          <w:lang w:eastAsia="fi-FI"/>
        </w:rPr>
        <w:tab/>
        <w:t xml:space="preserve">distribution models for 164 mammal, </w:t>
      </w:r>
      <w:r w:rsidRPr="002915B7">
        <w:rPr>
          <w:rFonts w:eastAsia="Times New Roman" w:cs="Calibri"/>
          <w:sz w:val="18"/>
          <w:szCs w:val="18"/>
          <w:lang w:eastAsia="fi-FI"/>
        </w:rPr>
        <w:tab/>
        <w:t xml:space="preserve">cell (primary + non-primary </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(2015)</w:t>
      </w:r>
    </w:p>
    <w:p w14:paraId="3D60120E"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vertebrates</w:t>
      </w:r>
      <w:r w:rsidRPr="002915B7">
        <w:rPr>
          <w:rFonts w:eastAsia="Times New Roman" w:cs="Calibri"/>
          <w:sz w:val="18"/>
          <w:szCs w:val="18"/>
          <w:lang w:eastAsia="fi-FI"/>
        </w:rPr>
        <w:tab/>
      </w:r>
      <w:r w:rsidRPr="002915B7">
        <w:rPr>
          <w:rFonts w:eastAsia="Times New Roman" w:cs="Calibri"/>
          <w:sz w:val="18"/>
          <w:szCs w:val="18"/>
          <w:lang w:eastAsia="fi-FI"/>
        </w:rPr>
        <w:tab/>
        <w:t xml:space="preserve">404 bird, 83 amphibian, and 112 </w:t>
      </w:r>
      <w:r w:rsidRPr="002915B7">
        <w:rPr>
          <w:rFonts w:eastAsia="Times New Roman" w:cs="Calibri"/>
          <w:sz w:val="18"/>
          <w:szCs w:val="18"/>
          <w:lang w:eastAsia="fi-FI"/>
        </w:rPr>
        <w:tab/>
        <w:t>habitat)</w:t>
      </w:r>
    </w:p>
    <w:p w14:paraId="29A16F37"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 xml:space="preserve">reptile species. See Table S1 for a </w:t>
      </w:r>
    </w:p>
    <w:p w14:paraId="31345970"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complete listing.</w:t>
      </w:r>
    </w:p>
    <w:p w14:paraId="4057E9F7" w14:textId="77777777" w:rsidR="00F34710" w:rsidRPr="002915B7" w:rsidRDefault="00F34710" w:rsidP="003F6AB2">
      <w:pPr>
        <w:suppressAutoHyphens w:val="0"/>
        <w:spacing w:line="480" w:lineRule="auto"/>
        <w:textAlignment w:val="auto"/>
      </w:pPr>
      <w:r w:rsidRPr="002915B7">
        <w:br w:type="page"/>
      </w:r>
    </w:p>
    <w:p w14:paraId="07B77F20" w14:textId="77777777" w:rsidR="00F34710" w:rsidRPr="002915B7" w:rsidRDefault="00F34710" w:rsidP="003F6AB2">
      <w:pPr>
        <w:suppressAutoHyphens w:val="0"/>
        <w:spacing w:line="480" w:lineRule="auto"/>
        <w:textAlignment w:val="auto"/>
      </w:pPr>
      <w:r w:rsidRPr="002915B7">
        <w:rPr>
          <w:b/>
        </w:rPr>
        <w:lastRenderedPageBreak/>
        <w:t xml:space="preserve">Table 2. </w:t>
      </w:r>
      <w:r w:rsidRPr="002915B7">
        <w:t>Performance</w:t>
      </w:r>
      <w:r w:rsidRPr="002915B7">
        <w:rPr>
          <w:b/>
        </w:rPr>
        <w:t xml:space="preserve"> </w:t>
      </w:r>
      <w:r w:rsidRPr="002915B7">
        <w:t>statistics of variants RWR_ALL, ZON_ALL and ILP_ALL for the best 10% of the solutions</w:t>
      </w:r>
      <w:r w:rsidR="00FE24AA" w:rsidRPr="002915B7">
        <w:t xml:space="preserve"> (see also </w:t>
      </w:r>
      <w:r w:rsidR="00FE24AA" w:rsidRPr="002915B7">
        <w:rPr>
          <w:b/>
        </w:rPr>
        <w:t>Fig. 6</w:t>
      </w:r>
      <w:r w:rsidR="00FE24AA" w:rsidRPr="002915B7">
        <w:t>)</w:t>
      </w:r>
      <w:r w:rsidRPr="002915B7">
        <w:t xml:space="preserve">. </w:t>
      </w:r>
      <w:r w:rsidR="00572A8F" w:rsidRPr="002915B7">
        <w:t xml:space="preserve">Prioritizations are based on both feature groups (ALL), but statistics are also reported for both feature groups (ES and BD) separately. </w:t>
      </w:r>
      <w:r w:rsidR="006E7282" w:rsidRPr="002915B7">
        <w:t>The values describe the percentage over all features</w:t>
      </w:r>
      <w:r w:rsidR="00041652" w:rsidRPr="002915B7">
        <w:t xml:space="preserve"> in a given feature group.</w:t>
      </w:r>
    </w:p>
    <w:p w14:paraId="2594B2A9" w14:textId="77777777" w:rsidR="006E7282" w:rsidRPr="002915B7" w:rsidRDefault="006E7282" w:rsidP="003F6AB2">
      <w:pPr>
        <w:suppressAutoHyphens w:val="0"/>
        <w:spacing w:line="480" w:lineRule="auto"/>
        <w:textAlignment w:val="auto"/>
        <w:rPr>
          <w:b/>
        </w:rPr>
      </w:pPr>
    </w:p>
    <w:p w14:paraId="5496D489" w14:textId="77777777" w:rsidR="004E573C" w:rsidRPr="002915B7" w:rsidRDefault="004E573C" w:rsidP="003F6AB2">
      <w:pPr>
        <w:spacing w:line="480" w:lineRule="auto"/>
      </w:pPr>
      <w:r w:rsidRPr="002915B7">
        <w:tab/>
      </w:r>
      <w:r w:rsidRPr="002915B7">
        <w:rPr>
          <w:b/>
        </w:rPr>
        <w:t>RWR</w:t>
      </w:r>
      <w:r w:rsidRPr="002915B7">
        <w:tab/>
      </w:r>
      <w:r w:rsidRPr="002915B7">
        <w:tab/>
      </w:r>
      <w:r w:rsidRPr="002915B7">
        <w:tab/>
      </w:r>
      <w:r w:rsidR="00C61DEE" w:rsidRPr="002915B7">
        <w:tab/>
      </w:r>
      <w:r w:rsidRPr="002915B7">
        <w:rPr>
          <w:b/>
        </w:rPr>
        <w:t>ZON</w:t>
      </w:r>
      <w:r w:rsidRPr="002915B7">
        <w:tab/>
      </w:r>
      <w:r w:rsidRPr="002915B7">
        <w:tab/>
      </w:r>
      <w:r w:rsidRPr="002915B7">
        <w:tab/>
      </w:r>
      <w:r w:rsidR="00C61DEE" w:rsidRPr="002915B7">
        <w:tab/>
      </w:r>
      <w:r w:rsidRPr="002915B7">
        <w:rPr>
          <w:b/>
        </w:rPr>
        <w:t>ILP</w:t>
      </w:r>
    </w:p>
    <w:p w14:paraId="39646F20" w14:textId="77777777" w:rsidR="004E573C" w:rsidRPr="002915B7" w:rsidRDefault="004E573C" w:rsidP="003F6AB2">
      <w:pPr>
        <w:spacing w:line="480" w:lineRule="auto"/>
        <w:ind w:firstLine="720"/>
        <w:rPr>
          <w:sz w:val="20"/>
          <w:szCs w:val="20"/>
        </w:rPr>
      </w:pPr>
      <w:r w:rsidRPr="002915B7">
        <w:rPr>
          <w:b/>
          <w:sz w:val="20"/>
          <w:szCs w:val="20"/>
        </w:rPr>
        <w:t>ALL</w:t>
      </w:r>
      <w:r w:rsidRPr="002915B7">
        <w:rPr>
          <w:sz w:val="20"/>
          <w:szCs w:val="20"/>
        </w:rPr>
        <w:tab/>
        <w:t>ES (ALL)</w:t>
      </w:r>
      <w:r w:rsidRPr="002915B7">
        <w:rPr>
          <w:sz w:val="20"/>
          <w:szCs w:val="20"/>
        </w:rPr>
        <w:tab/>
        <w:t>BD (ALL)</w:t>
      </w:r>
      <w:r w:rsidRPr="002915B7">
        <w:rPr>
          <w:sz w:val="20"/>
          <w:szCs w:val="20"/>
        </w:rPr>
        <w:tab/>
      </w:r>
      <w:r w:rsidRPr="002915B7">
        <w:rPr>
          <w:sz w:val="20"/>
          <w:szCs w:val="20"/>
        </w:rPr>
        <w:tab/>
      </w:r>
      <w:r w:rsidRPr="002915B7">
        <w:rPr>
          <w:b/>
          <w:sz w:val="20"/>
          <w:szCs w:val="20"/>
        </w:rPr>
        <w:t>ALL</w:t>
      </w:r>
      <w:r w:rsidRPr="002915B7">
        <w:rPr>
          <w:sz w:val="20"/>
          <w:szCs w:val="20"/>
        </w:rPr>
        <w:tab/>
        <w:t>ES (ALL)</w:t>
      </w:r>
      <w:r w:rsidRPr="002915B7">
        <w:rPr>
          <w:sz w:val="20"/>
          <w:szCs w:val="20"/>
        </w:rPr>
        <w:tab/>
        <w:t>BD (ALL)</w:t>
      </w:r>
      <w:r w:rsidRPr="002915B7">
        <w:rPr>
          <w:sz w:val="20"/>
          <w:szCs w:val="20"/>
        </w:rPr>
        <w:tab/>
      </w:r>
      <w:r w:rsidRPr="002915B7">
        <w:rPr>
          <w:sz w:val="20"/>
          <w:szCs w:val="20"/>
        </w:rPr>
        <w:tab/>
      </w:r>
      <w:r w:rsidRPr="002915B7">
        <w:rPr>
          <w:b/>
          <w:sz w:val="20"/>
          <w:szCs w:val="20"/>
        </w:rPr>
        <w:t>ALL</w:t>
      </w:r>
      <w:r w:rsidRPr="002915B7">
        <w:rPr>
          <w:sz w:val="20"/>
          <w:szCs w:val="20"/>
        </w:rPr>
        <w:tab/>
        <w:t>ES (ALL)</w:t>
      </w:r>
      <w:r w:rsidRPr="002915B7">
        <w:rPr>
          <w:sz w:val="20"/>
          <w:szCs w:val="20"/>
        </w:rPr>
        <w:tab/>
        <w:t>BD (ALL)</w:t>
      </w:r>
    </w:p>
    <w:p w14:paraId="5D07F2EB" w14:textId="77777777" w:rsidR="004E573C" w:rsidRPr="002915B7" w:rsidRDefault="004E573C" w:rsidP="003F6AB2">
      <w:pPr>
        <w:spacing w:line="480" w:lineRule="auto"/>
        <w:rPr>
          <w:sz w:val="20"/>
          <w:szCs w:val="20"/>
        </w:rPr>
      </w:pPr>
      <w:r w:rsidRPr="002915B7">
        <w:rPr>
          <w:b/>
          <w:sz w:val="20"/>
          <w:szCs w:val="20"/>
        </w:rPr>
        <w:t>min</w:t>
      </w:r>
      <w:r w:rsidRPr="002915B7">
        <w:rPr>
          <w:sz w:val="20"/>
          <w:szCs w:val="20"/>
        </w:rPr>
        <w:tab/>
      </w:r>
      <w:r w:rsidRPr="002915B7">
        <w:rPr>
          <w:b/>
          <w:sz w:val="20"/>
          <w:szCs w:val="20"/>
        </w:rPr>
        <w:t>0</w:t>
      </w:r>
      <w:r w:rsidR="00BA18D5" w:rsidRPr="002915B7">
        <w:rPr>
          <w:b/>
          <w:sz w:val="20"/>
          <w:szCs w:val="20"/>
        </w:rPr>
        <w:t>.1</w:t>
      </w:r>
      <w:r w:rsidRPr="002915B7">
        <w:rPr>
          <w:b/>
          <w:sz w:val="20"/>
          <w:szCs w:val="20"/>
        </w:rPr>
        <w:t>%</w:t>
      </w:r>
      <w:r w:rsidRPr="002915B7">
        <w:rPr>
          <w:sz w:val="20"/>
          <w:szCs w:val="20"/>
        </w:rPr>
        <w:tab/>
        <w:t>8</w:t>
      </w:r>
      <w:r w:rsidR="00BA18D5" w:rsidRPr="002915B7">
        <w:rPr>
          <w:sz w:val="20"/>
          <w:szCs w:val="20"/>
        </w:rPr>
        <w:t>.0</w:t>
      </w:r>
      <w:r w:rsidRPr="002915B7">
        <w:rPr>
          <w:sz w:val="20"/>
          <w:szCs w:val="20"/>
        </w:rPr>
        <w:t>%</w:t>
      </w:r>
      <w:r w:rsidRPr="002915B7">
        <w:rPr>
          <w:sz w:val="20"/>
          <w:szCs w:val="20"/>
        </w:rPr>
        <w:tab/>
        <w:t>0</w:t>
      </w:r>
      <w:r w:rsidR="00BA18D5" w:rsidRPr="002915B7">
        <w:rPr>
          <w:sz w:val="20"/>
          <w:szCs w:val="20"/>
        </w:rPr>
        <w:t>.1</w:t>
      </w:r>
      <w:r w:rsidRPr="002915B7">
        <w:rPr>
          <w:sz w:val="20"/>
          <w:szCs w:val="20"/>
        </w:rPr>
        <w:t>%</w:t>
      </w:r>
      <w:r w:rsidRPr="002915B7">
        <w:rPr>
          <w:sz w:val="20"/>
          <w:szCs w:val="20"/>
        </w:rPr>
        <w:tab/>
      </w:r>
      <w:r w:rsidRPr="002915B7">
        <w:rPr>
          <w:sz w:val="20"/>
          <w:szCs w:val="20"/>
        </w:rPr>
        <w:tab/>
      </w:r>
      <w:r w:rsidRPr="002915B7">
        <w:rPr>
          <w:b/>
          <w:sz w:val="20"/>
          <w:szCs w:val="20"/>
        </w:rPr>
        <w:t>2</w:t>
      </w:r>
      <w:r w:rsidR="00BA18D5" w:rsidRPr="002915B7">
        <w:rPr>
          <w:b/>
          <w:sz w:val="20"/>
          <w:szCs w:val="20"/>
        </w:rPr>
        <w:t>.0</w:t>
      </w:r>
      <w:r w:rsidRPr="002915B7">
        <w:rPr>
          <w:b/>
          <w:sz w:val="20"/>
          <w:szCs w:val="20"/>
        </w:rPr>
        <w:t>%</w:t>
      </w:r>
      <w:r w:rsidRPr="002915B7">
        <w:rPr>
          <w:sz w:val="20"/>
          <w:szCs w:val="20"/>
        </w:rPr>
        <w:tab/>
        <w:t>10</w:t>
      </w:r>
      <w:r w:rsidR="00BA18D5" w:rsidRPr="002915B7">
        <w:rPr>
          <w:sz w:val="20"/>
          <w:szCs w:val="20"/>
        </w:rPr>
        <w:t>.1</w:t>
      </w:r>
      <w:r w:rsidRPr="002915B7">
        <w:rPr>
          <w:sz w:val="20"/>
          <w:szCs w:val="20"/>
        </w:rPr>
        <w:t>%</w:t>
      </w:r>
      <w:r w:rsidRPr="002915B7">
        <w:rPr>
          <w:sz w:val="20"/>
          <w:szCs w:val="20"/>
        </w:rPr>
        <w:tab/>
        <w:t>2</w:t>
      </w:r>
      <w:r w:rsidR="00BA18D5" w:rsidRPr="002915B7">
        <w:rPr>
          <w:sz w:val="20"/>
          <w:szCs w:val="20"/>
        </w:rPr>
        <w:t>.0</w:t>
      </w:r>
      <w:r w:rsidRPr="002915B7">
        <w:rPr>
          <w:sz w:val="20"/>
          <w:szCs w:val="20"/>
        </w:rPr>
        <w:t>%</w:t>
      </w:r>
      <w:r w:rsidRPr="002915B7">
        <w:rPr>
          <w:sz w:val="20"/>
          <w:szCs w:val="20"/>
        </w:rPr>
        <w:tab/>
      </w:r>
      <w:r w:rsidRPr="002915B7">
        <w:rPr>
          <w:sz w:val="20"/>
          <w:szCs w:val="20"/>
        </w:rPr>
        <w:tab/>
      </w:r>
      <w:r w:rsidRPr="002915B7">
        <w:rPr>
          <w:b/>
          <w:sz w:val="20"/>
          <w:szCs w:val="20"/>
        </w:rPr>
        <w:t>0</w:t>
      </w:r>
      <w:r w:rsidR="00BA18D5" w:rsidRPr="002915B7">
        <w:rPr>
          <w:b/>
          <w:sz w:val="20"/>
          <w:szCs w:val="20"/>
        </w:rPr>
        <w:t>.0</w:t>
      </w:r>
      <w:r w:rsidRPr="002915B7">
        <w:rPr>
          <w:b/>
          <w:sz w:val="20"/>
          <w:szCs w:val="20"/>
        </w:rPr>
        <w:t>%</w:t>
      </w:r>
      <w:r w:rsidRPr="002915B7">
        <w:rPr>
          <w:sz w:val="20"/>
          <w:szCs w:val="20"/>
        </w:rPr>
        <w:tab/>
        <w:t>6</w:t>
      </w:r>
      <w:r w:rsidR="00BA18D5" w:rsidRPr="002915B7">
        <w:rPr>
          <w:sz w:val="20"/>
          <w:szCs w:val="20"/>
        </w:rPr>
        <w:t>.4</w:t>
      </w:r>
      <w:r w:rsidRPr="002915B7">
        <w:rPr>
          <w:sz w:val="20"/>
          <w:szCs w:val="20"/>
        </w:rPr>
        <w:t>%</w:t>
      </w:r>
      <w:r w:rsidRPr="002915B7">
        <w:rPr>
          <w:sz w:val="20"/>
          <w:szCs w:val="20"/>
        </w:rPr>
        <w:tab/>
        <w:t>0</w:t>
      </w:r>
      <w:r w:rsidR="00BA18D5" w:rsidRPr="002915B7">
        <w:rPr>
          <w:sz w:val="20"/>
          <w:szCs w:val="20"/>
        </w:rPr>
        <w:t>.0</w:t>
      </w:r>
      <w:r w:rsidRPr="002915B7">
        <w:rPr>
          <w:sz w:val="20"/>
          <w:szCs w:val="20"/>
        </w:rPr>
        <w:t>%</w:t>
      </w:r>
    </w:p>
    <w:p w14:paraId="14FF087A" w14:textId="77777777" w:rsidR="004E573C" w:rsidRPr="002915B7" w:rsidRDefault="004E573C" w:rsidP="003F6AB2">
      <w:pPr>
        <w:spacing w:line="480" w:lineRule="auto"/>
        <w:rPr>
          <w:sz w:val="20"/>
          <w:szCs w:val="20"/>
        </w:rPr>
      </w:pPr>
      <w:r w:rsidRPr="002915B7">
        <w:rPr>
          <w:b/>
          <w:sz w:val="20"/>
          <w:szCs w:val="20"/>
        </w:rPr>
        <w:t>median</w:t>
      </w:r>
      <w:r w:rsidRPr="002915B7">
        <w:rPr>
          <w:sz w:val="20"/>
          <w:szCs w:val="20"/>
        </w:rPr>
        <w:tab/>
      </w:r>
      <w:r w:rsidR="00BA18D5" w:rsidRPr="002915B7">
        <w:rPr>
          <w:b/>
          <w:sz w:val="20"/>
          <w:szCs w:val="20"/>
        </w:rPr>
        <w:t>18.5%</w:t>
      </w:r>
      <w:r w:rsidR="00BA18D5" w:rsidRPr="002915B7">
        <w:rPr>
          <w:sz w:val="20"/>
          <w:szCs w:val="20"/>
        </w:rPr>
        <w:tab/>
        <w:t>9.8%</w:t>
      </w:r>
      <w:r w:rsidR="00BA18D5" w:rsidRPr="002915B7">
        <w:rPr>
          <w:sz w:val="20"/>
          <w:szCs w:val="20"/>
        </w:rPr>
        <w:tab/>
        <w:t>18.9</w:t>
      </w:r>
      <w:r w:rsidRPr="002915B7">
        <w:rPr>
          <w:sz w:val="20"/>
          <w:szCs w:val="20"/>
        </w:rPr>
        <w:t>%</w:t>
      </w:r>
      <w:r w:rsidRPr="002915B7">
        <w:rPr>
          <w:sz w:val="20"/>
          <w:szCs w:val="20"/>
        </w:rPr>
        <w:tab/>
      </w:r>
      <w:r w:rsidRPr="002915B7">
        <w:rPr>
          <w:sz w:val="20"/>
          <w:szCs w:val="20"/>
        </w:rPr>
        <w:tab/>
      </w:r>
      <w:r w:rsidR="00BA18D5" w:rsidRPr="002915B7">
        <w:rPr>
          <w:b/>
          <w:sz w:val="20"/>
          <w:szCs w:val="20"/>
        </w:rPr>
        <w:t>19.1%</w:t>
      </w:r>
      <w:r w:rsidR="00BA18D5" w:rsidRPr="002915B7">
        <w:rPr>
          <w:sz w:val="20"/>
          <w:szCs w:val="20"/>
        </w:rPr>
        <w:tab/>
        <w:t>14.5</w:t>
      </w:r>
      <w:r w:rsidRPr="002915B7">
        <w:rPr>
          <w:sz w:val="20"/>
          <w:szCs w:val="20"/>
        </w:rPr>
        <w:t>%</w:t>
      </w:r>
      <w:r w:rsidRPr="002915B7">
        <w:rPr>
          <w:sz w:val="20"/>
          <w:szCs w:val="20"/>
        </w:rPr>
        <w:tab/>
        <w:t>19</w:t>
      </w:r>
      <w:r w:rsidR="00BA18D5" w:rsidRPr="002915B7">
        <w:rPr>
          <w:sz w:val="20"/>
          <w:szCs w:val="20"/>
        </w:rPr>
        <w:t>.4</w:t>
      </w:r>
      <w:r w:rsidRPr="002915B7">
        <w:rPr>
          <w:sz w:val="20"/>
          <w:szCs w:val="20"/>
        </w:rPr>
        <w:t>%</w:t>
      </w:r>
      <w:r w:rsidRPr="002915B7">
        <w:rPr>
          <w:sz w:val="20"/>
          <w:szCs w:val="20"/>
        </w:rPr>
        <w:tab/>
      </w:r>
      <w:r w:rsidRPr="002915B7">
        <w:rPr>
          <w:sz w:val="20"/>
          <w:szCs w:val="20"/>
        </w:rPr>
        <w:tab/>
      </w:r>
      <w:r w:rsidRPr="002915B7">
        <w:rPr>
          <w:b/>
          <w:sz w:val="20"/>
          <w:szCs w:val="20"/>
        </w:rPr>
        <w:t>15</w:t>
      </w:r>
      <w:r w:rsidR="00A65929" w:rsidRPr="002915B7">
        <w:rPr>
          <w:b/>
          <w:sz w:val="20"/>
          <w:szCs w:val="20"/>
        </w:rPr>
        <w:t>.3</w:t>
      </w:r>
      <w:r w:rsidRPr="002915B7">
        <w:rPr>
          <w:b/>
          <w:sz w:val="20"/>
          <w:szCs w:val="20"/>
        </w:rPr>
        <w:t>%</w:t>
      </w:r>
      <w:r w:rsidR="00A65929" w:rsidRPr="002915B7">
        <w:rPr>
          <w:sz w:val="20"/>
          <w:szCs w:val="20"/>
        </w:rPr>
        <w:tab/>
        <w:t>12.8</w:t>
      </w:r>
      <w:r w:rsidRPr="002915B7">
        <w:rPr>
          <w:sz w:val="20"/>
          <w:szCs w:val="20"/>
        </w:rPr>
        <w:t>%</w:t>
      </w:r>
      <w:r w:rsidRPr="002915B7">
        <w:rPr>
          <w:sz w:val="20"/>
          <w:szCs w:val="20"/>
        </w:rPr>
        <w:tab/>
        <w:t>15</w:t>
      </w:r>
      <w:r w:rsidR="00A65929" w:rsidRPr="002915B7">
        <w:rPr>
          <w:sz w:val="20"/>
          <w:szCs w:val="20"/>
        </w:rPr>
        <w:t>.4</w:t>
      </w:r>
      <w:r w:rsidRPr="002915B7">
        <w:rPr>
          <w:sz w:val="20"/>
          <w:szCs w:val="20"/>
        </w:rPr>
        <w:t>%</w:t>
      </w:r>
    </w:p>
    <w:p w14:paraId="16F4E167" w14:textId="77777777" w:rsidR="004E573C" w:rsidRPr="002915B7" w:rsidRDefault="004E573C" w:rsidP="003F6AB2">
      <w:pPr>
        <w:spacing w:line="480" w:lineRule="auto"/>
        <w:rPr>
          <w:sz w:val="20"/>
          <w:szCs w:val="20"/>
        </w:rPr>
      </w:pPr>
      <w:r w:rsidRPr="002915B7">
        <w:rPr>
          <w:b/>
          <w:sz w:val="20"/>
          <w:szCs w:val="20"/>
        </w:rPr>
        <w:t>mean</w:t>
      </w:r>
      <w:r w:rsidRPr="002915B7">
        <w:rPr>
          <w:sz w:val="20"/>
          <w:szCs w:val="20"/>
        </w:rPr>
        <w:tab/>
      </w:r>
      <w:r w:rsidR="006D1C90" w:rsidRPr="002915B7">
        <w:rPr>
          <w:b/>
          <w:sz w:val="20"/>
          <w:szCs w:val="20"/>
        </w:rPr>
        <w:t>34.7</w:t>
      </w:r>
      <w:r w:rsidRPr="002915B7">
        <w:rPr>
          <w:b/>
          <w:sz w:val="20"/>
          <w:szCs w:val="20"/>
        </w:rPr>
        <w:t>%</w:t>
      </w:r>
      <w:r w:rsidRPr="002915B7">
        <w:rPr>
          <w:sz w:val="20"/>
          <w:szCs w:val="20"/>
        </w:rPr>
        <w:tab/>
        <w:t>17</w:t>
      </w:r>
      <w:r w:rsidR="006D1C90" w:rsidRPr="002915B7">
        <w:rPr>
          <w:sz w:val="20"/>
          <w:szCs w:val="20"/>
        </w:rPr>
        <w:t>.2%</w:t>
      </w:r>
      <w:r w:rsidR="006D1C90" w:rsidRPr="002915B7">
        <w:rPr>
          <w:sz w:val="20"/>
          <w:szCs w:val="20"/>
        </w:rPr>
        <w:tab/>
        <w:t>34.9</w:t>
      </w:r>
      <w:r w:rsidRPr="002915B7">
        <w:rPr>
          <w:sz w:val="20"/>
          <w:szCs w:val="20"/>
        </w:rPr>
        <w:t>%</w:t>
      </w:r>
      <w:r w:rsidRPr="002915B7">
        <w:rPr>
          <w:sz w:val="20"/>
          <w:szCs w:val="20"/>
        </w:rPr>
        <w:tab/>
      </w:r>
      <w:r w:rsidRPr="002915B7">
        <w:rPr>
          <w:sz w:val="20"/>
          <w:szCs w:val="20"/>
        </w:rPr>
        <w:tab/>
      </w:r>
      <w:r w:rsidR="006D1C90" w:rsidRPr="002915B7">
        <w:rPr>
          <w:b/>
          <w:sz w:val="20"/>
          <w:szCs w:val="20"/>
        </w:rPr>
        <w:t>30.6%</w:t>
      </w:r>
      <w:r w:rsidR="006D1C90" w:rsidRPr="002915B7">
        <w:rPr>
          <w:sz w:val="20"/>
          <w:szCs w:val="20"/>
        </w:rPr>
        <w:tab/>
        <w:t>18.5%</w:t>
      </w:r>
      <w:r w:rsidR="006D1C90" w:rsidRPr="002915B7">
        <w:rPr>
          <w:sz w:val="20"/>
          <w:szCs w:val="20"/>
        </w:rPr>
        <w:tab/>
        <w:t>30.8</w:t>
      </w:r>
      <w:r w:rsidRPr="002915B7">
        <w:rPr>
          <w:sz w:val="20"/>
          <w:szCs w:val="20"/>
        </w:rPr>
        <w:t>%</w:t>
      </w:r>
      <w:r w:rsidRPr="002915B7">
        <w:rPr>
          <w:sz w:val="20"/>
          <w:szCs w:val="20"/>
        </w:rPr>
        <w:tab/>
      </w:r>
      <w:r w:rsidRPr="002915B7">
        <w:rPr>
          <w:sz w:val="20"/>
          <w:szCs w:val="20"/>
        </w:rPr>
        <w:tab/>
      </w:r>
      <w:r w:rsidRPr="002915B7">
        <w:rPr>
          <w:b/>
          <w:sz w:val="20"/>
          <w:szCs w:val="20"/>
        </w:rPr>
        <w:t>25</w:t>
      </w:r>
      <w:r w:rsidR="006D1C90" w:rsidRPr="002915B7">
        <w:rPr>
          <w:b/>
          <w:sz w:val="20"/>
          <w:szCs w:val="20"/>
        </w:rPr>
        <w:t>.4%</w:t>
      </w:r>
      <w:r w:rsidR="006D1C90" w:rsidRPr="002915B7">
        <w:rPr>
          <w:sz w:val="20"/>
          <w:szCs w:val="20"/>
        </w:rPr>
        <w:tab/>
        <w:t>18.9</w:t>
      </w:r>
      <w:r w:rsidRPr="002915B7">
        <w:rPr>
          <w:sz w:val="20"/>
          <w:szCs w:val="20"/>
        </w:rPr>
        <w:t>%</w:t>
      </w:r>
      <w:r w:rsidRPr="002915B7">
        <w:rPr>
          <w:sz w:val="20"/>
          <w:szCs w:val="20"/>
        </w:rPr>
        <w:tab/>
        <w:t>25</w:t>
      </w:r>
      <w:r w:rsidR="006D1C90" w:rsidRPr="002915B7">
        <w:rPr>
          <w:sz w:val="20"/>
          <w:szCs w:val="20"/>
        </w:rPr>
        <w:t>.5</w:t>
      </w:r>
      <w:r w:rsidRPr="002915B7">
        <w:rPr>
          <w:sz w:val="20"/>
          <w:szCs w:val="20"/>
        </w:rPr>
        <w:t>%</w:t>
      </w:r>
    </w:p>
    <w:p w14:paraId="4B77DEEB" w14:textId="77777777" w:rsidR="004E573C" w:rsidRPr="002915B7" w:rsidRDefault="004E573C" w:rsidP="003F6AB2">
      <w:pPr>
        <w:spacing w:line="480" w:lineRule="auto"/>
        <w:rPr>
          <w:sz w:val="20"/>
          <w:szCs w:val="20"/>
        </w:rPr>
      </w:pPr>
      <w:r w:rsidRPr="002915B7">
        <w:rPr>
          <w:b/>
          <w:sz w:val="20"/>
          <w:szCs w:val="20"/>
        </w:rPr>
        <w:t>max</w:t>
      </w:r>
      <w:r w:rsidRPr="002915B7">
        <w:rPr>
          <w:sz w:val="20"/>
          <w:szCs w:val="20"/>
        </w:rPr>
        <w:tab/>
      </w:r>
      <w:r w:rsidRPr="002915B7">
        <w:rPr>
          <w:b/>
          <w:sz w:val="20"/>
          <w:szCs w:val="20"/>
        </w:rPr>
        <w:t>100</w:t>
      </w:r>
      <w:r w:rsidR="00700A9D" w:rsidRPr="002915B7">
        <w:rPr>
          <w:b/>
          <w:sz w:val="20"/>
          <w:szCs w:val="20"/>
        </w:rPr>
        <w:t>.0</w:t>
      </w:r>
      <w:r w:rsidRPr="002915B7">
        <w:rPr>
          <w:b/>
          <w:sz w:val="20"/>
          <w:szCs w:val="20"/>
        </w:rPr>
        <w:t>%</w:t>
      </w:r>
      <w:r w:rsidRPr="002915B7">
        <w:rPr>
          <w:sz w:val="20"/>
          <w:szCs w:val="20"/>
        </w:rPr>
        <w:tab/>
        <w:t>68</w:t>
      </w:r>
      <w:r w:rsidR="00700A9D" w:rsidRPr="002915B7">
        <w:rPr>
          <w:sz w:val="20"/>
          <w:szCs w:val="20"/>
        </w:rPr>
        <w:t>.4</w:t>
      </w:r>
      <w:r w:rsidRPr="002915B7">
        <w:rPr>
          <w:sz w:val="20"/>
          <w:szCs w:val="20"/>
        </w:rPr>
        <w:t>%</w:t>
      </w:r>
      <w:r w:rsidRPr="002915B7">
        <w:rPr>
          <w:sz w:val="20"/>
          <w:szCs w:val="20"/>
        </w:rPr>
        <w:tab/>
        <w:t>100</w:t>
      </w:r>
      <w:r w:rsidR="00700A9D" w:rsidRPr="002915B7">
        <w:rPr>
          <w:sz w:val="20"/>
          <w:szCs w:val="20"/>
        </w:rPr>
        <w:t>.0</w:t>
      </w:r>
      <w:r w:rsidRPr="002915B7">
        <w:rPr>
          <w:sz w:val="20"/>
          <w:szCs w:val="20"/>
        </w:rPr>
        <w:t>%</w:t>
      </w:r>
      <w:r w:rsidRPr="002915B7">
        <w:rPr>
          <w:sz w:val="20"/>
          <w:szCs w:val="20"/>
        </w:rPr>
        <w:tab/>
      </w:r>
      <w:r w:rsidRPr="002915B7">
        <w:rPr>
          <w:sz w:val="20"/>
          <w:szCs w:val="20"/>
        </w:rPr>
        <w:tab/>
      </w:r>
      <w:r w:rsidRPr="002915B7">
        <w:rPr>
          <w:b/>
          <w:sz w:val="20"/>
          <w:szCs w:val="20"/>
        </w:rPr>
        <w:t>100</w:t>
      </w:r>
      <w:r w:rsidR="00700A9D" w:rsidRPr="002915B7">
        <w:rPr>
          <w:b/>
          <w:sz w:val="20"/>
          <w:szCs w:val="20"/>
        </w:rPr>
        <w:t>.0%</w:t>
      </w:r>
      <w:r w:rsidR="00700A9D" w:rsidRPr="002915B7">
        <w:rPr>
          <w:sz w:val="20"/>
          <w:szCs w:val="20"/>
        </w:rPr>
        <w:tab/>
        <w:t>55.6</w:t>
      </w:r>
      <w:r w:rsidRPr="002915B7">
        <w:rPr>
          <w:sz w:val="20"/>
          <w:szCs w:val="20"/>
        </w:rPr>
        <w:t>%</w:t>
      </w:r>
      <w:r w:rsidRPr="002915B7">
        <w:rPr>
          <w:sz w:val="20"/>
          <w:szCs w:val="20"/>
        </w:rPr>
        <w:tab/>
        <w:t>100</w:t>
      </w:r>
      <w:r w:rsidR="00700A9D" w:rsidRPr="002915B7">
        <w:rPr>
          <w:sz w:val="20"/>
          <w:szCs w:val="20"/>
        </w:rPr>
        <w:t>.0</w:t>
      </w:r>
      <w:r w:rsidRPr="002915B7">
        <w:rPr>
          <w:sz w:val="20"/>
          <w:szCs w:val="20"/>
        </w:rPr>
        <w:t>%</w:t>
      </w:r>
      <w:r w:rsidRPr="002915B7">
        <w:rPr>
          <w:sz w:val="20"/>
          <w:szCs w:val="20"/>
        </w:rPr>
        <w:tab/>
      </w:r>
      <w:r w:rsidRPr="002915B7">
        <w:rPr>
          <w:sz w:val="20"/>
          <w:szCs w:val="20"/>
        </w:rPr>
        <w:tab/>
      </w:r>
      <w:r w:rsidRPr="002915B7">
        <w:rPr>
          <w:b/>
          <w:sz w:val="20"/>
          <w:szCs w:val="20"/>
        </w:rPr>
        <w:t>100</w:t>
      </w:r>
      <w:r w:rsidR="00700A9D" w:rsidRPr="002915B7">
        <w:rPr>
          <w:b/>
          <w:sz w:val="20"/>
          <w:szCs w:val="20"/>
        </w:rPr>
        <w:t>.0%</w:t>
      </w:r>
      <w:r w:rsidR="00700A9D" w:rsidRPr="002915B7">
        <w:rPr>
          <w:b/>
          <w:sz w:val="20"/>
          <w:szCs w:val="20"/>
        </w:rPr>
        <w:tab/>
      </w:r>
      <w:r w:rsidR="00700A9D" w:rsidRPr="002915B7">
        <w:rPr>
          <w:sz w:val="20"/>
          <w:szCs w:val="20"/>
        </w:rPr>
        <w:t>67.6</w:t>
      </w:r>
      <w:r w:rsidRPr="002915B7">
        <w:rPr>
          <w:sz w:val="20"/>
          <w:szCs w:val="20"/>
        </w:rPr>
        <w:t>%</w:t>
      </w:r>
      <w:r w:rsidRPr="002915B7">
        <w:rPr>
          <w:sz w:val="20"/>
          <w:szCs w:val="20"/>
        </w:rPr>
        <w:tab/>
        <w:t>100</w:t>
      </w:r>
      <w:r w:rsidR="00700A9D" w:rsidRPr="002915B7">
        <w:rPr>
          <w:sz w:val="20"/>
          <w:szCs w:val="20"/>
        </w:rPr>
        <w:t>.0</w:t>
      </w:r>
      <w:r w:rsidRPr="002915B7">
        <w:rPr>
          <w:sz w:val="20"/>
          <w:szCs w:val="20"/>
        </w:rPr>
        <w:t>%</w:t>
      </w:r>
    </w:p>
    <w:p w14:paraId="50AFC78B" w14:textId="77777777" w:rsidR="00F34710" w:rsidRPr="002915B7" w:rsidRDefault="00F34710" w:rsidP="003F6AB2">
      <w:pPr>
        <w:suppressAutoHyphens w:val="0"/>
        <w:spacing w:line="480" w:lineRule="auto"/>
        <w:textAlignment w:val="auto"/>
      </w:pPr>
    </w:p>
    <w:p w14:paraId="0287081A" w14:textId="77777777" w:rsidR="00F34710" w:rsidRPr="002915B7" w:rsidRDefault="00F34710" w:rsidP="003F6AB2">
      <w:pPr>
        <w:suppressAutoHyphens w:val="0"/>
        <w:spacing w:line="480" w:lineRule="auto"/>
        <w:textAlignment w:val="auto"/>
      </w:pPr>
      <w:r w:rsidRPr="002915B7">
        <w:br w:type="page"/>
      </w:r>
    </w:p>
    <w:p w14:paraId="114E7071" w14:textId="77777777" w:rsidR="00383036" w:rsidRPr="002915B7" w:rsidRDefault="00383036" w:rsidP="003F6AB2">
      <w:pPr>
        <w:suppressAutoHyphens w:val="0"/>
        <w:spacing w:line="480" w:lineRule="auto"/>
        <w:textAlignment w:val="auto"/>
      </w:pPr>
    </w:p>
    <w:p w14:paraId="093C4BDD" w14:textId="77777777" w:rsidR="00E51042" w:rsidRPr="002915B7" w:rsidRDefault="00E51042" w:rsidP="003F6AB2">
      <w:pPr>
        <w:suppressAutoHyphens w:val="0"/>
        <w:spacing w:line="480" w:lineRule="auto"/>
        <w:textAlignment w:val="auto"/>
        <w:rPr>
          <w:b/>
          <w:iCs/>
        </w:rPr>
      </w:pPr>
    </w:p>
    <w:p w14:paraId="6937193A" w14:textId="77777777" w:rsidR="00E51042" w:rsidRPr="002915B7" w:rsidRDefault="00E51042" w:rsidP="00FD069D">
      <w:pPr>
        <w:pStyle w:val="Heading1"/>
      </w:pPr>
      <w:r w:rsidRPr="002915B7">
        <w:t>Appendix</w:t>
      </w:r>
    </w:p>
    <w:p w14:paraId="01CFABE7" w14:textId="77777777" w:rsidR="0027137B" w:rsidRPr="002915B7" w:rsidRDefault="0027137B" w:rsidP="003F6AB2">
      <w:pPr>
        <w:spacing w:line="480" w:lineRule="auto"/>
      </w:pPr>
    </w:p>
    <w:p w14:paraId="17026AA1" w14:textId="77777777" w:rsidR="0027137B" w:rsidRPr="002915B7" w:rsidRDefault="0027137B" w:rsidP="003F6AB2">
      <w:pPr>
        <w:spacing w:line="480" w:lineRule="auto"/>
        <w:jc w:val="center"/>
      </w:pPr>
      <w:r w:rsidRPr="002915B7">
        <w:t>Figure S1.</w:t>
      </w:r>
    </w:p>
    <w:p w14:paraId="52C14E53" w14:textId="77777777" w:rsidR="0027137B" w:rsidRPr="002915B7" w:rsidRDefault="0027137B" w:rsidP="003F6AB2">
      <w:pPr>
        <w:suppressAutoHyphens w:val="0"/>
        <w:spacing w:line="480" w:lineRule="auto"/>
        <w:textAlignment w:val="auto"/>
      </w:pPr>
    </w:p>
    <w:p w14:paraId="5CE69A98" w14:textId="77777777" w:rsidR="0027137B" w:rsidRPr="002915B7" w:rsidRDefault="0027137B" w:rsidP="003F6AB2">
      <w:pPr>
        <w:spacing w:line="480" w:lineRule="auto"/>
      </w:pPr>
      <w:r w:rsidRPr="002915B7">
        <w:rPr>
          <w:noProof/>
        </w:rPr>
        <w:drawing>
          <wp:inline distT="0" distB="0" distL="0" distR="0" wp14:anchorId="78EB45F9" wp14:editId="74E85119">
            <wp:extent cx="6329045" cy="3965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jects\VU\OPERAs\SP2\priocomp\reports\figures\figureS01\17_figure_s_01_alt.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329045" cy="3965120"/>
                    </a:xfrm>
                    <a:prstGeom prst="rect">
                      <a:avLst/>
                    </a:prstGeom>
                    <a:noFill/>
                    <a:ln>
                      <a:noFill/>
                    </a:ln>
                  </pic:spPr>
                </pic:pic>
              </a:graphicData>
            </a:graphic>
          </wp:inline>
        </w:drawing>
      </w:r>
    </w:p>
    <w:p w14:paraId="15C5AE42" w14:textId="77777777" w:rsidR="0027137B" w:rsidRPr="002915B7" w:rsidRDefault="0027137B" w:rsidP="003F6AB2">
      <w:pPr>
        <w:spacing w:line="480" w:lineRule="auto"/>
      </w:pPr>
      <w:r w:rsidRPr="002915B7">
        <w:rPr>
          <w:b/>
          <w:color w:val="000000"/>
        </w:rPr>
        <w:t xml:space="preserve">Figure S1. </w:t>
      </w:r>
      <w:r w:rsidRPr="002915B7">
        <w:rPr>
          <w:color w:val="000000"/>
        </w:rPr>
        <w:t>Schematics of the study workflow.</w:t>
      </w:r>
    </w:p>
    <w:p w14:paraId="5BBAE92D" w14:textId="77777777" w:rsidR="0027137B" w:rsidRPr="002915B7" w:rsidRDefault="0027137B" w:rsidP="003F6AB2">
      <w:pPr>
        <w:spacing w:line="480" w:lineRule="auto"/>
      </w:pPr>
    </w:p>
    <w:p w14:paraId="2C903CF7" w14:textId="77777777" w:rsidR="0027137B" w:rsidRPr="002915B7" w:rsidRDefault="0027137B" w:rsidP="003F6AB2">
      <w:pPr>
        <w:spacing w:line="480" w:lineRule="auto"/>
      </w:pPr>
    </w:p>
    <w:p w14:paraId="347F8C80" w14:textId="77777777" w:rsidR="00C62B39" w:rsidRPr="002915B7" w:rsidRDefault="00E51042" w:rsidP="003F6AB2">
      <w:pPr>
        <w:pStyle w:val="Caption1"/>
        <w:keepNext/>
        <w:pageBreakBefore/>
        <w:spacing w:line="480" w:lineRule="auto"/>
        <w:sectPr w:rsidR="00C62B39" w:rsidRPr="002915B7">
          <w:type w:val="continuous"/>
          <w:pgSz w:w="12240" w:h="15840"/>
          <w:pgMar w:top="1417" w:right="1134" w:bottom="1417" w:left="1134" w:header="720" w:footer="720" w:gutter="0"/>
          <w:lnNumType w:countBy="1" w:distance="283" w:restart="continuous"/>
          <w:cols w:space="720"/>
          <w:docGrid w:linePitch="240" w:charSpace="-2049"/>
        </w:sectPr>
      </w:pPr>
      <w:r w:rsidRPr="002915B7">
        <w:rPr>
          <w:sz w:val="22"/>
          <w:szCs w:val="22"/>
        </w:rPr>
        <w:lastRenderedPageBreak/>
        <w:t>Table</w:t>
      </w:r>
      <w:r w:rsidR="003D48D8" w:rsidRPr="002915B7">
        <w:rPr>
          <w:sz w:val="22"/>
          <w:szCs w:val="22"/>
        </w:rPr>
        <w:t xml:space="preserve"> S</w:t>
      </w:r>
      <w:r w:rsidR="00BA3301" w:rsidRPr="002915B7">
        <w:rPr>
          <w:sz w:val="22"/>
          <w:szCs w:val="22"/>
        </w:rPr>
        <w:t>1.</w:t>
      </w:r>
      <w:r w:rsidR="00C62B39" w:rsidRPr="002915B7">
        <w:rPr>
          <w:sz w:val="22"/>
          <w:szCs w:val="22"/>
        </w:rPr>
        <w:t xml:space="preserve"> </w:t>
      </w:r>
      <w:r w:rsidR="00C62B39" w:rsidRPr="002915B7">
        <w:rPr>
          <w:b w:val="0"/>
          <w:sz w:val="22"/>
          <w:szCs w:val="22"/>
        </w:rPr>
        <w:t>Biodiversity features (n=759) used in the prioritization analyses.</w:t>
      </w:r>
    </w:p>
    <w:tbl>
      <w:tblPr>
        <w:tblW w:w="0" w:type="auto"/>
        <w:tblLayout w:type="fixed"/>
        <w:tblCellMar>
          <w:left w:w="57" w:type="dxa"/>
          <w:right w:w="57" w:type="dxa"/>
        </w:tblCellMar>
        <w:tblLook w:val="0000" w:firstRow="0" w:lastRow="0" w:firstColumn="0" w:lastColumn="0" w:noHBand="0" w:noVBand="0"/>
      </w:tblPr>
      <w:tblGrid>
        <w:gridCol w:w="1962"/>
      </w:tblGrid>
      <w:tr w:rsidR="00C62B39" w:rsidRPr="002915B7" w14:paraId="0976FCEF" w14:textId="77777777">
        <w:tc>
          <w:tcPr>
            <w:tcW w:w="1962" w:type="dxa"/>
            <w:shd w:val="clear" w:color="auto" w:fill="auto"/>
            <w:vAlign w:val="bottom"/>
          </w:tcPr>
          <w:p w14:paraId="1C3DC9E4" w14:textId="77777777" w:rsidR="00C62B39" w:rsidRPr="002915B7" w:rsidRDefault="00C62B39" w:rsidP="003F6AB2">
            <w:pPr>
              <w:pStyle w:val="Compact"/>
              <w:spacing w:line="480" w:lineRule="auto"/>
            </w:pPr>
            <w:r w:rsidRPr="002915B7">
              <w:rPr>
                <w:rFonts w:ascii="Calibri Light" w:hAnsi="Calibri Light" w:cs="Calibri Light"/>
                <w:b/>
                <w:sz w:val="18"/>
                <w:szCs w:val="18"/>
              </w:rPr>
              <w:t>Amphibians</w:t>
            </w:r>
          </w:p>
        </w:tc>
      </w:tr>
      <w:tr w:rsidR="00C62B39" w:rsidRPr="002915B7" w14:paraId="794111B8" w14:textId="77777777">
        <w:tc>
          <w:tcPr>
            <w:tcW w:w="1962" w:type="dxa"/>
            <w:shd w:val="clear" w:color="auto" w:fill="auto"/>
          </w:tcPr>
          <w:p w14:paraId="34D20CC8" w14:textId="77777777" w:rsidR="00C62B39" w:rsidRPr="002915B7" w:rsidRDefault="00C62B39" w:rsidP="003F6AB2">
            <w:pPr>
              <w:pStyle w:val="Compact"/>
              <w:spacing w:line="480" w:lineRule="auto"/>
            </w:pPr>
            <w:r w:rsidRPr="002915B7">
              <w:rPr>
                <w:rFonts w:ascii="Calibri Light" w:hAnsi="Calibri Light" w:cs="Calibri Light"/>
                <w:sz w:val="18"/>
                <w:szCs w:val="18"/>
              </w:rPr>
              <w:t>Alytes cisternasii</w:t>
            </w:r>
          </w:p>
        </w:tc>
      </w:tr>
      <w:tr w:rsidR="00C62B39" w:rsidRPr="002915B7" w14:paraId="6B77FBB9" w14:textId="77777777">
        <w:tc>
          <w:tcPr>
            <w:tcW w:w="1962" w:type="dxa"/>
            <w:shd w:val="clear" w:color="auto" w:fill="auto"/>
          </w:tcPr>
          <w:p w14:paraId="5051C178" w14:textId="77777777" w:rsidR="00C62B39" w:rsidRPr="002915B7" w:rsidRDefault="00C62B39" w:rsidP="003F6AB2">
            <w:pPr>
              <w:pStyle w:val="Compact"/>
              <w:spacing w:line="480" w:lineRule="auto"/>
            </w:pPr>
            <w:r w:rsidRPr="002915B7">
              <w:rPr>
                <w:rFonts w:ascii="Calibri Light" w:hAnsi="Calibri Light" w:cs="Calibri Light"/>
                <w:sz w:val="18"/>
                <w:szCs w:val="18"/>
              </w:rPr>
              <w:t>Alytes dickhilleni</w:t>
            </w:r>
          </w:p>
        </w:tc>
      </w:tr>
      <w:tr w:rsidR="00C62B39" w:rsidRPr="002915B7" w14:paraId="3AEA239E" w14:textId="77777777">
        <w:tc>
          <w:tcPr>
            <w:tcW w:w="1962" w:type="dxa"/>
            <w:shd w:val="clear" w:color="auto" w:fill="auto"/>
          </w:tcPr>
          <w:p w14:paraId="7500CDF5" w14:textId="77777777" w:rsidR="00C62B39" w:rsidRPr="002915B7" w:rsidRDefault="00C62B39" w:rsidP="003F6AB2">
            <w:pPr>
              <w:pStyle w:val="Compact"/>
              <w:spacing w:line="480" w:lineRule="auto"/>
            </w:pPr>
            <w:r w:rsidRPr="002915B7">
              <w:rPr>
                <w:rFonts w:ascii="Calibri Light" w:hAnsi="Calibri Light" w:cs="Calibri Light"/>
                <w:sz w:val="18"/>
                <w:szCs w:val="18"/>
              </w:rPr>
              <w:t>Alytes muletensis</w:t>
            </w:r>
          </w:p>
        </w:tc>
      </w:tr>
      <w:tr w:rsidR="00C62B39" w:rsidRPr="002915B7" w14:paraId="1FA3E9BB" w14:textId="77777777">
        <w:tc>
          <w:tcPr>
            <w:tcW w:w="1962" w:type="dxa"/>
            <w:shd w:val="clear" w:color="auto" w:fill="auto"/>
          </w:tcPr>
          <w:p w14:paraId="436548BA" w14:textId="77777777" w:rsidR="00C62B39" w:rsidRPr="002915B7" w:rsidRDefault="00C62B39" w:rsidP="003F6AB2">
            <w:pPr>
              <w:pStyle w:val="Compact"/>
              <w:spacing w:line="480" w:lineRule="auto"/>
            </w:pPr>
            <w:r w:rsidRPr="002915B7">
              <w:rPr>
                <w:rFonts w:ascii="Calibri Light" w:hAnsi="Calibri Light" w:cs="Calibri Light"/>
                <w:sz w:val="18"/>
                <w:szCs w:val="18"/>
              </w:rPr>
              <w:t>Alytes obstetricans</w:t>
            </w:r>
          </w:p>
        </w:tc>
      </w:tr>
      <w:tr w:rsidR="00C62B39" w:rsidRPr="002915B7" w14:paraId="35C9F72E" w14:textId="77777777">
        <w:tc>
          <w:tcPr>
            <w:tcW w:w="1962" w:type="dxa"/>
            <w:shd w:val="clear" w:color="auto" w:fill="auto"/>
          </w:tcPr>
          <w:p w14:paraId="6E4A5C75" w14:textId="77777777" w:rsidR="00C62B39" w:rsidRPr="002915B7" w:rsidRDefault="00C62B39" w:rsidP="003F6AB2">
            <w:pPr>
              <w:pStyle w:val="Compact"/>
              <w:spacing w:line="480" w:lineRule="auto"/>
            </w:pPr>
            <w:r w:rsidRPr="002915B7">
              <w:rPr>
                <w:rFonts w:ascii="Calibri Light" w:hAnsi="Calibri Light" w:cs="Calibri Light"/>
                <w:sz w:val="18"/>
                <w:szCs w:val="18"/>
              </w:rPr>
              <w:t>Atylodes genei</w:t>
            </w:r>
          </w:p>
        </w:tc>
      </w:tr>
      <w:tr w:rsidR="00C62B39" w:rsidRPr="002915B7" w14:paraId="7E2DF660" w14:textId="77777777">
        <w:tc>
          <w:tcPr>
            <w:tcW w:w="1962" w:type="dxa"/>
            <w:shd w:val="clear" w:color="auto" w:fill="auto"/>
          </w:tcPr>
          <w:p w14:paraId="201C7129" w14:textId="77777777" w:rsidR="00C62B39" w:rsidRPr="002915B7" w:rsidRDefault="00C62B39" w:rsidP="003F6AB2">
            <w:pPr>
              <w:pStyle w:val="Compact"/>
              <w:spacing w:line="480" w:lineRule="auto"/>
            </w:pPr>
            <w:r w:rsidRPr="002915B7">
              <w:rPr>
                <w:rFonts w:ascii="Calibri Light" w:hAnsi="Calibri Light" w:cs="Calibri Light"/>
                <w:sz w:val="18"/>
                <w:szCs w:val="18"/>
              </w:rPr>
              <w:t>Bombina bombina</w:t>
            </w:r>
          </w:p>
        </w:tc>
      </w:tr>
      <w:tr w:rsidR="00C62B39" w:rsidRPr="002915B7" w14:paraId="0F85ACB9" w14:textId="77777777">
        <w:tc>
          <w:tcPr>
            <w:tcW w:w="1962" w:type="dxa"/>
            <w:shd w:val="clear" w:color="auto" w:fill="auto"/>
          </w:tcPr>
          <w:p w14:paraId="4451C1D4" w14:textId="77777777" w:rsidR="00C62B39" w:rsidRPr="002915B7" w:rsidRDefault="00C62B39" w:rsidP="003F6AB2">
            <w:pPr>
              <w:pStyle w:val="Compact"/>
              <w:spacing w:line="480" w:lineRule="auto"/>
            </w:pPr>
            <w:r w:rsidRPr="002915B7">
              <w:rPr>
                <w:rFonts w:ascii="Calibri Light" w:hAnsi="Calibri Light" w:cs="Calibri Light"/>
                <w:sz w:val="18"/>
                <w:szCs w:val="18"/>
              </w:rPr>
              <w:t>Bombina pachypus</w:t>
            </w:r>
          </w:p>
        </w:tc>
      </w:tr>
      <w:tr w:rsidR="00C62B39" w:rsidRPr="002915B7" w14:paraId="2D5B2CE9" w14:textId="77777777">
        <w:tc>
          <w:tcPr>
            <w:tcW w:w="1962" w:type="dxa"/>
            <w:shd w:val="clear" w:color="auto" w:fill="auto"/>
          </w:tcPr>
          <w:p w14:paraId="163FEC5B" w14:textId="77777777" w:rsidR="00C62B39" w:rsidRPr="002915B7" w:rsidRDefault="00C62B39" w:rsidP="003F6AB2">
            <w:pPr>
              <w:pStyle w:val="Compact"/>
              <w:spacing w:line="480" w:lineRule="auto"/>
            </w:pPr>
            <w:r w:rsidRPr="002915B7">
              <w:rPr>
                <w:rFonts w:ascii="Calibri Light" w:hAnsi="Calibri Light" w:cs="Calibri Light"/>
                <w:sz w:val="18"/>
                <w:szCs w:val="18"/>
              </w:rPr>
              <w:t>Bombina variegata</w:t>
            </w:r>
          </w:p>
        </w:tc>
      </w:tr>
      <w:tr w:rsidR="00C62B39" w:rsidRPr="002915B7" w14:paraId="510DD8F4" w14:textId="77777777">
        <w:tc>
          <w:tcPr>
            <w:tcW w:w="1962" w:type="dxa"/>
            <w:shd w:val="clear" w:color="auto" w:fill="auto"/>
          </w:tcPr>
          <w:p w14:paraId="1DD6B5EC" w14:textId="77777777" w:rsidR="00C62B39" w:rsidRPr="002915B7" w:rsidRDefault="00C62B39" w:rsidP="003F6AB2">
            <w:pPr>
              <w:pStyle w:val="Compact"/>
              <w:spacing w:line="480" w:lineRule="auto"/>
            </w:pPr>
            <w:r w:rsidRPr="002915B7">
              <w:rPr>
                <w:rFonts w:ascii="Calibri Light" w:hAnsi="Calibri Light" w:cs="Calibri Light"/>
                <w:sz w:val="18"/>
                <w:szCs w:val="18"/>
              </w:rPr>
              <w:t>Bufo bufo</w:t>
            </w:r>
          </w:p>
        </w:tc>
      </w:tr>
      <w:tr w:rsidR="00C62B39" w:rsidRPr="002915B7" w14:paraId="56EBB16E" w14:textId="77777777">
        <w:tc>
          <w:tcPr>
            <w:tcW w:w="1962" w:type="dxa"/>
            <w:shd w:val="clear" w:color="auto" w:fill="auto"/>
          </w:tcPr>
          <w:p w14:paraId="1B48E7A7" w14:textId="77777777" w:rsidR="00C62B39" w:rsidRPr="002915B7" w:rsidRDefault="00C62B39" w:rsidP="003F6AB2">
            <w:pPr>
              <w:pStyle w:val="Compact"/>
              <w:spacing w:line="480" w:lineRule="auto"/>
            </w:pPr>
            <w:r w:rsidRPr="002915B7">
              <w:rPr>
                <w:rFonts w:ascii="Calibri Light" w:hAnsi="Calibri Light" w:cs="Calibri Light"/>
                <w:sz w:val="18"/>
                <w:szCs w:val="18"/>
              </w:rPr>
              <w:t>Calotriton arnoldi</w:t>
            </w:r>
          </w:p>
        </w:tc>
      </w:tr>
      <w:tr w:rsidR="00C62B39" w:rsidRPr="002915B7" w14:paraId="227C5DFF" w14:textId="77777777">
        <w:tc>
          <w:tcPr>
            <w:tcW w:w="1962" w:type="dxa"/>
            <w:shd w:val="clear" w:color="auto" w:fill="auto"/>
          </w:tcPr>
          <w:p w14:paraId="2B02B8E8" w14:textId="77777777" w:rsidR="00C62B39" w:rsidRPr="002915B7" w:rsidRDefault="00C62B39" w:rsidP="003F6AB2">
            <w:pPr>
              <w:pStyle w:val="Compact"/>
              <w:spacing w:line="480" w:lineRule="auto"/>
            </w:pPr>
            <w:r w:rsidRPr="002915B7">
              <w:rPr>
                <w:rFonts w:ascii="Calibri Light" w:hAnsi="Calibri Light" w:cs="Calibri Light"/>
                <w:sz w:val="18"/>
                <w:szCs w:val="18"/>
              </w:rPr>
              <w:t>Calotriton asper</w:t>
            </w:r>
          </w:p>
        </w:tc>
      </w:tr>
      <w:tr w:rsidR="00C62B39" w:rsidRPr="002915B7" w14:paraId="5451FD6B" w14:textId="77777777">
        <w:tc>
          <w:tcPr>
            <w:tcW w:w="1962" w:type="dxa"/>
            <w:shd w:val="clear" w:color="auto" w:fill="auto"/>
          </w:tcPr>
          <w:p w14:paraId="182EBE94" w14:textId="77777777" w:rsidR="00C62B39" w:rsidRPr="002915B7" w:rsidRDefault="00C62B39" w:rsidP="003F6AB2">
            <w:pPr>
              <w:pStyle w:val="Compact"/>
              <w:spacing w:line="480" w:lineRule="auto"/>
            </w:pPr>
            <w:r w:rsidRPr="002915B7">
              <w:rPr>
                <w:rFonts w:ascii="Calibri Light" w:hAnsi="Calibri Light" w:cs="Calibri Light"/>
                <w:sz w:val="18"/>
                <w:szCs w:val="18"/>
              </w:rPr>
              <w:t>Chioglossa lusitanica</w:t>
            </w:r>
          </w:p>
        </w:tc>
      </w:tr>
      <w:tr w:rsidR="00C62B39" w:rsidRPr="002915B7" w14:paraId="40885231" w14:textId="77777777">
        <w:tc>
          <w:tcPr>
            <w:tcW w:w="1962" w:type="dxa"/>
            <w:shd w:val="clear" w:color="auto" w:fill="auto"/>
          </w:tcPr>
          <w:p w14:paraId="6873E0EA" w14:textId="77777777" w:rsidR="00C62B39" w:rsidRPr="002915B7" w:rsidRDefault="00C62B39" w:rsidP="003F6AB2">
            <w:pPr>
              <w:pStyle w:val="Compact"/>
              <w:spacing w:line="480" w:lineRule="auto"/>
            </w:pPr>
            <w:r w:rsidRPr="002915B7">
              <w:rPr>
                <w:rFonts w:ascii="Calibri Light" w:hAnsi="Calibri Light" w:cs="Calibri Light"/>
                <w:sz w:val="18"/>
                <w:szCs w:val="18"/>
              </w:rPr>
              <w:t>Discoglossus galganoi</w:t>
            </w:r>
          </w:p>
        </w:tc>
      </w:tr>
      <w:tr w:rsidR="00C62B39" w:rsidRPr="002915B7" w14:paraId="6BF50F89" w14:textId="77777777">
        <w:tc>
          <w:tcPr>
            <w:tcW w:w="1962" w:type="dxa"/>
            <w:shd w:val="clear" w:color="auto" w:fill="auto"/>
          </w:tcPr>
          <w:p w14:paraId="48C5EBD4" w14:textId="77777777" w:rsidR="00C62B39" w:rsidRPr="002915B7" w:rsidRDefault="00C62B39" w:rsidP="003F6AB2">
            <w:pPr>
              <w:pStyle w:val="Compact"/>
              <w:spacing w:line="480" w:lineRule="auto"/>
            </w:pPr>
            <w:r w:rsidRPr="002915B7">
              <w:rPr>
                <w:rFonts w:ascii="Calibri Light" w:hAnsi="Calibri Light" w:cs="Calibri Light"/>
                <w:sz w:val="18"/>
                <w:szCs w:val="18"/>
              </w:rPr>
              <w:t>Discoglossus jeanneae</w:t>
            </w:r>
          </w:p>
        </w:tc>
      </w:tr>
      <w:tr w:rsidR="00C62B39" w:rsidRPr="002915B7" w14:paraId="4EE92B2B" w14:textId="77777777">
        <w:tc>
          <w:tcPr>
            <w:tcW w:w="1962" w:type="dxa"/>
            <w:shd w:val="clear" w:color="auto" w:fill="auto"/>
          </w:tcPr>
          <w:p w14:paraId="3361EDB6" w14:textId="77777777" w:rsidR="00C62B39" w:rsidRPr="002915B7" w:rsidRDefault="00C62B39" w:rsidP="003F6AB2">
            <w:pPr>
              <w:pStyle w:val="Compact"/>
              <w:spacing w:line="480" w:lineRule="auto"/>
            </w:pPr>
            <w:r w:rsidRPr="002915B7">
              <w:rPr>
                <w:rFonts w:ascii="Calibri Light" w:hAnsi="Calibri Light" w:cs="Calibri Light"/>
                <w:sz w:val="18"/>
                <w:szCs w:val="18"/>
              </w:rPr>
              <w:t>Discoglossus montalentii</w:t>
            </w:r>
          </w:p>
        </w:tc>
      </w:tr>
      <w:tr w:rsidR="00C62B39" w:rsidRPr="002915B7" w14:paraId="7F2E0A5A" w14:textId="77777777">
        <w:tc>
          <w:tcPr>
            <w:tcW w:w="1962" w:type="dxa"/>
            <w:shd w:val="clear" w:color="auto" w:fill="auto"/>
          </w:tcPr>
          <w:p w14:paraId="6229F878" w14:textId="77777777" w:rsidR="00C62B39" w:rsidRPr="002915B7" w:rsidRDefault="00C62B39" w:rsidP="003F6AB2">
            <w:pPr>
              <w:pStyle w:val="Compact"/>
              <w:spacing w:line="480" w:lineRule="auto"/>
            </w:pPr>
            <w:r w:rsidRPr="002915B7">
              <w:rPr>
                <w:rFonts w:ascii="Calibri Light" w:hAnsi="Calibri Light" w:cs="Calibri Light"/>
                <w:sz w:val="18"/>
                <w:szCs w:val="18"/>
              </w:rPr>
              <w:t>Discoglossus pictus</w:t>
            </w:r>
          </w:p>
        </w:tc>
      </w:tr>
      <w:tr w:rsidR="00C62B39" w:rsidRPr="002915B7" w14:paraId="302B95D3" w14:textId="77777777">
        <w:tc>
          <w:tcPr>
            <w:tcW w:w="1962" w:type="dxa"/>
            <w:shd w:val="clear" w:color="auto" w:fill="auto"/>
          </w:tcPr>
          <w:p w14:paraId="24501B14" w14:textId="77777777" w:rsidR="00C62B39" w:rsidRPr="002915B7" w:rsidRDefault="00C62B39" w:rsidP="003F6AB2">
            <w:pPr>
              <w:pStyle w:val="Compact"/>
              <w:spacing w:line="480" w:lineRule="auto"/>
            </w:pPr>
            <w:r w:rsidRPr="002915B7">
              <w:rPr>
                <w:rFonts w:ascii="Calibri Light" w:hAnsi="Calibri Light" w:cs="Calibri Light"/>
                <w:sz w:val="18"/>
                <w:szCs w:val="18"/>
              </w:rPr>
              <w:t>Discoglossus sardus</w:t>
            </w:r>
          </w:p>
        </w:tc>
      </w:tr>
      <w:tr w:rsidR="00C62B39" w:rsidRPr="002915B7" w14:paraId="3B3F8BC0" w14:textId="77777777">
        <w:tc>
          <w:tcPr>
            <w:tcW w:w="1962" w:type="dxa"/>
            <w:shd w:val="clear" w:color="auto" w:fill="auto"/>
          </w:tcPr>
          <w:p w14:paraId="131F850A" w14:textId="77777777" w:rsidR="00C62B39" w:rsidRPr="002915B7" w:rsidRDefault="00C62B39" w:rsidP="003F6AB2">
            <w:pPr>
              <w:pStyle w:val="Compact"/>
              <w:spacing w:line="480" w:lineRule="auto"/>
            </w:pPr>
            <w:r w:rsidRPr="002915B7">
              <w:rPr>
                <w:rFonts w:ascii="Calibri Light" w:hAnsi="Calibri Light" w:cs="Calibri Light"/>
                <w:sz w:val="18"/>
                <w:szCs w:val="18"/>
              </w:rPr>
              <w:t>Epidalea calamita</w:t>
            </w:r>
          </w:p>
        </w:tc>
      </w:tr>
      <w:tr w:rsidR="00C62B39" w:rsidRPr="002915B7" w14:paraId="4C2E23B5" w14:textId="77777777">
        <w:tc>
          <w:tcPr>
            <w:tcW w:w="1962" w:type="dxa"/>
            <w:shd w:val="clear" w:color="auto" w:fill="auto"/>
          </w:tcPr>
          <w:p w14:paraId="0FE12AA8" w14:textId="77777777" w:rsidR="00C62B39" w:rsidRPr="002915B7" w:rsidRDefault="00C62B39" w:rsidP="003F6AB2">
            <w:pPr>
              <w:pStyle w:val="Compact"/>
              <w:spacing w:line="480" w:lineRule="auto"/>
            </w:pPr>
            <w:r w:rsidRPr="002915B7">
              <w:rPr>
                <w:rFonts w:ascii="Calibri Light" w:hAnsi="Calibri Light" w:cs="Calibri Light"/>
                <w:sz w:val="18"/>
                <w:szCs w:val="18"/>
              </w:rPr>
              <w:t>Euproctus montanus</w:t>
            </w:r>
          </w:p>
        </w:tc>
      </w:tr>
      <w:tr w:rsidR="00C62B39" w:rsidRPr="002915B7" w14:paraId="62EC3D31" w14:textId="77777777">
        <w:tc>
          <w:tcPr>
            <w:tcW w:w="1962" w:type="dxa"/>
            <w:shd w:val="clear" w:color="auto" w:fill="auto"/>
          </w:tcPr>
          <w:p w14:paraId="211CA4D5" w14:textId="77777777" w:rsidR="00C62B39" w:rsidRPr="002915B7" w:rsidRDefault="00C62B39" w:rsidP="003F6AB2">
            <w:pPr>
              <w:pStyle w:val="Compact"/>
              <w:spacing w:line="480" w:lineRule="auto"/>
            </w:pPr>
            <w:r w:rsidRPr="002915B7">
              <w:rPr>
                <w:rFonts w:ascii="Calibri Light" w:hAnsi="Calibri Light" w:cs="Calibri Light"/>
                <w:sz w:val="18"/>
                <w:szCs w:val="18"/>
              </w:rPr>
              <w:t>Euproctus platycephalus</w:t>
            </w:r>
          </w:p>
        </w:tc>
      </w:tr>
      <w:tr w:rsidR="00C62B39" w:rsidRPr="002915B7" w14:paraId="0D2E3EBD" w14:textId="77777777">
        <w:tc>
          <w:tcPr>
            <w:tcW w:w="1962" w:type="dxa"/>
            <w:shd w:val="clear" w:color="auto" w:fill="auto"/>
          </w:tcPr>
          <w:p w14:paraId="1BF47B63" w14:textId="77777777" w:rsidR="00C62B39" w:rsidRPr="002915B7" w:rsidRDefault="00C62B39" w:rsidP="003F6AB2">
            <w:pPr>
              <w:pStyle w:val="Compact"/>
              <w:spacing w:line="480" w:lineRule="auto"/>
            </w:pPr>
            <w:r w:rsidRPr="002915B7">
              <w:rPr>
                <w:rFonts w:ascii="Calibri Light" w:hAnsi="Calibri Light" w:cs="Calibri Light"/>
                <w:sz w:val="18"/>
                <w:szCs w:val="18"/>
              </w:rPr>
              <w:t>Hyla arborea</w:t>
            </w:r>
          </w:p>
        </w:tc>
      </w:tr>
      <w:tr w:rsidR="00C62B39" w:rsidRPr="002915B7" w14:paraId="4F340969" w14:textId="77777777">
        <w:tc>
          <w:tcPr>
            <w:tcW w:w="1962" w:type="dxa"/>
            <w:shd w:val="clear" w:color="auto" w:fill="auto"/>
          </w:tcPr>
          <w:p w14:paraId="42298DDC" w14:textId="77777777" w:rsidR="00C62B39" w:rsidRPr="002915B7" w:rsidRDefault="00C62B39" w:rsidP="003F6AB2">
            <w:pPr>
              <w:pStyle w:val="Compact"/>
              <w:spacing w:line="480" w:lineRule="auto"/>
            </w:pPr>
            <w:r w:rsidRPr="002915B7">
              <w:rPr>
                <w:rFonts w:ascii="Calibri Light" w:hAnsi="Calibri Light" w:cs="Calibri Light"/>
                <w:sz w:val="18"/>
                <w:szCs w:val="18"/>
              </w:rPr>
              <w:t>Hyla intermedia</w:t>
            </w:r>
          </w:p>
        </w:tc>
      </w:tr>
      <w:tr w:rsidR="00C62B39" w:rsidRPr="002915B7" w14:paraId="072C84F3" w14:textId="77777777">
        <w:tc>
          <w:tcPr>
            <w:tcW w:w="1962" w:type="dxa"/>
            <w:shd w:val="clear" w:color="auto" w:fill="auto"/>
          </w:tcPr>
          <w:p w14:paraId="1A59EED8" w14:textId="77777777" w:rsidR="00C62B39" w:rsidRPr="002915B7" w:rsidRDefault="00C62B39" w:rsidP="003F6AB2">
            <w:pPr>
              <w:pStyle w:val="Compact"/>
              <w:spacing w:line="480" w:lineRule="auto"/>
            </w:pPr>
            <w:r w:rsidRPr="002915B7">
              <w:rPr>
                <w:rFonts w:ascii="Calibri Light" w:hAnsi="Calibri Light" w:cs="Calibri Light"/>
                <w:sz w:val="18"/>
                <w:szCs w:val="18"/>
              </w:rPr>
              <w:t>Hyla meridionalis</w:t>
            </w:r>
          </w:p>
        </w:tc>
      </w:tr>
      <w:tr w:rsidR="00C62B39" w:rsidRPr="002915B7" w14:paraId="44B66841" w14:textId="77777777">
        <w:tc>
          <w:tcPr>
            <w:tcW w:w="1962" w:type="dxa"/>
            <w:shd w:val="clear" w:color="auto" w:fill="auto"/>
          </w:tcPr>
          <w:p w14:paraId="51F525C2" w14:textId="77777777" w:rsidR="00C62B39" w:rsidRPr="002915B7" w:rsidRDefault="00C62B39" w:rsidP="003F6AB2">
            <w:pPr>
              <w:pStyle w:val="Compact"/>
              <w:spacing w:line="480" w:lineRule="auto"/>
            </w:pPr>
            <w:r w:rsidRPr="002915B7">
              <w:rPr>
                <w:rFonts w:ascii="Calibri Light" w:hAnsi="Calibri Light" w:cs="Calibri Light"/>
                <w:sz w:val="18"/>
                <w:szCs w:val="18"/>
              </w:rPr>
              <w:t>Hyla sarda</w:t>
            </w:r>
          </w:p>
        </w:tc>
      </w:tr>
      <w:tr w:rsidR="00C62B39" w:rsidRPr="002915B7" w14:paraId="04800283" w14:textId="77777777">
        <w:tc>
          <w:tcPr>
            <w:tcW w:w="1962" w:type="dxa"/>
            <w:shd w:val="clear" w:color="auto" w:fill="auto"/>
          </w:tcPr>
          <w:p w14:paraId="24CA6B38" w14:textId="77777777" w:rsidR="00C62B39" w:rsidRPr="002915B7" w:rsidRDefault="00C62B39" w:rsidP="003F6AB2">
            <w:pPr>
              <w:pStyle w:val="Compact"/>
              <w:spacing w:line="480" w:lineRule="auto"/>
            </w:pPr>
            <w:r w:rsidRPr="002915B7">
              <w:rPr>
                <w:rFonts w:ascii="Calibri Light" w:hAnsi="Calibri Light" w:cs="Calibri Light"/>
                <w:sz w:val="18"/>
                <w:szCs w:val="18"/>
              </w:rPr>
              <w:t>Lissotriton boscai</w:t>
            </w:r>
          </w:p>
        </w:tc>
      </w:tr>
      <w:tr w:rsidR="00C62B39" w:rsidRPr="002915B7" w14:paraId="4B1CE8B3" w14:textId="77777777">
        <w:tc>
          <w:tcPr>
            <w:tcW w:w="1962" w:type="dxa"/>
            <w:shd w:val="clear" w:color="auto" w:fill="auto"/>
          </w:tcPr>
          <w:p w14:paraId="3DED13C9" w14:textId="77777777" w:rsidR="00C62B39" w:rsidRPr="002915B7" w:rsidRDefault="00C62B39" w:rsidP="003F6AB2">
            <w:pPr>
              <w:pStyle w:val="Compact"/>
              <w:spacing w:line="480" w:lineRule="auto"/>
            </w:pPr>
            <w:r w:rsidRPr="002915B7">
              <w:rPr>
                <w:rFonts w:ascii="Calibri Light" w:hAnsi="Calibri Light" w:cs="Calibri Light"/>
                <w:sz w:val="18"/>
                <w:szCs w:val="18"/>
              </w:rPr>
              <w:t>Lissotriton helveticus</w:t>
            </w:r>
          </w:p>
        </w:tc>
      </w:tr>
      <w:tr w:rsidR="00C62B39" w:rsidRPr="002915B7" w14:paraId="465E8BB5" w14:textId="77777777">
        <w:tc>
          <w:tcPr>
            <w:tcW w:w="1962" w:type="dxa"/>
            <w:shd w:val="clear" w:color="auto" w:fill="auto"/>
          </w:tcPr>
          <w:p w14:paraId="2F17FD56" w14:textId="77777777" w:rsidR="00C62B39" w:rsidRPr="002915B7" w:rsidRDefault="00C62B39" w:rsidP="003F6AB2">
            <w:pPr>
              <w:pStyle w:val="Compact"/>
              <w:spacing w:line="480" w:lineRule="auto"/>
            </w:pPr>
            <w:r w:rsidRPr="002915B7">
              <w:rPr>
                <w:rFonts w:ascii="Calibri Light" w:hAnsi="Calibri Light" w:cs="Calibri Light"/>
                <w:sz w:val="18"/>
                <w:szCs w:val="18"/>
              </w:rPr>
              <w:t>Lissotriton italicus</w:t>
            </w:r>
          </w:p>
        </w:tc>
      </w:tr>
      <w:tr w:rsidR="00C62B39" w:rsidRPr="002915B7" w14:paraId="289BDADA" w14:textId="77777777">
        <w:tc>
          <w:tcPr>
            <w:tcW w:w="1962" w:type="dxa"/>
            <w:shd w:val="clear" w:color="auto" w:fill="auto"/>
          </w:tcPr>
          <w:p w14:paraId="342272D3" w14:textId="77777777" w:rsidR="00C62B39" w:rsidRPr="002915B7" w:rsidRDefault="00C62B39" w:rsidP="003F6AB2">
            <w:pPr>
              <w:pStyle w:val="Compact"/>
              <w:spacing w:line="480" w:lineRule="auto"/>
            </w:pPr>
            <w:r w:rsidRPr="002915B7">
              <w:rPr>
                <w:rFonts w:ascii="Calibri Light" w:hAnsi="Calibri Light" w:cs="Calibri Light"/>
                <w:sz w:val="18"/>
                <w:szCs w:val="18"/>
              </w:rPr>
              <w:t>Lissotriton montandoni</w:t>
            </w:r>
          </w:p>
        </w:tc>
      </w:tr>
      <w:tr w:rsidR="00C62B39" w:rsidRPr="002915B7" w14:paraId="506436F5" w14:textId="77777777">
        <w:tc>
          <w:tcPr>
            <w:tcW w:w="1962" w:type="dxa"/>
            <w:shd w:val="clear" w:color="auto" w:fill="auto"/>
          </w:tcPr>
          <w:p w14:paraId="7E279AA2" w14:textId="77777777" w:rsidR="00C62B39" w:rsidRPr="002915B7" w:rsidRDefault="00C62B39" w:rsidP="003F6AB2">
            <w:pPr>
              <w:pStyle w:val="Compact"/>
              <w:spacing w:line="480" w:lineRule="auto"/>
            </w:pPr>
            <w:r w:rsidRPr="002915B7">
              <w:rPr>
                <w:rFonts w:ascii="Calibri Light" w:hAnsi="Calibri Light" w:cs="Calibri Light"/>
                <w:sz w:val="18"/>
                <w:szCs w:val="18"/>
              </w:rPr>
              <w:t>Lissotriton vulgaris</w:t>
            </w:r>
          </w:p>
        </w:tc>
      </w:tr>
      <w:tr w:rsidR="00C62B39" w:rsidRPr="002915B7" w14:paraId="3A65F9CC" w14:textId="77777777">
        <w:tc>
          <w:tcPr>
            <w:tcW w:w="1962" w:type="dxa"/>
            <w:shd w:val="clear" w:color="auto" w:fill="auto"/>
          </w:tcPr>
          <w:p w14:paraId="2F9D2375" w14:textId="77777777" w:rsidR="00C62B39" w:rsidRPr="002915B7" w:rsidRDefault="00C62B39" w:rsidP="003F6AB2">
            <w:pPr>
              <w:pStyle w:val="Compact"/>
              <w:spacing w:line="480" w:lineRule="auto"/>
            </w:pPr>
            <w:r w:rsidRPr="002915B7">
              <w:rPr>
                <w:rFonts w:ascii="Calibri Light" w:hAnsi="Calibri Light" w:cs="Calibri Light"/>
                <w:sz w:val="18"/>
                <w:szCs w:val="18"/>
              </w:rPr>
              <w:t>Lyciasalamandra helverseni</w:t>
            </w:r>
          </w:p>
        </w:tc>
      </w:tr>
      <w:tr w:rsidR="00C62B39" w:rsidRPr="002915B7" w14:paraId="579046FF" w14:textId="77777777">
        <w:tc>
          <w:tcPr>
            <w:tcW w:w="1962" w:type="dxa"/>
            <w:shd w:val="clear" w:color="auto" w:fill="auto"/>
          </w:tcPr>
          <w:p w14:paraId="752CED15" w14:textId="77777777" w:rsidR="00C62B39" w:rsidRPr="002915B7" w:rsidRDefault="00C62B39" w:rsidP="003F6AB2">
            <w:pPr>
              <w:pStyle w:val="Compact"/>
              <w:spacing w:line="480" w:lineRule="auto"/>
            </w:pPr>
            <w:r w:rsidRPr="002915B7">
              <w:rPr>
                <w:rFonts w:ascii="Calibri Light" w:hAnsi="Calibri Light" w:cs="Calibri Light"/>
                <w:sz w:val="18"/>
                <w:szCs w:val="18"/>
              </w:rPr>
              <w:t>Lyciasalamandra luschani</w:t>
            </w:r>
          </w:p>
        </w:tc>
      </w:tr>
      <w:tr w:rsidR="00C62B39" w:rsidRPr="002915B7" w14:paraId="125F3933" w14:textId="77777777">
        <w:tc>
          <w:tcPr>
            <w:tcW w:w="1962" w:type="dxa"/>
            <w:shd w:val="clear" w:color="auto" w:fill="auto"/>
          </w:tcPr>
          <w:p w14:paraId="550094F4" w14:textId="77777777" w:rsidR="00C62B39" w:rsidRPr="002915B7" w:rsidRDefault="00C62B39" w:rsidP="003F6AB2">
            <w:pPr>
              <w:pStyle w:val="Compact"/>
              <w:spacing w:line="480" w:lineRule="auto"/>
            </w:pPr>
            <w:r w:rsidRPr="002915B7">
              <w:rPr>
                <w:rFonts w:ascii="Calibri Light" w:hAnsi="Calibri Light" w:cs="Calibri Light"/>
                <w:sz w:val="18"/>
                <w:szCs w:val="18"/>
              </w:rPr>
              <w:t>Mesotriton alpestris</w:t>
            </w:r>
          </w:p>
        </w:tc>
      </w:tr>
      <w:tr w:rsidR="00C62B39" w:rsidRPr="002915B7" w14:paraId="35FB00D0" w14:textId="77777777">
        <w:tc>
          <w:tcPr>
            <w:tcW w:w="1962" w:type="dxa"/>
            <w:shd w:val="clear" w:color="auto" w:fill="auto"/>
          </w:tcPr>
          <w:p w14:paraId="6A2203DC" w14:textId="77777777" w:rsidR="00C62B39" w:rsidRPr="002915B7" w:rsidRDefault="00C62B39" w:rsidP="003F6AB2">
            <w:pPr>
              <w:pStyle w:val="Compact"/>
              <w:spacing w:line="480" w:lineRule="auto"/>
            </w:pPr>
            <w:r w:rsidRPr="002915B7">
              <w:rPr>
                <w:rFonts w:ascii="Calibri Light" w:hAnsi="Calibri Light" w:cs="Calibri Light"/>
                <w:sz w:val="18"/>
                <w:szCs w:val="18"/>
              </w:rPr>
              <w:t>Pelobates cultripes</w:t>
            </w:r>
          </w:p>
        </w:tc>
      </w:tr>
      <w:tr w:rsidR="00C62B39" w:rsidRPr="002915B7" w14:paraId="34750BE2" w14:textId="77777777">
        <w:tc>
          <w:tcPr>
            <w:tcW w:w="1962" w:type="dxa"/>
            <w:shd w:val="clear" w:color="auto" w:fill="auto"/>
          </w:tcPr>
          <w:p w14:paraId="795B08FF" w14:textId="77777777" w:rsidR="00C62B39" w:rsidRPr="002915B7" w:rsidRDefault="00C62B39" w:rsidP="003F6AB2">
            <w:pPr>
              <w:pStyle w:val="Compact"/>
              <w:spacing w:line="480" w:lineRule="auto"/>
            </w:pPr>
            <w:r w:rsidRPr="002915B7">
              <w:rPr>
                <w:rFonts w:ascii="Calibri Light" w:hAnsi="Calibri Light" w:cs="Calibri Light"/>
                <w:sz w:val="18"/>
                <w:szCs w:val="18"/>
              </w:rPr>
              <w:t>Pelobates fuscus</w:t>
            </w:r>
          </w:p>
        </w:tc>
      </w:tr>
      <w:tr w:rsidR="00C62B39" w:rsidRPr="002915B7" w14:paraId="37669816" w14:textId="77777777">
        <w:tc>
          <w:tcPr>
            <w:tcW w:w="1962" w:type="dxa"/>
            <w:shd w:val="clear" w:color="auto" w:fill="auto"/>
          </w:tcPr>
          <w:p w14:paraId="0955B0A6" w14:textId="77777777" w:rsidR="00C62B39" w:rsidRPr="002915B7" w:rsidRDefault="00C62B39" w:rsidP="003F6AB2">
            <w:pPr>
              <w:pStyle w:val="Compact"/>
              <w:spacing w:line="480" w:lineRule="auto"/>
            </w:pPr>
            <w:r w:rsidRPr="002915B7">
              <w:rPr>
                <w:rFonts w:ascii="Calibri Light" w:hAnsi="Calibri Light" w:cs="Calibri Light"/>
                <w:sz w:val="18"/>
                <w:szCs w:val="18"/>
              </w:rPr>
              <w:t>Pelobates syriacus</w:t>
            </w:r>
          </w:p>
        </w:tc>
      </w:tr>
      <w:tr w:rsidR="00C62B39" w:rsidRPr="002915B7" w14:paraId="7B5EC546" w14:textId="77777777">
        <w:tc>
          <w:tcPr>
            <w:tcW w:w="1962" w:type="dxa"/>
            <w:shd w:val="clear" w:color="auto" w:fill="auto"/>
          </w:tcPr>
          <w:p w14:paraId="75E55E47" w14:textId="77777777" w:rsidR="00C62B39" w:rsidRPr="002915B7" w:rsidRDefault="00C62B39" w:rsidP="003F6AB2">
            <w:pPr>
              <w:pStyle w:val="Compact"/>
              <w:spacing w:line="480" w:lineRule="auto"/>
            </w:pPr>
            <w:r w:rsidRPr="002915B7">
              <w:rPr>
                <w:rFonts w:ascii="Calibri Light" w:hAnsi="Calibri Light" w:cs="Calibri Light"/>
                <w:sz w:val="18"/>
                <w:szCs w:val="18"/>
              </w:rPr>
              <w:t>Pelodytes ibericus</w:t>
            </w:r>
          </w:p>
        </w:tc>
      </w:tr>
      <w:tr w:rsidR="00C62B39" w:rsidRPr="002915B7" w14:paraId="3B4F5A0D" w14:textId="77777777">
        <w:tc>
          <w:tcPr>
            <w:tcW w:w="1962" w:type="dxa"/>
            <w:shd w:val="clear" w:color="auto" w:fill="auto"/>
          </w:tcPr>
          <w:p w14:paraId="7DC2F574" w14:textId="77777777" w:rsidR="00C62B39" w:rsidRPr="002915B7" w:rsidRDefault="00C62B39" w:rsidP="003F6AB2">
            <w:pPr>
              <w:pStyle w:val="Compact"/>
              <w:spacing w:line="480" w:lineRule="auto"/>
            </w:pPr>
            <w:r w:rsidRPr="002915B7">
              <w:rPr>
                <w:rFonts w:ascii="Calibri Light" w:hAnsi="Calibri Light" w:cs="Calibri Light"/>
                <w:sz w:val="18"/>
                <w:szCs w:val="18"/>
              </w:rPr>
              <w:t>Pelodytes punctatus</w:t>
            </w:r>
          </w:p>
        </w:tc>
      </w:tr>
      <w:tr w:rsidR="00C62B39" w:rsidRPr="002915B7" w14:paraId="70111A65" w14:textId="77777777">
        <w:tc>
          <w:tcPr>
            <w:tcW w:w="1962" w:type="dxa"/>
            <w:shd w:val="clear" w:color="auto" w:fill="auto"/>
          </w:tcPr>
          <w:p w14:paraId="6E3E88C0"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bedriagae</w:t>
            </w:r>
          </w:p>
        </w:tc>
      </w:tr>
      <w:tr w:rsidR="00C62B39" w:rsidRPr="002915B7" w14:paraId="21868FCF" w14:textId="77777777">
        <w:tc>
          <w:tcPr>
            <w:tcW w:w="1962" w:type="dxa"/>
            <w:shd w:val="clear" w:color="auto" w:fill="auto"/>
          </w:tcPr>
          <w:p w14:paraId="5B2E7D37"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bergeri</w:t>
            </w:r>
          </w:p>
        </w:tc>
      </w:tr>
      <w:tr w:rsidR="00C62B39" w:rsidRPr="002915B7" w14:paraId="533B75E3" w14:textId="77777777">
        <w:tc>
          <w:tcPr>
            <w:tcW w:w="1962" w:type="dxa"/>
            <w:shd w:val="clear" w:color="auto" w:fill="auto"/>
          </w:tcPr>
          <w:p w14:paraId="4247B019"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cerigensis</w:t>
            </w:r>
          </w:p>
        </w:tc>
      </w:tr>
      <w:tr w:rsidR="00C62B39" w:rsidRPr="002915B7" w14:paraId="7DE039F0" w14:textId="77777777">
        <w:tc>
          <w:tcPr>
            <w:tcW w:w="1962" w:type="dxa"/>
            <w:shd w:val="clear" w:color="auto" w:fill="auto"/>
          </w:tcPr>
          <w:p w14:paraId="2B267842"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cretensis</w:t>
            </w:r>
          </w:p>
        </w:tc>
      </w:tr>
      <w:tr w:rsidR="00C62B39" w:rsidRPr="002915B7" w14:paraId="27F05BCC" w14:textId="77777777">
        <w:tc>
          <w:tcPr>
            <w:tcW w:w="1962" w:type="dxa"/>
            <w:shd w:val="clear" w:color="auto" w:fill="auto"/>
          </w:tcPr>
          <w:p w14:paraId="1E1BB4B6"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epeirotcus</w:t>
            </w:r>
          </w:p>
        </w:tc>
      </w:tr>
      <w:tr w:rsidR="00C62B39" w:rsidRPr="002915B7" w14:paraId="1C7553D8" w14:textId="77777777">
        <w:tc>
          <w:tcPr>
            <w:tcW w:w="1962" w:type="dxa"/>
            <w:shd w:val="clear" w:color="auto" w:fill="auto"/>
          </w:tcPr>
          <w:p w14:paraId="4AFE64FE"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esculentus</w:t>
            </w:r>
          </w:p>
        </w:tc>
      </w:tr>
      <w:tr w:rsidR="00C62B39" w:rsidRPr="002915B7" w14:paraId="1124AEF0" w14:textId="77777777">
        <w:tc>
          <w:tcPr>
            <w:tcW w:w="1962" w:type="dxa"/>
            <w:shd w:val="clear" w:color="auto" w:fill="auto"/>
          </w:tcPr>
          <w:p w14:paraId="5C1E4AB3"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grafi</w:t>
            </w:r>
          </w:p>
        </w:tc>
      </w:tr>
      <w:tr w:rsidR="00C62B39" w:rsidRPr="002915B7" w14:paraId="145DA863" w14:textId="77777777">
        <w:tc>
          <w:tcPr>
            <w:tcW w:w="1962" w:type="dxa"/>
            <w:shd w:val="clear" w:color="auto" w:fill="auto"/>
          </w:tcPr>
          <w:p w14:paraId="4757F4F8"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hispanicus</w:t>
            </w:r>
          </w:p>
        </w:tc>
      </w:tr>
      <w:tr w:rsidR="00C62B39" w:rsidRPr="002915B7" w14:paraId="045055E0" w14:textId="77777777">
        <w:tc>
          <w:tcPr>
            <w:tcW w:w="1962" w:type="dxa"/>
            <w:shd w:val="clear" w:color="auto" w:fill="auto"/>
          </w:tcPr>
          <w:p w14:paraId="68118CB8"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kurtmuelleri</w:t>
            </w:r>
          </w:p>
        </w:tc>
      </w:tr>
      <w:tr w:rsidR="00C62B39" w:rsidRPr="002915B7" w14:paraId="74809E08" w14:textId="77777777">
        <w:tc>
          <w:tcPr>
            <w:tcW w:w="1962" w:type="dxa"/>
            <w:shd w:val="clear" w:color="auto" w:fill="auto"/>
          </w:tcPr>
          <w:p w14:paraId="18FB1C7D"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lessonae</w:t>
            </w:r>
          </w:p>
        </w:tc>
      </w:tr>
      <w:tr w:rsidR="00C62B39" w:rsidRPr="002915B7" w14:paraId="57121F83" w14:textId="77777777">
        <w:tc>
          <w:tcPr>
            <w:tcW w:w="1962" w:type="dxa"/>
            <w:shd w:val="clear" w:color="auto" w:fill="auto"/>
          </w:tcPr>
          <w:p w14:paraId="053B82B5"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perezi</w:t>
            </w:r>
          </w:p>
        </w:tc>
      </w:tr>
      <w:tr w:rsidR="00C62B39" w:rsidRPr="002915B7" w14:paraId="27E76C86" w14:textId="77777777">
        <w:tc>
          <w:tcPr>
            <w:tcW w:w="1962" w:type="dxa"/>
            <w:shd w:val="clear" w:color="auto" w:fill="auto"/>
          </w:tcPr>
          <w:p w14:paraId="6D4FC28C"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ridibundus</w:t>
            </w:r>
          </w:p>
        </w:tc>
      </w:tr>
      <w:tr w:rsidR="00C62B39" w:rsidRPr="002915B7" w14:paraId="1793FEC6" w14:textId="77777777">
        <w:tc>
          <w:tcPr>
            <w:tcW w:w="1962" w:type="dxa"/>
            <w:shd w:val="clear" w:color="auto" w:fill="auto"/>
          </w:tcPr>
          <w:p w14:paraId="743B074D" w14:textId="77777777" w:rsidR="00C62B39" w:rsidRPr="002915B7" w:rsidRDefault="00C62B39" w:rsidP="003F6AB2">
            <w:pPr>
              <w:pStyle w:val="Compact"/>
              <w:spacing w:line="480" w:lineRule="auto"/>
            </w:pPr>
            <w:r w:rsidRPr="002915B7">
              <w:rPr>
                <w:rFonts w:ascii="Calibri Light" w:hAnsi="Calibri Light" w:cs="Calibri Light"/>
                <w:sz w:val="18"/>
                <w:szCs w:val="18"/>
              </w:rPr>
              <w:t>Pleurodeles waltl</w:t>
            </w:r>
          </w:p>
        </w:tc>
      </w:tr>
      <w:tr w:rsidR="00C62B39" w:rsidRPr="002915B7" w14:paraId="0E10B8E7" w14:textId="77777777">
        <w:tc>
          <w:tcPr>
            <w:tcW w:w="1962" w:type="dxa"/>
            <w:shd w:val="clear" w:color="auto" w:fill="auto"/>
          </w:tcPr>
          <w:p w14:paraId="23A1B7B1" w14:textId="77777777" w:rsidR="00C62B39" w:rsidRPr="002915B7" w:rsidRDefault="00C62B39" w:rsidP="003F6AB2">
            <w:pPr>
              <w:pStyle w:val="Compact"/>
              <w:spacing w:line="480" w:lineRule="auto"/>
            </w:pPr>
            <w:r w:rsidRPr="002915B7">
              <w:rPr>
                <w:rFonts w:ascii="Calibri Light" w:hAnsi="Calibri Light" w:cs="Calibri Light"/>
                <w:sz w:val="18"/>
                <w:szCs w:val="18"/>
              </w:rPr>
              <w:t>Proteus anguinus</w:t>
            </w:r>
          </w:p>
        </w:tc>
      </w:tr>
      <w:tr w:rsidR="00C62B39" w:rsidRPr="002915B7" w14:paraId="2B03281C" w14:textId="77777777">
        <w:tc>
          <w:tcPr>
            <w:tcW w:w="1962" w:type="dxa"/>
            <w:shd w:val="clear" w:color="auto" w:fill="auto"/>
          </w:tcPr>
          <w:p w14:paraId="329220DA" w14:textId="77777777" w:rsidR="00C62B39" w:rsidRPr="002915B7" w:rsidRDefault="00C62B39" w:rsidP="003F6AB2">
            <w:pPr>
              <w:pStyle w:val="Compact"/>
              <w:spacing w:line="480" w:lineRule="auto"/>
            </w:pPr>
            <w:r w:rsidRPr="002915B7">
              <w:rPr>
                <w:rFonts w:ascii="Calibri Light" w:hAnsi="Calibri Light" w:cs="Calibri Light"/>
                <w:sz w:val="18"/>
                <w:szCs w:val="18"/>
              </w:rPr>
              <w:t>Pseudepidalea balearica</w:t>
            </w:r>
          </w:p>
        </w:tc>
      </w:tr>
      <w:tr w:rsidR="00C62B39" w:rsidRPr="002915B7" w14:paraId="65A23B75" w14:textId="77777777">
        <w:tc>
          <w:tcPr>
            <w:tcW w:w="1962" w:type="dxa"/>
            <w:shd w:val="clear" w:color="auto" w:fill="auto"/>
          </w:tcPr>
          <w:p w14:paraId="332676A4" w14:textId="77777777" w:rsidR="00C62B39" w:rsidRPr="002915B7" w:rsidRDefault="00C62B39" w:rsidP="003F6AB2">
            <w:pPr>
              <w:pStyle w:val="Compact"/>
              <w:spacing w:line="480" w:lineRule="auto"/>
            </w:pPr>
            <w:r w:rsidRPr="002915B7">
              <w:rPr>
                <w:rFonts w:ascii="Calibri Light" w:hAnsi="Calibri Light" w:cs="Calibri Light"/>
                <w:sz w:val="18"/>
                <w:szCs w:val="18"/>
              </w:rPr>
              <w:t>Pseudepidalea sicula</w:t>
            </w:r>
          </w:p>
        </w:tc>
      </w:tr>
      <w:tr w:rsidR="00C62B39" w:rsidRPr="002915B7" w14:paraId="0F2EA82D" w14:textId="77777777">
        <w:tc>
          <w:tcPr>
            <w:tcW w:w="1962" w:type="dxa"/>
            <w:shd w:val="clear" w:color="auto" w:fill="auto"/>
          </w:tcPr>
          <w:p w14:paraId="1BCFD518" w14:textId="77777777" w:rsidR="00C62B39" w:rsidRPr="002915B7" w:rsidRDefault="00C62B39" w:rsidP="003F6AB2">
            <w:pPr>
              <w:pStyle w:val="Compact"/>
              <w:spacing w:line="480" w:lineRule="auto"/>
            </w:pPr>
            <w:r w:rsidRPr="002915B7">
              <w:rPr>
                <w:rFonts w:ascii="Calibri Light" w:hAnsi="Calibri Light" w:cs="Calibri Light"/>
                <w:sz w:val="18"/>
                <w:szCs w:val="18"/>
              </w:rPr>
              <w:t>Pseudepidalea variabilis</w:t>
            </w:r>
          </w:p>
        </w:tc>
      </w:tr>
      <w:tr w:rsidR="00C62B39" w:rsidRPr="002915B7" w14:paraId="0D38BC76" w14:textId="77777777">
        <w:tc>
          <w:tcPr>
            <w:tcW w:w="1962" w:type="dxa"/>
            <w:shd w:val="clear" w:color="auto" w:fill="auto"/>
          </w:tcPr>
          <w:p w14:paraId="0BF69181" w14:textId="77777777" w:rsidR="00C62B39" w:rsidRPr="002915B7" w:rsidRDefault="00C62B39" w:rsidP="003F6AB2">
            <w:pPr>
              <w:pStyle w:val="Compact"/>
              <w:spacing w:line="480" w:lineRule="auto"/>
            </w:pPr>
            <w:r w:rsidRPr="002915B7">
              <w:rPr>
                <w:rFonts w:ascii="Calibri Light" w:hAnsi="Calibri Light" w:cs="Calibri Light"/>
                <w:sz w:val="18"/>
                <w:szCs w:val="18"/>
              </w:rPr>
              <w:t>Pseudepidalea viridis</w:t>
            </w:r>
          </w:p>
        </w:tc>
      </w:tr>
      <w:tr w:rsidR="00C62B39" w:rsidRPr="002915B7" w14:paraId="004674CD" w14:textId="77777777">
        <w:tc>
          <w:tcPr>
            <w:tcW w:w="1962" w:type="dxa"/>
            <w:shd w:val="clear" w:color="auto" w:fill="auto"/>
          </w:tcPr>
          <w:p w14:paraId="54A2AFFE" w14:textId="77777777" w:rsidR="00C62B39" w:rsidRPr="002915B7" w:rsidRDefault="00C62B39" w:rsidP="003F6AB2">
            <w:pPr>
              <w:pStyle w:val="Compact"/>
              <w:spacing w:line="480" w:lineRule="auto"/>
            </w:pPr>
            <w:r w:rsidRPr="002915B7">
              <w:rPr>
                <w:rFonts w:ascii="Calibri Light" w:hAnsi="Calibri Light" w:cs="Calibri Light"/>
                <w:sz w:val="18"/>
                <w:szCs w:val="18"/>
              </w:rPr>
              <w:t>Rana arvalis</w:t>
            </w:r>
          </w:p>
        </w:tc>
      </w:tr>
      <w:tr w:rsidR="00C62B39" w:rsidRPr="002915B7" w14:paraId="30A647C8" w14:textId="77777777">
        <w:tc>
          <w:tcPr>
            <w:tcW w:w="1962" w:type="dxa"/>
            <w:shd w:val="clear" w:color="auto" w:fill="auto"/>
          </w:tcPr>
          <w:p w14:paraId="29FB8190" w14:textId="77777777" w:rsidR="00C62B39" w:rsidRPr="002915B7" w:rsidRDefault="00C62B39" w:rsidP="003F6AB2">
            <w:pPr>
              <w:pStyle w:val="Compact"/>
              <w:spacing w:line="480" w:lineRule="auto"/>
            </w:pPr>
            <w:r w:rsidRPr="002915B7">
              <w:rPr>
                <w:rFonts w:ascii="Calibri Light" w:hAnsi="Calibri Light" w:cs="Calibri Light"/>
                <w:sz w:val="18"/>
                <w:szCs w:val="18"/>
              </w:rPr>
              <w:t>Rana dalmatina</w:t>
            </w:r>
          </w:p>
        </w:tc>
      </w:tr>
      <w:tr w:rsidR="00C62B39" w:rsidRPr="002915B7" w14:paraId="42C1A396" w14:textId="77777777">
        <w:tc>
          <w:tcPr>
            <w:tcW w:w="1962" w:type="dxa"/>
            <w:shd w:val="clear" w:color="auto" w:fill="auto"/>
          </w:tcPr>
          <w:p w14:paraId="761C9D0B" w14:textId="77777777" w:rsidR="00C62B39" w:rsidRPr="002915B7" w:rsidRDefault="00C62B39" w:rsidP="003F6AB2">
            <w:pPr>
              <w:pStyle w:val="Compact"/>
              <w:spacing w:line="480" w:lineRule="auto"/>
            </w:pPr>
            <w:r w:rsidRPr="002915B7">
              <w:rPr>
                <w:rFonts w:ascii="Calibri Light" w:hAnsi="Calibri Light" w:cs="Calibri Light"/>
                <w:sz w:val="18"/>
                <w:szCs w:val="18"/>
              </w:rPr>
              <w:t>Rana graeca</w:t>
            </w:r>
          </w:p>
        </w:tc>
      </w:tr>
      <w:tr w:rsidR="00C62B39" w:rsidRPr="002915B7" w14:paraId="2FAAA5DE" w14:textId="77777777">
        <w:tc>
          <w:tcPr>
            <w:tcW w:w="1962" w:type="dxa"/>
            <w:shd w:val="clear" w:color="auto" w:fill="auto"/>
          </w:tcPr>
          <w:p w14:paraId="19AD7D3F" w14:textId="77777777" w:rsidR="00C62B39" w:rsidRPr="002915B7" w:rsidRDefault="00C62B39" w:rsidP="003F6AB2">
            <w:pPr>
              <w:pStyle w:val="Compact"/>
              <w:spacing w:line="480" w:lineRule="auto"/>
            </w:pPr>
            <w:r w:rsidRPr="002915B7">
              <w:rPr>
                <w:rFonts w:ascii="Calibri Light" w:hAnsi="Calibri Light" w:cs="Calibri Light"/>
                <w:sz w:val="18"/>
                <w:szCs w:val="18"/>
              </w:rPr>
              <w:t>Rana iberica</w:t>
            </w:r>
          </w:p>
        </w:tc>
      </w:tr>
      <w:tr w:rsidR="00C62B39" w:rsidRPr="002915B7" w14:paraId="526F7624" w14:textId="77777777">
        <w:tc>
          <w:tcPr>
            <w:tcW w:w="1962" w:type="dxa"/>
            <w:shd w:val="clear" w:color="auto" w:fill="auto"/>
          </w:tcPr>
          <w:p w14:paraId="40A9F02B" w14:textId="77777777" w:rsidR="00C62B39" w:rsidRPr="002915B7" w:rsidRDefault="00C62B39" w:rsidP="003F6AB2">
            <w:pPr>
              <w:pStyle w:val="Compact"/>
              <w:spacing w:line="480" w:lineRule="auto"/>
            </w:pPr>
            <w:r w:rsidRPr="002915B7">
              <w:rPr>
                <w:rFonts w:ascii="Calibri Light" w:hAnsi="Calibri Light" w:cs="Calibri Light"/>
                <w:sz w:val="18"/>
                <w:szCs w:val="18"/>
              </w:rPr>
              <w:t>Rana italica</w:t>
            </w:r>
          </w:p>
        </w:tc>
      </w:tr>
      <w:tr w:rsidR="00C62B39" w:rsidRPr="002915B7" w14:paraId="33053C49" w14:textId="77777777">
        <w:tc>
          <w:tcPr>
            <w:tcW w:w="1962" w:type="dxa"/>
            <w:shd w:val="clear" w:color="auto" w:fill="auto"/>
          </w:tcPr>
          <w:p w14:paraId="191418B9" w14:textId="77777777" w:rsidR="00C62B39" w:rsidRPr="002915B7" w:rsidRDefault="00C62B39" w:rsidP="003F6AB2">
            <w:pPr>
              <w:pStyle w:val="Compact"/>
              <w:spacing w:line="480" w:lineRule="auto"/>
            </w:pPr>
            <w:r w:rsidRPr="002915B7">
              <w:rPr>
                <w:rFonts w:ascii="Calibri Light" w:hAnsi="Calibri Light" w:cs="Calibri Light"/>
                <w:sz w:val="18"/>
                <w:szCs w:val="18"/>
              </w:rPr>
              <w:t>Rana latastei</w:t>
            </w:r>
          </w:p>
        </w:tc>
      </w:tr>
      <w:tr w:rsidR="00C62B39" w:rsidRPr="002915B7" w14:paraId="2B28D8D6" w14:textId="77777777">
        <w:tc>
          <w:tcPr>
            <w:tcW w:w="1962" w:type="dxa"/>
            <w:shd w:val="clear" w:color="auto" w:fill="auto"/>
          </w:tcPr>
          <w:p w14:paraId="6AE69682" w14:textId="77777777" w:rsidR="00C62B39" w:rsidRPr="002915B7" w:rsidRDefault="00C62B39" w:rsidP="003F6AB2">
            <w:pPr>
              <w:pStyle w:val="Compact"/>
              <w:spacing w:line="480" w:lineRule="auto"/>
            </w:pPr>
            <w:r w:rsidRPr="002915B7">
              <w:rPr>
                <w:rFonts w:ascii="Calibri Light" w:hAnsi="Calibri Light" w:cs="Calibri Light"/>
                <w:sz w:val="18"/>
                <w:szCs w:val="18"/>
              </w:rPr>
              <w:t>Rana pyrenaica</w:t>
            </w:r>
          </w:p>
        </w:tc>
      </w:tr>
      <w:tr w:rsidR="00C62B39" w:rsidRPr="002915B7" w14:paraId="5692ABCD" w14:textId="77777777">
        <w:tc>
          <w:tcPr>
            <w:tcW w:w="1962" w:type="dxa"/>
            <w:shd w:val="clear" w:color="auto" w:fill="auto"/>
          </w:tcPr>
          <w:p w14:paraId="59135AE3" w14:textId="77777777" w:rsidR="00C62B39" w:rsidRPr="002915B7" w:rsidRDefault="00C62B39" w:rsidP="003F6AB2">
            <w:pPr>
              <w:pStyle w:val="Compact"/>
              <w:spacing w:line="480" w:lineRule="auto"/>
            </w:pPr>
            <w:r w:rsidRPr="002915B7">
              <w:rPr>
                <w:rFonts w:ascii="Calibri Light" w:hAnsi="Calibri Light" w:cs="Calibri Light"/>
                <w:sz w:val="18"/>
                <w:szCs w:val="18"/>
              </w:rPr>
              <w:t>Rana temporaria</w:t>
            </w:r>
          </w:p>
        </w:tc>
      </w:tr>
      <w:tr w:rsidR="00C62B39" w:rsidRPr="002915B7" w14:paraId="4A953DFD" w14:textId="77777777">
        <w:tc>
          <w:tcPr>
            <w:tcW w:w="1962" w:type="dxa"/>
            <w:shd w:val="clear" w:color="auto" w:fill="auto"/>
          </w:tcPr>
          <w:p w14:paraId="53D5C28B" w14:textId="77777777" w:rsidR="00C62B39" w:rsidRPr="002915B7" w:rsidRDefault="00C62B39" w:rsidP="003F6AB2">
            <w:pPr>
              <w:pStyle w:val="Compact"/>
              <w:spacing w:line="480" w:lineRule="auto"/>
            </w:pPr>
            <w:r w:rsidRPr="002915B7">
              <w:rPr>
                <w:rFonts w:ascii="Calibri Light" w:hAnsi="Calibri Light" w:cs="Calibri Light"/>
                <w:sz w:val="18"/>
                <w:szCs w:val="18"/>
              </w:rPr>
              <w:t>Salamandra atra</w:t>
            </w:r>
          </w:p>
        </w:tc>
      </w:tr>
      <w:tr w:rsidR="00C62B39" w:rsidRPr="002915B7" w14:paraId="476040CC" w14:textId="77777777">
        <w:tc>
          <w:tcPr>
            <w:tcW w:w="1962" w:type="dxa"/>
            <w:shd w:val="clear" w:color="auto" w:fill="auto"/>
          </w:tcPr>
          <w:p w14:paraId="5A77F78A" w14:textId="77777777" w:rsidR="00C62B39" w:rsidRPr="002915B7" w:rsidRDefault="00C62B39" w:rsidP="003F6AB2">
            <w:pPr>
              <w:pStyle w:val="Compact"/>
              <w:spacing w:line="480" w:lineRule="auto"/>
            </w:pPr>
            <w:r w:rsidRPr="002915B7">
              <w:rPr>
                <w:rFonts w:ascii="Calibri Light" w:hAnsi="Calibri Light" w:cs="Calibri Light"/>
                <w:sz w:val="18"/>
                <w:szCs w:val="18"/>
              </w:rPr>
              <w:t>Salamandra corsica</w:t>
            </w:r>
          </w:p>
        </w:tc>
      </w:tr>
      <w:tr w:rsidR="00C62B39" w:rsidRPr="002915B7" w14:paraId="48A7F88C" w14:textId="77777777">
        <w:tc>
          <w:tcPr>
            <w:tcW w:w="1962" w:type="dxa"/>
            <w:shd w:val="clear" w:color="auto" w:fill="auto"/>
          </w:tcPr>
          <w:p w14:paraId="52A2BFE1" w14:textId="77777777" w:rsidR="00C62B39" w:rsidRPr="002915B7" w:rsidRDefault="00C62B39" w:rsidP="003F6AB2">
            <w:pPr>
              <w:pStyle w:val="Compact"/>
              <w:spacing w:line="480" w:lineRule="auto"/>
            </w:pPr>
            <w:r w:rsidRPr="002915B7">
              <w:rPr>
                <w:rFonts w:ascii="Calibri Light" w:hAnsi="Calibri Light" w:cs="Calibri Light"/>
                <w:sz w:val="18"/>
                <w:szCs w:val="18"/>
              </w:rPr>
              <w:t>Salamandra lanzai</w:t>
            </w:r>
          </w:p>
        </w:tc>
      </w:tr>
      <w:tr w:rsidR="00C62B39" w:rsidRPr="002915B7" w14:paraId="1444C549" w14:textId="77777777">
        <w:tc>
          <w:tcPr>
            <w:tcW w:w="1962" w:type="dxa"/>
            <w:shd w:val="clear" w:color="auto" w:fill="auto"/>
          </w:tcPr>
          <w:p w14:paraId="6EF6FC95" w14:textId="77777777" w:rsidR="00C62B39" w:rsidRPr="002915B7" w:rsidRDefault="00C62B39" w:rsidP="003F6AB2">
            <w:pPr>
              <w:pStyle w:val="Compact"/>
              <w:spacing w:line="480" w:lineRule="auto"/>
            </w:pPr>
            <w:r w:rsidRPr="002915B7">
              <w:rPr>
                <w:rFonts w:ascii="Calibri Light" w:hAnsi="Calibri Light" w:cs="Calibri Light"/>
                <w:sz w:val="18"/>
                <w:szCs w:val="18"/>
              </w:rPr>
              <w:t>Salamandra salamandra</w:t>
            </w:r>
          </w:p>
        </w:tc>
      </w:tr>
      <w:tr w:rsidR="00C62B39" w:rsidRPr="002915B7" w14:paraId="20ACDDD4" w14:textId="77777777">
        <w:tc>
          <w:tcPr>
            <w:tcW w:w="1962" w:type="dxa"/>
            <w:shd w:val="clear" w:color="auto" w:fill="auto"/>
          </w:tcPr>
          <w:p w14:paraId="2D513D64" w14:textId="77777777" w:rsidR="00C62B39" w:rsidRPr="002915B7" w:rsidRDefault="00C62B39" w:rsidP="003F6AB2">
            <w:pPr>
              <w:pStyle w:val="Compact"/>
              <w:spacing w:line="480" w:lineRule="auto"/>
            </w:pPr>
            <w:r w:rsidRPr="002915B7">
              <w:rPr>
                <w:rFonts w:ascii="Calibri Light" w:hAnsi="Calibri Light" w:cs="Calibri Light"/>
                <w:sz w:val="18"/>
                <w:szCs w:val="18"/>
              </w:rPr>
              <w:t>Salamandrina perspicillata</w:t>
            </w:r>
          </w:p>
        </w:tc>
      </w:tr>
      <w:tr w:rsidR="00C62B39" w:rsidRPr="002915B7" w14:paraId="3DBA934A" w14:textId="77777777">
        <w:tc>
          <w:tcPr>
            <w:tcW w:w="1962" w:type="dxa"/>
            <w:shd w:val="clear" w:color="auto" w:fill="auto"/>
          </w:tcPr>
          <w:p w14:paraId="22C6BFD8" w14:textId="77777777" w:rsidR="00C62B39" w:rsidRPr="002915B7" w:rsidRDefault="00C62B39" w:rsidP="003F6AB2">
            <w:pPr>
              <w:pStyle w:val="Compact"/>
              <w:spacing w:line="480" w:lineRule="auto"/>
            </w:pPr>
            <w:r w:rsidRPr="002915B7">
              <w:rPr>
                <w:rFonts w:ascii="Calibri Light" w:hAnsi="Calibri Light" w:cs="Calibri Light"/>
                <w:sz w:val="18"/>
                <w:szCs w:val="18"/>
              </w:rPr>
              <w:t>Salamandrina terdigitata</w:t>
            </w:r>
          </w:p>
        </w:tc>
      </w:tr>
      <w:tr w:rsidR="00C62B39" w:rsidRPr="002915B7" w14:paraId="65848E99" w14:textId="77777777">
        <w:tc>
          <w:tcPr>
            <w:tcW w:w="1962" w:type="dxa"/>
            <w:shd w:val="clear" w:color="auto" w:fill="auto"/>
          </w:tcPr>
          <w:p w14:paraId="39B16536" w14:textId="77777777" w:rsidR="00C62B39" w:rsidRPr="002915B7" w:rsidRDefault="00C62B39" w:rsidP="003F6AB2">
            <w:pPr>
              <w:pStyle w:val="Compact"/>
              <w:spacing w:line="480" w:lineRule="auto"/>
            </w:pPr>
            <w:r w:rsidRPr="002915B7">
              <w:rPr>
                <w:rFonts w:ascii="Calibri Light" w:hAnsi="Calibri Light" w:cs="Calibri Light"/>
                <w:sz w:val="18"/>
                <w:szCs w:val="18"/>
              </w:rPr>
              <w:t>Speleomantes ambrosii</w:t>
            </w:r>
          </w:p>
        </w:tc>
      </w:tr>
      <w:tr w:rsidR="00C62B39" w:rsidRPr="002915B7" w14:paraId="4E4FDEB6" w14:textId="77777777">
        <w:tc>
          <w:tcPr>
            <w:tcW w:w="1962" w:type="dxa"/>
            <w:shd w:val="clear" w:color="auto" w:fill="auto"/>
          </w:tcPr>
          <w:p w14:paraId="295F7673" w14:textId="77777777" w:rsidR="00C62B39" w:rsidRPr="002915B7" w:rsidRDefault="00C62B39" w:rsidP="003F6AB2">
            <w:pPr>
              <w:pStyle w:val="Compact"/>
              <w:spacing w:line="480" w:lineRule="auto"/>
            </w:pPr>
            <w:r w:rsidRPr="002915B7">
              <w:rPr>
                <w:rFonts w:ascii="Calibri Light" w:hAnsi="Calibri Light" w:cs="Calibri Light"/>
                <w:sz w:val="18"/>
                <w:szCs w:val="18"/>
              </w:rPr>
              <w:t>Speleomantes flavus</w:t>
            </w:r>
          </w:p>
        </w:tc>
      </w:tr>
      <w:tr w:rsidR="00C62B39" w:rsidRPr="002915B7" w14:paraId="039B1270" w14:textId="77777777">
        <w:tc>
          <w:tcPr>
            <w:tcW w:w="1962" w:type="dxa"/>
            <w:shd w:val="clear" w:color="auto" w:fill="auto"/>
          </w:tcPr>
          <w:p w14:paraId="691FCA26" w14:textId="77777777" w:rsidR="00C62B39" w:rsidRPr="002915B7" w:rsidRDefault="00C62B39" w:rsidP="003F6AB2">
            <w:pPr>
              <w:pStyle w:val="Compact"/>
              <w:spacing w:line="480" w:lineRule="auto"/>
            </w:pPr>
            <w:r w:rsidRPr="002915B7">
              <w:rPr>
                <w:rFonts w:ascii="Calibri Light" w:hAnsi="Calibri Light" w:cs="Calibri Light"/>
                <w:sz w:val="18"/>
                <w:szCs w:val="18"/>
              </w:rPr>
              <w:t>Speleomantes imperialis</w:t>
            </w:r>
          </w:p>
        </w:tc>
      </w:tr>
      <w:tr w:rsidR="00C62B39" w:rsidRPr="002915B7" w14:paraId="14140CBE" w14:textId="77777777">
        <w:tc>
          <w:tcPr>
            <w:tcW w:w="1962" w:type="dxa"/>
            <w:shd w:val="clear" w:color="auto" w:fill="auto"/>
          </w:tcPr>
          <w:p w14:paraId="6F1F051D" w14:textId="77777777" w:rsidR="00C62B39" w:rsidRPr="002915B7" w:rsidRDefault="00C62B39" w:rsidP="003F6AB2">
            <w:pPr>
              <w:pStyle w:val="Compact"/>
              <w:spacing w:line="480" w:lineRule="auto"/>
            </w:pPr>
            <w:r w:rsidRPr="002915B7">
              <w:rPr>
                <w:rFonts w:ascii="Calibri Light" w:hAnsi="Calibri Light" w:cs="Calibri Light"/>
                <w:sz w:val="18"/>
                <w:szCs w:val="18"/>
              </w:rPr>
              <w:t>Speleomantes italicus</w:t>
            </w:r>
          </w:p>
        </w:tc>
      </w:tr>
      <w:tr w:rsidR="00C62B39" w:rsidRPr="002915B7" w14:paraId="1D0AC796" w14:textId="77777777">
        <w:tc>
          <w:tcPr>
            <w:tcW w:w="1962" w:type="dxa"/>
            <w:shd w:val="clear" w:color="auto" w:fill="auto"/>
          </w:tcPr>
          <w:p w14:paraId="60399B61" w14:textId="77777777" w:rsidR="00C62B39" w:rsidRPr="002915B7" w:rsidRDefault="00C62B39" w:rsidP="003F6AB2">
            <w:pPr>
              <w:pStyle w:val="Compact"/>
              <w:spacing w:line="480" w:lineRule="auto"/>
            </w:pPr>
            <w:r w:rsidRPr="002915B7">
              <w:rPr>
                <w:rFonts w:ascii="Calibri Light" w:hAnsi="Calibri Light" w:cs="Calibri Light"/>
                <w:sz w:val="18"/>
                <w:szCs w:val="18"/>
              </w:rPr>
              <w:t>Speleomantes sarrabusensis</w:t>
            </w:r>
          </w:p>
        </w:tc>
      </w:tr>
      <w:tr w:rsidR="00C62B39" w:rsidRPr="002915B7" w14:paraId="6A8FD932" w14:textId="77777777">
        <w:tc>
          <w:tcPr>
            <w:tcW w:w="1962" w:type="dxa"/>
            <w:shd w:val="clear" w:color="auto" w:fill="auto"/>
          </w:tcPr>
          <w:p w14:paraId="419775D2" w14:textId="77777777" w:rsidR="00C62B39" w:rsidRPr="002915B7" w:rsidRDefault="00C62B39" w:rsidP="003F6AB2">
            <w:pPr>
              <w:pStyle w:val="Compact"/>
              <w:spacing w:line="480" w:lineRule="auto"/>
            </w:pPr>
            <w:r w:rsidRPr="002915B7">
              <w:rPr>
                <w:rFonts w:ascii="Calibri Light" w:hAnsi="Calibri Light" w:cs="Calibri Light"/>
                <w:sz w:val="18"/>
                <w:szCs w:val="18"/>
              </w:rPr>
              <w:t>Speleomantes strinatii</w:t>
            </w:r>
          </w:p>
        </w:tc>
      </w:tr>
      <w:tr w:rsidR="00C62B39" w:rsidRPr="002915B7" w14:paraId="3E872FEE" w14:textId="77777777">
        <w:tc>
          <w:tcPr>
            <w:tcW w:w="1962" w:type="dxa"/>
            <w:shd w:val="clear" w:color="auto" w:fill="auto"/>
          </w:tcPr>
          <w:p w14:paraId="2B8C4030" w14:textId="77777777" w:rsidR="00C62B39" w:rsidRPr="002915B7" w:rsidRDefault="00C62B39" w:rsidP="003F6AB2">
            <w:pPr>
              <w:pStyle w:val="Compact"/>
              <w:spacing w:line="480" w:lineRule="auto"/>
            </w:pPr>
            <w:r w:rsidRPr="002915B7">
              <w:rPr>
                <w:rFonts w:ascii="Calibri Light" w:hAnsi="Calibri Light" w:cs="Calibri Light"/>
                <w:sz w:val="18"/>
                <w:szCs w:val="18"/>
              </w:rPr>
              <w:t>Speleomantes supramontis</w:t>
            </w:r>
          </w:p>
        </w:tc>
      </w:tr>
      <w:tr w:rsidR="00C62B39" w:rsidRPr="002915B7" w14:paraId="23361888" w14:textId="77777777">
        <w:tc>
          <w:tcPr>
            <w:tcW w:w="1962" w:type="dxa"/>
            <w:shd w:val="clear" w:color="auto" w:fill="auto"/>
          </w:tcPr>
          <w:p w14:paraId="634683AB" w14:textId="77777777" w:rsidR="00C62B39" w:rsidRPr="002915B7" w:rsidRDefault="00C62B39" w:rsidP="003F6AB2">
            <w:pPr>
              <w:pStyle w:val="Compact"/>
              <w:spacing w:line="480" w:lineRule="auto"/>
            </w:pPr>
            <w:r w:rsidRPr="002915B7">
              <w:rPr>
                <w:rFonts w:ascii="Calibri Light" w:hAnsi="Calibri Light" w:cs="Calibri Light"/>
                <w:sz w:val="18"/>
                <w:szCs w:val="18"/>
              </w:rPr>
              <w:t>Triturus carnifex</w:t>
            </w:r>
          </w:p>
        </w:tc>
      </w:tr>
      <w:tr w:rsidR="00C62B39" w:rsidRPr="002915B7" w14:paraId="5D1F42FA" w14:textId="77777777">
        <w:tc>
          <w:tcPr>
            <w:tcW w:w="1962" w:type="dxa"/>
            <w:shd w:val="clear" w:color="auto" w:fill="auto"/>
          </w:tcPr>
          <w:p w14:paraId="6D57D1FA" w14:textId="77777777" w:rsidR="00C62B39" w:rsidRPr="002915B7" w:rsidRDefault="00C62B39" w:rsidP="003F6AB2">
            <w:pPr>
              <w:pStyle w:val="Compact"/>
              <w:spacing w:line="480" w:lineRule="auto"/>
            </w:pPr>
            <w:r w:rsidRPr="002915B7">
              <w:rPr>
                <w:rFonts w:ascii="Calibri Light" w:hAnsi="Calibri Light" w:cs="Calibri Light"/>
                <w:sz w:val="18"/>
                <w:szCs w:val="18"/>
              </w:rPr>
              <w:t>Triturus cristatus</w:t>
            </w:r>
          </w:p>
        </w:tc>
      </w:tr>
      <w:tr w:rsidR="00C62B39" w:rsidRPr="002915B7" w14:paraId="6785D98B" w14:textId="77777777">
        <w:tc>
          <w:tcPr>
            <w:tcW w:w="1962" w:type="dxa"/>
            <w:shd w:val="clear" w:color="auto" w:fill="auto"/>
          </w:tcPr>
          <w:p w14:paraId="1359650A" w14:textId="77777777" w:rsidR="00C62B39" w:rsidRPr="002915B7" w:rsidRDefault="00C62B39" w:rsidP="003F6AB2">
            <w:pPr>
              <w:pStyle w:val="Compact"/>
              <w:spacing w:line="480" w:lineRule="auto"/>
            </w:pPr>
            <w:r w:rsidRPr="002915B7">
              <w:rPr>
                <w:rFonts w:ascii="Calibri Light" w:hAnsi="Calibri Light" w:cs="Calibri Light"/>
                <w:sz w:val="18"/>
                <w:szCs w:val="18"/>
              </w:rPr>
              <w:t>Triturus dobrogicus</w:t>
            </w:r>
          </w:p>
        </w:tc>
      </w:tr>
      <w:tr w:rsidR="00C62B39" w:rsidRPr="002915B7" w14:paraId="77790046" w14:textId="77777777">
        <w:tc>
          <w:tcPr>
            <w:tcW w:w="1962" w:type="dxa"/>
            <w:shd w:val="clear" w:color="auto" w:fill="auto"/>
          </w:tcPr>
          <w:p w14:paraId="14F78A15" w14:textId="77777777" w:rsidR="00C62B39" w:rsidRPr="002915B7" w:rsidRDefault="00C62B39" w:rsidP="003F6AB2">
            <w:pPr>
              <w:pStyle w:val="Compact"/>
              <w:spacing w:line="480" w:lineRule="auto"/>
            </w:pPr>
            <w:r w:rsidRPr="002915B7">
              <w:rPr>
                <w:rFonts w:ascii="Calibri Light" w:hAnsi="Calibri Light" w:cs="Calibri Light"/>
                <w:sz w:val="18"/>
                <w:szCs w:val="18"/>
              </w:rPr>
              <w:t>Triturus karelinii</w:t>
            </w:r>
          </w:p>
        </w:tc>
      </w:tr>
      <w:tr w:rsidR="00C62B39" w:rsidRPr="002915B7" w14:paraId="0E542E9B" w14:textId="77777777">
        <w:tc>
          <w:tcPr>
            <w:tcW w:w="1962" w:type="dxa"/>
            <w:shd w:val="clear" w:color="auto" w:fill="auto"/>
          </w:tcPr>
          <w:p w14:paraId="780C638E" w14:textId="77777777" w:rsidR="00C62B39" w:rsidRPr="002915B7" w:rsidRDefault="00C62B39" w:rsidP="003F6AB2">
            <w:pPr>
              <w:pStyle w:val="Compact"/>
              <w:spacing w:line="480" w:lineRule="auto"/>
            </w:pPr>
            <w:r w:rsidRPr="002915B7">
              <w:rPr>
                <w:rFonts w:ascii="Calibri Light" w:hAnsi="Calibri Light" w:cs="Calibri Light"/>
                <w:sz w:val="18"/>
                <w:szCs w:val="18"/>
              </w:rPr>
              <w:t>Triturus macedonicus</w:t>
            </w:r>
          </w:p>
        </w:tc>
      </w:tr>
      <w:tr w:rsidR="00C62B39" w:rsidRPr="002915B7" w14:paraId="07A482F7" w14:textId="77777777">
        <w:tc>
          <w:tcPr>
            <w:tcW w:w="1962" w:type="dxa"/>
            <w:shd w:val="clear" w:color="auto" w:fill="auto"/>
          </w:tcPr>
          <w:p w14:paraId="4E8CB910" w14:textId="77777777" w:rsidR="00C62B39" w:rsidRPr="002915B7" w:rsidRDefault="00C62B39" w:rsidP="003F6AB2">
            <w:pPr>
              <w:pStyle w:val="Compact"/>
              <w:spacing w:line="480" w:lineRule="auto"/>
            </w:pPr>
            <w:r w:rsidRPr="002915B7">
              <w:rPr>
                <w:rFonts w:ascii="Calibri Light" w:hAnsi="Calibri Light" w:cs="Calibri Light"/>
                <w:sz w:val="18"/>
                <w:szCs w:val="18"/>
              </w:rPr>
              <w:t>Triturus marmoratus</w:t>
            </w:r>
          </w:p>
        </w:tc>
      </w:tr>
      <w:tr w:rsidR="00C62B39" w:rsidRPr="002915B7" w14:paraId="671AD197" w14:textId="77777777">
        <w:tc>
          <w:tcPr>
            <w:tcW w:w="1962" w:type="dxa"/>
            <w:shd w:val="clear" w:color="auto" w:fill="auto"/>
          </w:tcPr>
          <w:p w14:paraId="4D4103A3" w14:textId="77777777" w:rsidR="00C62B39" w:rsidRPr="002915B7" w:rsidRDefault="00C62B39" w:rsidP="003F6AB2">
            <w:pPr>
              <w:pStyle w:val="Compact"/>
              <w:spacing w:line="480" w:lineRule="auto"/>
            </w:pPr>
            <w:r w:rsidRPr="002915B7">
              <w:rPr>
                <w:rFonts w:ascii="Calibri Light" w:hAnsi="Calibri Light" w:cs="Calibri Light"/>
                <w:sz w:val="18"/>
                <w:szCs w:val="18"/>
              </w:rPr>
              <w:t>Triturus pygmaeus</w:t>
            </w:r>
          </w:p>
          <w:p w14:paraId="5235701C" w14:textId="77777777" w:rsidR="00C62B39" w:rsidRPr="002915B7" w:rsidRDefault="00C62B39" w:rsidP="003F6AB2">
            <w:pPr>
              <w:pStyle w:val="Compact"/>
              <w:spacing w:line="480" w:lineRule="auto"/>
            </w:pPr>
            <w:r w:rsidRPr="002915B7">
              <w:rPr>
                <w:rFonts w:ascii="Calibri Light" w:hAnsi="Calibri Light" w:cs="Calibri Light"/>
                <w:b/>
                <w:sz w:val="18"/>
                <w:szCs w:val="18"/>
              </w:rPr>
              <w:t>Birds</w:t>
            </w:r>
          </w:p>
        </w:tc>
      </w:tr>
      <w:tr w:rsidR="00C62B39" w:rsidRPr="002915B7" w14:paraId="6B1482BD" w14:textId="77777777">
        <w:tc>
          <w:tcPr>
            <w:tcW w:w="1962" w:type="dxa"/>
            <w:shd w:val="clear" w:color="auto" w:fill="auto"/>
          </w:tcPr>
          <w:p w14:paraId="0AE76B85" w14:textId="77777777" w:rsidR="00C62B39" w:rsidRPr="002915B7" w:rsidRDefault="00C62B39" w:rsidP="003F6AB2">
            <w:pPr>
              <w:pStyle w:val="Compact"/>
              <w:spacing w:line="480" w:lineRule="auto"/>
            </w:pPr>
            <w:r w:rsidRPr="002915B7">
              <w:rPr>
                <w:rFonts w:ascii="Calibri Light" w:hAnsi="Calibri Light" w:cs="Calibri Light"/>
                <w:sz w:val="18"/>
                <w:szCs w:val="18"/>
              </w:rPr>
              <w:t>Accipiter brevipes</w:t>
            </w:r>
          </w:p>
        </w:tc>
      </w:tr>
      <w:tr w:rsidR="00C62B39" w:rsidRPr="002915B7" w14:paraId="4D9F4C6B" w14:textId="77777777">
        <w:tc>
          <w:tcPr>
            <w:tcW w:w="1962" w:type="dxa"/>
            <w:shd w:val="clear" w:color="auto" w:fill="auto"/>
          </w:tcPr>
          <w:p w14:paraId="0CE87A0F" w14:textId="77777777" w:rsidR="00C62B39" w:rsidRPr="002915B7" w:rsidRDefault="00C62B39" w:rsidP="003F6AB2">
            <w:pPr>
              <w:pStyle w:val="Compact"/>
              <w:spacing w:line="480" w:lineRule="auto"/>
            </w:pPr>
            <w:r w:rsidRPr="002915B7">
              <w:rPr>
                <w:rFonts w:ascii="Calibri Light" w:hAnsi="Calibri Light" w:cs="Calibri Light"/>
                <w:sz w:val="18"/>
                <w:szCs w:val="18"/>
              </w:rPr>
              <w:t>Acrocephalus agricola</w:t>
            </w:r>
          </w:p>
        </w:tc>
      </w:tr>
      <w:tr w:rsidR="00C62B39" w:rsidRPr="002915B7" w14:paraId="7F190105" w14:textId="77777777">
        <w:tc>
          <w:tcPr>
            <w:tcW w:w="1962" w:type="dxa"/>
            <w:shd w:val="clear" w:color="auto" w:fill="auto"/>
          </w:tcPr>
          <w:p w14:paraId="73437CD6" w14:textId="77777777" w:rsidR="00C62B39" w:rsidRPr="002915B7" w:rsidRDefault="00C62B39" w:rsidP="003F6AB2">
            <w:pPr>
              <w:pStyle w:val="Compact"/>
              <w:spacing w:line="480" w:lineRule="auto"/>
            </w:pPr>
            <w:r w:rsidRPr="002915B7">
              <w:rPr>
                <w:rFonts w:ascii="Calibri Light" w:hAnsi="Calibri Light" w:cs="Calibri Light"/>
                <w:sz w:val="18"/>
                <w:szCs w:val="18"/>
              </w:rPr>
              <w:t>Acrocephalus arundinaceus</w:t>
            </w:r>
          </w:p>
        </w:tc>
      </w:tr>
      <w:tr w:rsidR="00C62B39" w:rsidRPr="002915B7" w14:paraId="770DF007" w14:textId="77777777">
        <w:tc>
          <w:tcPr>
            <w:tcW w:w="1962" w:type="dxa"/>
            <w:shd w:val="clear" w:color="auto" w:fill="auto"/>
          </w:tcPr>
          <w:p w14:paraId="7D491094" w14:textId="77777777" w:rsidR="00C62B39" w:rsidRPr="002915B7" w:rsidRDefault="00C62B39" w:rsidP="003F6AB2">
            <w:pPr>
              <w:pStyle w:val="Compact"/>
              <w:spacing w:line="480" w:lineRule="auto"/>
            </w:pPr>
            <w:r w:rsidRPr="002915B7">
              <w:rPr>
                <w:rFonts w:ascii="Calibri Light" w:hAnsi="Calibri Light" w:cs="Calibri Light"/>
                <w:sz w:val="18"/>
                <w:szCs w:val="18"/>
              </w:rPr>
              <w:t>Acrocephalus dumetorum</w:t>
            </w:r>
          </w:p>
        </w:tc>
      </w:tr>
      <w:tr w:rsidR="00C62B39" w:rsidRPr="002915B7" w14:paraId="5932FCE0" w14:textId="77777777">
        <w:tc>
          <w:tcPr>
            <w:tcW w:w="1962" w:type="dxa"/>
            <w:shd w:val="clear" w:color="auto" w:fill="auto"/>
          </w:tcPr>
          <w:p w14:paraId="6CBE3CE5" w14:textId="77777777" w:rsidR="00C62B39" w:rsidRPr="002915B7" w:rsidRDefault="00C62B39" w:rsidP="003F6AB2">
            <w:pPr>
              <w:pStyle w:val="Compact"/>
              <w:spacing w:line="480" w:lineRule="auto"/>
            </w:pPr>
            <w:r w:rsidRPr="002915B7">
              <w:rPr>
                <w:rFonts w:ascii="Calibri Light" w:hAnsi="Calibri Light" w:cs="Calibri Light"/>
                <w:sz w:val="18"/>
                <w:szCs w:val="18"/>
              </w:rPr>
              <w:lastRenderedPageBreak/>
              <w:t>Acrocephalus melanopogon</w:t>
            </w:r>
          </w:p>
        </w:tc>
      </w:tr>
      <w:tr w:rsidR="00C62B39" w:rsidRPr="002915B7" w14:paraId="0FA88D80" w14:textId="77777777">
        <w:trPr>
          <w:trHeight w:val="431"/>
        </w:trPr>
        <w:tc>
          <w:tcPr>
            <w:tcW w:w="1962" w:type="dxa"/>
            <w:shd w:val="clear" w:color="auto" w:fill="auto"/>
          </w:tcPr>
          <w:p w14:paraId="141BF592" w14:textId="77777777" w:rsidR="00C62B39" w:rsidRPr="002915B7" w:rsidRDefault="00C62B39" w:rsidP="003F6AB2">
            <w:pPr>
              <w:pStyle w:val="Compact"/>
              <w:spacing w:line="480" w:lineRule="auto"/>
            </w:pPr>
            <w:r w:rsidRPr="002915B7">
              <w:rPr>
                <w:rFonts w:ascii="Calibri Light" w:hAnsi="Calibri Light" w:cs="Calibri Light"/>
                <w:sz w:val="18"/>
                <w:szCs w:val="18"/>
              </w:rPr>
              <w:t>Acrocephalus paludicola</w:t>
            </w:r>
          </w:p>
        </w:tc>
      </w:tr>
      <w:tr w:rsidR="00C62B39" w:rsidRPr="002915B7" w14:paraId="21A22337" w14:textId="77777777">
        <w:tc>
          <w:tcPr>
            <w:tcW w:w="1962" w:type="dxa"/>
            <w:shd w:val="clear" w:color="auto" w:fill="auto"/>
          </w:tcPr>
          <w:p w14:paraId="50492876" w14:textId="77777777" w:rsidR="00C62B39" w:rsidRPr="002915B7" w:rsidRDefault="00C62B39" w:rsidP="003F6AB2">
            <w:pPr>
              <w:pStyle w:val="Compact"/>
              <w:spacing w:line="480" w:lineRule="auto"/>
            </w:pPr>
            <w:r w:rsidRPr="002915B7">
              <w:rPr>
                <w:rFonts w:ascii="Calibri Light" w:hAnsi="Calibri Light" w:cs="Calibri Light"/>
                <w:sz w:val="18"/>
                <w:szCs w:val="18"/>
              </w:rPr>
              <w:t>Acrocephalus palustris</w:t>
            </w:r>
          </w:p>
        </w:tc>
      </w:tr>
      <w:tr w:rsidR="00C62B39" w:rsidRPr="002915B7" w14:paraId="4A6476FB" w14:textId="77777777">
        <w:tc>
          <w:tcPr>
            <w:tcW w:w="1962" w:type="dxa"/>
            <w:shd w:val="clear" w:color="auto" w:fill="auto"/>
          </w:tcPr>
          <w:p w14:paraId="642DC17B" w14:textId="77777777" w:rsidR="00C62B39" w:rsidRPr="002915B7" w:rsidRDefault="00C62B39" w:rsidP="003F6AB2">
            <w:pPr>
              <w:pStyle w:val="Compact"/>
              <w:spacing w:line="480" w:lineRule="auto"/>
            </w:pPr>
            <w:r w:rsidRPr="002915B7">
              <w:rPr>
                <w:rFonts w:ascii="Calibri Light" w:hAnsi="Calibri Light" w:cs="Calibri Light"/>
                <w:sz w:val="18"/>
                <w:szCs w:val="18"/>
              </w:rPr>
              <w:t>Acrocephalus schoenobaenus</w:t>
            </w:r>
          </w:p>
        </w:tc>
      </w:tr>
      <w:tr w:rsidR="00C62B39" w:rsidRPr="002915B7" w14:paraId="18AC919D" w14:textId="77777777">
        <w:tc>
          <w:tcPr>
            <w:tcW w:w="1962" w:type="dxa"/>
            <w:shd w:val="clear" w:color="auto" w:fill="auto"/>
          </w:tcPr>
          <w:p w14:paraId="0B355939" w14:textId="77777777" w:rsidR="00C62B39" w:rsidRPr="002915B7" w:rsidRDefault="00C62B39" w:rsidP="003F6AB2">
            <w:pPr>
              <w:pStyle w:val="Compact"/>
              <w:spacing w:line="480" w:lineRule="auto"/>
            </w:pPr>
            <w:r w:rsidRPr="002915B7">
              <w:rPr>
                <w:rFonts w:ascii="Calibri Light" w:hAnsi="Calibri Light" w:cs="Calibri Light"/>
                <w:sz w:val="18"/>
                <w:szCs w:val="18"/>
              </w:rPr>
              <w:t>Acrocephalus scirpaceus</w:t>
            </w:r>
          </w:p>
        </w:tc>
      </w:tr>
      <w:tr w:rsidR="00C62B39" w:rsidRPr="002915B7" w14:paraId="4D482012" w14:textId="77777777">
        <w:tc>
          <w:tcPr>
            <w:tcW w:w="1962" w:type="dxa"/>
            <w:shd w:val="clear" w:color="auto" w:fill="auto"/>
          </w:tcPr>
          <w:p w14:paraId="2F5AE677" w14:textId="77777777" w:rsidR="00C62B39" w:rsidRPr="002915B7" w:rsidRDefault="00C62B39" w:rsidP="003F6AB2">
            <w:pPr>
              <w:pStyle w:val="Compact"/>
              <w:spacing w:line="480" w:lineRule="auto"/>
            </w:pPr>
            <w:r w:rsidRPr="002915B7">
              <w:rPr>
                <w:rFonts w:ascii="Calibri Light" w:hAnsi="Calibri Light" w:cs="Calibri Light"/>
                <w:sz w:val="18"/>
                <w:szCs w:val="18"/>
              </w:rPr>
              <w:t>Actitis hypoleucos</w:t>
            </w:r>
          </w:p>
        </w:tc>
      </w:tr>
      <w:tr w:rsidR="00C62B39" w:rsidRPr="002915B7" w14:paraId="0E9EB653" w14:textId="77777777">
        <w:tc>
          <w:tcPr>
            <w:tcW w:w="1962" w:type="dxa"/>
            <w:shd w:val="clear" w:color="auto" w:fill="auto"/>
          </w:tcPr>
          <w:p w14:paraId="63033F42" w14:textId="77777777" w:rsidR="00C62B39" w:rsidRPr="002915B7" w:rsidRDefault="00C62B39" w:rsidP="003F6AB2">
            <w:pPr>
              <w:pStyle w:val="Compact"/>
              <w:spacing w:line="480" w:lineRule="auto"/>
            </w:pPr>
            <w:r w:rsidRPr="002915B7">
              <w:rPr>
                <w:rFonts w:ascii="Calibri Light" w:hAnsi="Calibri Light" w:cs="Calibri Light"/>
                <w:sz w:val="18"/>
                <w:szCs w:val="18"/>
              </w:rPr>
              <w:t>Aegithalos caudatus</w:t>
            </w:r>
          </w:p>
        </w:tc>
      </w:tr>
      <w:tr w:rsidR="00C62B39" w:rsidRPr="002915B7" w14:paraId="1EFAD498" w14:textId="77777777">
        <w:tc>
          <w:tcPr>
            <w:tcW w:w="1962" w:type="dxa"/>
            <w:shd w:val="clear" w:color="auto" w:fill="auto"/>
          </w:tcPr>
          <w:p w14:paraId="79C53E7A" w14:textId="77777777" w:rsidR="00C62B39" w:rsidRPr="002915B7" w:rsidRDefault="00C62B39" w:rsidP="003F6AB2">
            <w:pPr>
              <w:pStyle w:val="Compact"/>
              <w:spacing w:line="480" w:lineRule="auto"/>
            </w:pPr>
            <w:r w:rsidRPr="002915B7">
              <w:rPr>
                <w:rFonts w:ascii="Calibri Light" w:hAnsi="Calibri Light" w:cs="Calibri Light"/>
                <w:sz w:val="18"/>
                <w:szCs w:val="18"/>
              </w:rPr>
              <w:t>Aegolius funereus</w:t>
            </w:r>
          </w:p>
        </w:tc>
      </w:tr>
      <w:tr w:rsidR="00C62B39" w:rsidRPr="002915B7" w14:paraId="6B7B233A" w14:textId="77777777">
        <w:tc>
          <w:tcPr>
            <w:tcW w:w="1962" w:type="dxa"/>
            <w:shd w:val="clear" w:color="auto" w:fill="auto"/>
          </w:tcPr>
          <w:p w14:paraId="17BA91E1" w14:textId="77777777" w:rsidR="00C62B39" w:rsidRPr="002915B7" w:rsidRDefault="00C62B39" w:rsidP="003F6AB2">
            <w:pPr>
              <w:pStyle w:val="Compact"/>
              <w:spacing w:line="480" w:lineRule="auto"/>
            </w:pPr>
            <w:r w:rsidRPr="002915B7">
              <w:rPr>
                <w:rFonts w:ascii="Calibri Light" w:hAnsi="Calibri Light" w:cs="Calibri Light"/>
                <w:sz w:val="18"/>
                <w:szCs w:val="18"/>
              </w:rPr>
              <w:t>Aegypius monachus</w:t>
            </w:r>
          </w:p>
        </w:tc>
      </w:tr>
      <w:tr w:rsidR="00C62B39" w:rsidRPr="002915B7" w14:paraId="10D2F910" w14:textId="77777777">
        <w:tc>
          <w:tcPr>
            <w:tcW w:w="1962" w:type="dxa"/>
            <w:shd w:val="clear" w:color="auto" w:fill="auto"/>
          </w:tcPr>
          <w:p w14:paraId="6E0354A4" w14:textId="77777777" w:rsidR="00C62B39" w:rsidRPr="002915B7" w:rsidRDefault="00C62B39" w:rsidP="003F6AB2">
            <w:pPr>
              <w:pStyle w:val="Compact"/>
              <w:spacing w:line="480" w:lineRule="auto"/>
            </w:pPr>
            <w:r w:rsidRPr="002915B7">
              <w:rPr>
                <w:rFonts w:ascii="Calibri Light" w:hAnsi="Calibri Light" w:cs="Calibri Light"/>
                <w:sz w:val="18"/>
                <w:szCs w:val="18"/>
              </w:rPr>
              <w:t>Alauda arvensis</w:t>
            </w:r>
          </w:p>
        </w:tc>
      </w:tr>
      <w:tr w:rsidR="00C62B39" w:rsidRPr="002915B7" w14:paraId="6D96299A" w14:textId="77777777">
        <w:tc>
          <w:tcPr>
            <w:tcW w:w="1962" w:type="dxa"/>
            <w:shd w:val="clear" w:color="auto" w:fill="auto"/>
          </w:tcPr>
          <w:p w14:paraId="08A99A6E" w14:textId="77777777" w:rsidR="00C62B39" w:rsidRPr="002915B7" w:rsidRDefault="00C62B39" w:rsidP="003F6AB2">
            <w:pPr>
              <w:pStyle w:val="Compact"/>
              <w:spacing w:line="480" w:lineRule="auto"/>
            </w:pPr>
            <w:r w:rsidRPr="002915B7">
              <w:rPr>
                <w:rFonts w:ascii="Calibri Light" w:hAnsi="Calibri Light" w:cs="Calibri Light"/>
                <w:sz w:val="18"/>
                <w:szCs w:val="18"/>
              </w:rPr>
              <w:t>Alca torda</w:t>
            </w:r>
          </w:p>
        </w:tc>
      </w:tr>
      <w:tr w:rsidR="00C62B39" w:rsidRPr="002915B7" w14:paraId="4DEF93F8" w14:textId="77777777">
        <w:tc>
          <w:tcPr>
            <w:tcW w:w="1962" w:type="dxa"/>
            <w:shd w:val="clear" w:color="auto" w:fill="auto"/>
          </w:tcPr>
          <w:p w14:paraId="34C6E944" w14:textId="77777777" w:rsidR="00C62B39" w:rsidRPr="002915B7" w:rsidRDefault="00C62B39" w:rsidP="003F6AB2">
            <w:pPr>
              <w:pStyle w:val="Compact"/>
              <w:spacing w:line="480" w:lineRule="auto"/>
            </w:pPr>
            <w:r w:rsidRPr="002915B7">
              <w:rPr>
                <w:rFonts w:ascii="Calibri Light" w:hAnsi="Calibri Light" w:cs="Calibri Light"/>
                <w:sz w:val="18"/>
                <w:szCs w:val="18"/>
              </w:rPr>
              <w:t>Alcedo atthis</w:t>
            </w:r>
          </w:p>
        </w:tc>
      </w:tr>
      <w:tr w:rsidR="00C62B39" w:rsidRPr="002915B7" w14:paraId="261BC840" w14:textId="77777777">
        <w:tc>
          <w:tcPr>
            <w:tcW w:w="1962" w:type="dxa"/>
            <w:shd w:val="clear" w:color="auto" w:fill="auto"/>
          </w:tcPr>
          <w:p w14:paraId="7B0C68C2" w14:textId="77777777" w:rsidR="00C62B39" w:rsidRPr="002915B7" w:rsidRDefault="00C62B39" w:rsidP="003F6AB2">
            <w:pPr>
              <w:pStyle w:val="Compact"/>
              <w:spacing w:line="480" w:lineRule="auto"/>
            </w:pPr>
            <w:r w:rsidRPr="002915B7">
              <w:rPr>
                <w:rFonts w:ascii="Calibri Light" w:hAnsi="Calibri Light" w:cs="Calibri Light"/>
                <w:sz w:val="18"/>
                <w:szCs w:val="18"/>
              </w:rPr>
              <w:t>Alectoris barbara</w:t>
            </w:r>
          </w:p>
        </w:tc>
      </w:tr>
      <w:tr w:rsidR="00C62B39" w:rsidRPr="002915B7" w14:paraId="6850D442" w14:textId="77777777">
        <w:tc>
          <w:tcPr>
            <w:tcW w:w="1962" w:type="dxa"/>
            <w:shd w:val="clear" w:color="auto" w:fill="auto"/>
          </w:tcPr>
          <w:p w14:paraId="12DDF6C6" w14:textId="77777777" w:rsidR="00C62B39" w:rsidRPr="002915B7" w:rsidRDefault="00C62B39" w:rsidP="003F6AB2">
            <w:pPr>
              <w:pStyle w:val="Compact"/>
              <w:spacing w:line="480" w:lineRule="auto"/>
            </w:pPr>
            <w:r w:rsidRPr="002915B7">
              <w:rPr>
                <w:rFonts w:ascii="Calibri Light" w:hAnsi="Calibri Light" w:cs="Calibri Light"/>
                <w:sz w:val="18"/>
                <w:szCs w:val="18"/>
              </w:rPr>
              <w:t>Alectoris chukar</w:t>
            </w:r>
          </w:p>
        </w:tc>
      </w:tr>
      <w:tr w:rsidR="00C62B39" w:rsidRPr="002915B7" w14:paraId="138B342F" w14:textId="77777777">
        <w:tc>
          <w:tcPr>
            <w:tcW w:w="1962" w:type="dxa"/>
            <w:shd w:val="clear" w:color="auto" w:fill="auto"/>
          </w:tcPr>
          <w:p w14:paraId="7FEBC901" w14:textId="77777777" w:rsidR="00C62B39" w:rsidRPr="002915B7" w:rsidRDefault="00C62B39" w:rsidP="003F6AB2">
            <w:pPr>
              <w:pStyle w:val="Compact"/>
              <w:spacing w:line="480" w:lineRule="auto"/>
            </w:pPr>
            <w:r w:rsidRPr="002915B7">
              <w:rPr>
                <w:rFonts w:ascii="Calibri Light" w:hAnsi="Calibri Light" w:cs="Calibri Light"/>
                <w:sz w:val="18"/>
                <w:szCs w:val="18"/>
              </w:rPr>
              <w:t>Alectoris graeca</w:t>
            </w:r>
          </w:p>
        </w:tc>
      </w:tr>
      <w:tr w:rsidR="00C62B39" w:rsidRPr="002915B7" w14:paraId="4D1A1FE3" w14:textId="77777777">
        <w:tc>
          <w:tcPr>
            <w:tcW w:w="1962" w:type="dxa"/>
            <w:shd w:val="clear" w:color="auto" w:fill="auto"/>
          </w:tcPr>
          <w:p w14:paraId="5E5DBCA0" w14:textId="77777777" w:rsidR="00C62B39" w:rsidRPr="002915B7" w:rsidRDefault="00C62B39" w:rsidP="003F6AB2">
            <w:pPr>
              <w:pStyle w:val="Compact"/>
              <w:spacing w:line="480" w:lineRule="auto"/>
            </w:pPr>
            <w:r w:rsidRPr="002915B7">
              <w:rPr>
                <w:rFonts w:ascii="Calibri Light" w:hAnsi="Calibri Light" w:cs="Calibri Light"/>
                <w:sz w:val="18"/>
                <w:szCs w:val="18"/>
              </w:rPr>
              <w:t>Alectoris rufa</w:t>
            </w:r>
          </w:p>
        </w:tc>
      </w:tr>
      <w:tr w:rsidR="00C62B39" w:rsidRPr="002915B7" w14:paraId="66F396EA" w14:textId="77777777">
        <w:tc>
          <w:tcPr>
            <w:tcW w:w="1962" w:type="dxa"/>
            <w:shd w:val="clear" w:color="auto" w:fill="auto"/>
          </w:tcPr>
          <w:p w14:paraId="7E463887" w14:textId="77777777" w:rsidR="00C62B39" w:rsidRPr="002915B7" w:rsidRDefault="00C62B39" w:rsidP="003F6AB2">
            <w:pPr>
              <w:pStyle w:val="Compact"/>
              <w:spacing w:line="480" w:lineRule="auto"/>
            </w:pPr>
            <w:r w:rsidRPr="002915B7">
              <w:rPr>
                <w:rFonts w:ascii="Calibri Light" w:hAnsi="Calibri Light" w:cs="Calibri Light"/>
                <w:sz w:val="18"/>
                <w:szCs w:val="18"/>
              </w:rPr>
              <w:t>Anas acuta</w:t>
            </w:r>
          </w:p>
        </w:tc>
      </w:tr>
      <w:tr w:rsidR="00C62B39" w:rsidRPr="002915B7" w14:paraId="3143F0FB" w14:textId="77777777">
        <w:tc>
          <w:tcPr>
            <w:tcW w:w="1962" w:type="dxa"/>
            <w:shd w:val="clear" w:color="auto" w:fill="auto"/>
          </w:tcPr>
          <w:p w14:paraId="29F18339" w14:textId="77777777" w:rsidR="00C62B39" w:rsidRPr="002915B7" w:rsidRDefault="00C62B39" w:rsidP="003F6AB2">
            <w:pPr>
              <w:pStyle w:val="Compact"/>
              <w:spacing w:line="480" w:lineRule="auto"/>
            </w:pPr>
            <w:r w:rsidRPr="002915B7">
              <w:rPr>
                <w:rFonts w:ascii="Calibri Light" w:hAnsi="Calibri Light" w:cs="Calibri Light"/>
                <w:sz w:val="18"/>
                <w:szCs w:val="18"/>
              </w:rPr>
              <w:t>Anas clypeata</w:t>
            </w:r>
          </w:p>
        </w:tc>
      </w:tr>
      <w:tr w:rsidR="00C62B39" w:rsidRPr="002915B7" w14:paraId="61971736" w14:textId="77777777">
        <w:tc>
          <w:tcPr>
            <w:tcW w:w="1962" w:type="dxa"/>
            <w:shd w:val="clear" w:color="auto" w:fill="auto"/>
          </w:tcPr>
          <w:p w14:paraId="1680ADC5" w14:textId="77777777" w:rsidR="00C62B39" w:rsidRPr="002915B7" w:rsidRDefault="00C62B39" w:rsidP="003F6AB2">
            <w:pPr>
              <w:pStyle w:val="Compact"/>
              <w:spacing w:line="480" w:lineRule="auto"/>
            </w:pPr>
            <w:r w:rsidRPr="002915B7">
              <w:rPr>
                <w:rFonts w:ascii="Calibri Light" w:hAnsi="Calibri Light" w:cs="Calibri Light"/>
                <w:sz w:val="18"/>
                <w:szCs w:val="18"/>
              </w:rPr>
              <w:t>Anas crecca</w:t>
            </w:r>
          </w:p>
        </w:tc>
      </w:tr>
      <w:tr w:rsidR="00C62B39" w:rsidRPr="002915B7" w14:paraId="63F360F7" w14:textId="77777777">
        <w:tc>
          <w:tcPr>
            <w:tcW w:w="1962" w:type="dxa"/>
            <w:shd w:val="clear" w:color="auto" w:fill="auto"/>
          </w:tcPr>
          <w:p w14:paraId="7C6258BE" w14:textId="77777777" w:rsidR="00C62B39" w:rsidRPr="002915B7" w:rsidRDefault="00C62B39" w:rsidP="003F6AB2">
            <w:pPr>
              <w:pStyle w:val="Compact"/>
              <w:spacing w:line="480" w:lineRule="auto"/>
            </w:pPr>
            <w:r w:rsidRPr="002915B7">
              <w:rPr>
                <w:rFonts w:ascii="Calibri Light" w:hAnsi="Calibri Light" w:cs="Calibri Light"/>
                <w:sz w:val="18"/>
                <w:szCs w:val="18"/>
              </w:rPr>
              <w:t>Anas penelope</w:t>
            </w:r>
          </w:p>
        </w:tc>
      </w:tr>
      <w:tr w:rsidR="00C62B39" w:rsidRPr="002915B7" w14:paraId="2D2C42E2" w14:textId="77777777">
        <w:tc>
          <w:tcPr>
            <w:tcW w:w="1962" w:type="dxa"/>
            <w:shd w:val="clear" w:color="auto" w:fill="auto"/>
          </w:tcPr>
          <w:p w14:paraId="0ADBCBF6" w14:textId="77777777" w:rsidR="00C62B39" w:rsidRPr="002915B7" w:rsidRDefault="00C62B39" w:rsidP="003F6AB2">
            <w:pPr>
              <w:pStyle w:val="Compact"/>
              <w:spacing w:line="480" w:lineRule="auto"/>
            </w:pPr>
            <w:r w:rsidRPr="002915B7">
              <w:rPr>
                <w:rFonts w:ascii="Calibri Light" w:hAnsi="Calibri Light" w:cs="Calibri Light"/>
                <w:sz w:val="18"/>
                <w:szCs w:val="18"/>
              </w:rPr>
              <w:t>Anas platyrhynchos</w:t>
            </w:r>
          </w:p>
        </w:tc>
      </w:tr>
      <w:tr w:rsidR="00C62B39" w:rsidRPr="002915B7" w14:paraId="49242662" w14:textId="77777777">
        <w:tc>
          <w:tcPr>
            <w:tcW w:w="1962" w:type="dxa"/>
            <w:shd w:val="clear" w:color="auto" w:fill="auto"/>
          </w:tcPr>
          <w:p w14:paraId="160E9984" w14:textId="77777777" w:rsidR="00C62B39" w:rsidRPr="002915B7" w:rsidRDefault="00C62B39" w:rsidP="003F6AB2">
            <w:pPr>
              <w:pStyle w:val="Compact"/>
              <w:spacing w:line="480" w:lineRule="auto"/>
            </w:pPr>
            <w:r w:rsidRPr="002915B7">
              <w:rPr>
                <w:rFonts w:ascii="Calibri Light" w:hAnsi="Calibri Light" w:cs="Calibri Light"/>
                <w:sz w:val="18"/>
                <w:szCs w:val="18"/>
              </w:rPr>
              <w:t>Anas querquedula</w:t>
            </w:r>
          </w:p>
        </w:tc>
      </w:tr>
      <w:tr w:rsidR="00C62B39" w:rsidRPr="002915B7" w14:paraId="01EFDB36" w14:textId="77777777">
        <w:tc>
          <w:tcPr>
            <w:tcW w:w="1962" w:type="dxa"/>
            <w:shd w:val="clear" w:color="auto" w:fill="auto"/>
          </w:tcPr>
          <w:p w14:paraId="0AE157BE" w14:textId="77777777" w:rsidR="00C62B39" w:rsidRPr="002915B7" w:rsidRDefault="00C62B39" w:rsidP="003F6AB2">
            <w:pPr>
              <w:pStyle w:val="Compact"/>
              <w:spacing w:line="480" w:lineRule="auto"/>
            </w:pPr>
            <w:r w:rsidRPr="002915B7">
              <w:rPr>
                <w:rFonts w:ascii="Calibri Light" w:hAnsi="Calibri Light" w:cs="Calibri Light"/>
                <w:sz w:val="18"/>
                <w:szCs w:val="18"/>
              </w:rPr>
              <w:t>Anas strepera</w:t>
            </w:r>
          </w:p>
        </w:tc>
      </w:tr>
      <w:tr w:rsidR="00C62B39" w:rsidRPr="002915B7" w14:paraId="043879A0" w14:textId="77777777">
        <w:tc>
          <w:tcPr>
            <w:tcW w:w="1962" w:type="dxa"/>
            <w:shd w:val="clear" w:color="auto" w:fill="auto"/>
          </w:tcPr>
          <w:p w14:paraId="69B94928" w14:textId="77777777" w:rsidR="00C62B39" w:rsidRPr="002915B7" w:rsidRDefault="00C62B39" w:rsidP="003F6AB2">
            <w:pPr>
              <w:pStyle w:val="Compact"/>
              <w:spacing w:line="480" w:lineRule="auto"/>
            </w:pPr>
            <w:r w:rsidRPr="002915B7">
              <w:rPr>
                <w:rFonts w:ascii="Calibri Light" w:hAnsi="Calibri Light" w:cs="Calibri Light"/>
                <w:sz w:val="18"/>
                <w:szCs w:val="18"/>
              </w:rPr>
              <w:t>Anser anser</w:t>
            </w:r>
          </w:p>
        </w:tc>
      </w:tr>
      <w:tr w:rsidR="00C62B39" w:rsidRPr="002915B7" w14:paraId="310A688B" w14:textId="77777777">
        <w:tc>
          <w:tcPr>
            <w:tcW w:w="1962" w:type="dxa"/>
            <w:shd w:val="clear" w:color="auto" w:fill="auto"/>
          </w:tcPr>
          <w:p w14:paraId="059E9D6F" w14:textId="77777777" w:rsidR="00C62B39" w:rsidRPr="002915B7" w:rsidRDefault="00C62B39" w:rsidP="003F6AB2">
            <w:pPr>
              <w:pStyle w:val="Compact"/>
              <w:spacing w:line="480" w:lineRule="auto"/>
            </w:pPr>
            <w:r w:rsidRPr="002915B7">
              <w:rPr>
                <w:rFonts w:ascii="Calibri Light" w:hAnsi="Calibri Light" w:cs="Calibri Light"/>
                <w:sz w:val="18"/>
                <w:szCs w:val="18"/>
              </w:rPr>
              <w:t>Anser brachyrhynchus</w:t>
            </w:r>
          </w:p>
        </w:tc>
      </w:tr>
      <w:tr w:rsidR="00C62B39" w:rsidRPr="002915B7" w14:paraId="3AAB1A9E" w14:textId="77777777">
        <w:tc>
          <w:tcPr>
            <w:tcW w:w="1962" w:type="dxa"/>
            <w:shd w:val="clear" w:color="auto" w:fill="auto"/>
          </w:tcPr>
          <w:p w14:paraId="77595F54" w14:textId="77777777" w:rsidR="00C62B39" w:rsidRPr="002915B7" w:rsidRDefault="00C62B39" w:rsidP="003F6AB2">
            <w:pPr>
              <w:pStyle w:val="Compact"/>
              <w:spacing w:line="480" w:lineRule="auto"/>
            </w:pPr>
            <w:r w:rsidRPr="002915B7">
              <w:rPr>
                <w:rFonts w:ascii="Calibri Light" w:hAnsi="Calibri Light" w:cs="Calibri Light"/>
                <w:sz w:val="18"/>
                <w:szCs w:val="18"/>
              </w:rPr>
              <w:t>Anser erythropus</w:t>
            </w:r>
          </w:p>
        </w:tc>
      </w:tr>
      <w:tr w:rsidR="00C62B39" w:rsidRPr="002915B7" w14:paraId="2BC06CE7" w14:textId="77777777">
        <w:tc>
          <w:tcPr>
            <w:tcW w:w="1962" w:type="dxa"/>
            <w:shd w:val="clear" w:color="auto" w:fill="auto"/>
          </w:tcPr>
          <w:p w14:paraId="5128F80A" w14:textId="77777777" w:rsidR="00C62B39" w:rsidRPr="002915B7" w:rsidRDefault="00C62B39" w:rsidP="003F6AB2">
            <w:pPr>
              <w:pStyle w:val="Compact"/>
              <w:spacing w:line="480" w:lineRule="auto"/>
            </w:pPr>
            <w:r w:rsidRPr="002915B7">
              <w:rPr>
                <w:rFonts w:ascii="Calibri Light" w:hAnsi="Calibri Light" w:cs="Calibri Light"/>
                <w:sz w:val="18"/>
                <w:szCs w:val="18"/>
              </w:rPr>
              <w:t>Anser fabalis</w:t>
            </w:r>
          </w:p>
        </w:tc>
      </w:tr>
      <w:tr w:rsidR="00C62B39" w:rsidRPr="002915B7" w14:paraId="0333BE8D" w14:textId="77777777">
        <w:tc>
          <w:tcPr>
            <w:tcW w:w="1962" w:type="dxa"/>
            <w:shd w:val="clear" w:color="auto" w:fill="auto"/>
          </w:tcPr>
          <w:p w14:paraId="101EA885" w14:textId="77777777" w:rsidR="00C62B39" w:rsidRPr="002915B7" w:rsidRDefault="00C62B39" w:rsidP="003F6AB2">
            <w:pPr>
              <w:pStyle w:val="Compact"/>
              <w:spacing w:line="480" w:lineRule="auto"/>
            </w:pPr>
            <w:r w:rsidRPr="002915B7">
              <w:rPr>
                <w:rFonts w:ascii="Calibri Light" w:hAnsi="Calibri Light" w:cs="Calibri Light"/>
                <w:sz w:val="18"/>
                <w:szCs w:val="18"/>
              </w:rPr>
              <w:t>Anthus campestris</w:t>
            </w:r>
          </w:p>
        </w:tc>
      </w:tr>
      <w:tr w:rsidR="00C62B39" w:rsidRPr="002915B7" w14:paraId="75654FF9" w14:textId="77777777">
        <w:tc>
          <w:tcPr>
            <w:tcW w:w="1962" w:type="dxa"/>
            <w:shd w:val="clear" w:color="auto" w:fill="auto"/>
          </w:tcPr>
          <w:p w14:paraId="7321DE98" w14:textId="77777777" w:rsidR="00C62B39" w:rsidRPr="002915B7" w:rsidRDefault="00C62B39" w:rsidP="003F6AB2">
            <w:pPr>
              <w:pStyle w:val="Compact"/>
              <w:spacing w:line="480" w:lineRule="auto"/>
            </w:pPr>
            <w:r w:rsidRPr="002915B7">
              <w:rPr>
                <w:rFonts w:ascii="Calibri Light" w:hAnsi="Calibri Light" w:cs="Calibri Light"/>
                <w:sz w:val="18"/>
                <w:szCs w:val="18"/>
              </w:rPr>
              <w:t>Anthus cervinus</w:t>
            </w:r>
          </w:p>
        </w:tc>
      </w:tr>
      <w:tr w:rsidR="00C62B39" w:rsidRPr="002915B7" w14:paraId="5D30FBE2" w14:textId="77777777">
        <w:tc>
          <w:tcPr>
            <w:tcW w:w="1962" w:type="dxa"/>
            <w:shd w:val="clear" w:color="auto" w:fill="auto"/>
          </w:tcPr>
          <w:p w14:paraId="4ABA03CF" w14:textId="77777777" w:rsidR="00C62B39" w:rsidRPr="002915B7" w:rsidRDefault="00C62B39" w:rsidP="003F6AB2">
            <w:pPr>
              <w:pStyle w:val="Compact"/>
              <w:spacing w:line="480" w:lineRule="auto"/>
            </w:pPr>
            <w:r w:rsidRPr="002915B7">
              <w:rPr>
                <w:rFonts w:ascii="Calibri Light" w:hAnsi="Calibri Light" w:cs="Calibri Light"/>
                <w:sz w:val="18"/>
                <w:szCs w:val="18"/>
              </w:rPr>
              <w:t>Anthus petrosus</w:t>
            </w:r>
          </w:p>
        </w:tc>
      </w:tr>
      <w:tr w:rsidR="00C62B39" w:rsidRPr="002915B7" w14:paraId="03D56033" w14:textId="77777777">
        <w:tc>
          <w:tcPr>
            <w:tcW w:w="1962" w:type="dxa"/>
            <w:shd w:val="clear" w:color="auto" w:fill="auto"/>
          </w:tcPr>
          <w:p w14:paraId="3B3BE538" w14:textId="77777777" w:rsidR="00C62B39" w:rsidRPr="002915B7" w:rsidRDefault="00C62B39" w:rsidP="003F6AB2">
            <w:pPr>
              <w:pStyle w:val="Compact"/>
              <w:spacing w:line="480" w:lineRule="auto"/>
            </w:pPr>
            <w:r w:rsidRPr="002915B7">
              <w:rPr>
                <w:rFonts w:ascii="Calibri Light" w:hAnsi="Calibri Light" w:cs="Calibri Light"/>
                <w:sz w:val="18"/>
                <w:szCs w:val="18"/>
              </w:rPr>
              <w:t>Anthus pratensis</w:t>
            </w:r>
          </w:p>
        </w:tc>
      </w:tr>
      <w:tr w:rsidR="00C62B39" w:rsidRPr="002915B7" w14:paraId="238CD1A5" w14:textId="77777777">
        <w:tc>
          <w:tcPr>
            <w:tcW w:w="1962" w:type="dxa"/>
            <w:shd w:val="clear" w:color="auto" w:fill="auto"/>
          </w:tcPr>
          <w:p w14:paraId="2BD8499D" w14:textId="77777777" w:rsidR="00C62B39" w:rsidRPr="002915B7" w:rsidRDefault="00C62B39" w:rsidP="003F6AB2">
            <w:pPr>
              <w:pStyle w:val="Compact"/>
              <w:spacing w:line="480" w:lineRule="auto"/>
            </w:pPr>
            <w:r w:rsidRPr="002915B7">
              <w:rPr>
                <w:rFonts w:ascii="Calibri Light" w:hAnsi="Calibri Light" w:cs="Calibri Light"/>
                <w:sz w:val="18"/>
                <w:szCs w:val="18"/>
              </w:rPr>
              <w:t>Anthus spinoletta</w:t>
            </w:r>
          </w:p>
        </w:tc>
      </w:tr>
      <w:tr w:rsidR="00C62B39" w:rsidRPr="002915B7" w14:paraId="5907BB45" w14:textId="77777777">
        <w:tc>
          <w:tcPr>
            <w:tcW w:w="1962" w:type="dxa"/>
            <w:shd w:val="clear" w:color="auto" w:fill="auto"/>
          </w:tcPr>
          <w:p w14:paraId="6C5376F6" w14:textId="77777777" w:rsidR="00C62B39" w:rsidRPr="002915B7" w:rsidRDefault="00C62B39" w:rsidP="003F6AB2">
            <w:pPr>
              <w:pStyle w:val="Compact"/>
              <w:spacing w:line="480" w:lineRule="auto"/>
            </w:pPr>
            <w:r w:rsidRPr="002915B7">
              <w:rPr>
                <w:rFonts w:ascii="Calibri Light" w:hAnsi="Calibri Light" w:cs="Calibri Light"/>
                <w:sz w:val="18"/>
                <w:szCs w:val="18"/>
              </w:rPr>
              <w:t>Anthus trivialis</w:t>
            </w:r>
          </w:p>
        </w:tc>
      </w:tr>
      <w:tr w:rsidR="00C62B39" w:rsidRPr="002915B7" w14:paraId="0538D4D2" w14:textId="77777777">
        <w:tc>
          <w:tcPr>
            <w:tcW w:w="1962" w:type="dxa"/>
            <w:shd w:val="clear" w:color="auto" w:fill="auto"/>
          </w:tcPr>
          <w:p w14:paraId="18A8224E" w14:textId="77777777" w:rsidR="00C62B39" w:rsidRPr="002915B7" w:rsidRDefault="00C62B39" w:rsidP="003F6AB2">
            <w:pPr>
              <w:pStyle w:val="Compact"/>
              <w:spacing w:line="480" w:lineRule="auto"/>
            </w:pPr>
            <w:r w:rsidRPr="002915B7">
              <w:rPr>
                <w:rFonts w:ascii="Calibri Light" w:hAnsi="Calibri Light" w:cs="Calibri Light"/>
                <w:sz w:val="18"/>
                <w:szCs w:val="18"/>
              </w:rPr>
              <w:t>Apus apus</w:t>
            </w:r>
          </w:p>
        </w:tc>
      </w:tr>
      <w:tr w:rsidR="00C62B39" w:rsidRPr="002915B7" w14:paraId="4025219F" w14:textId="77777777">
        <w:tc>
          <w:tcPr>
            <w:tcW w:w="1962" w:type="dxa"/>
            <w:shd w:val="clear" w:color="auto" w:fill="auto"/>
          </w:tcPr>
          <w:p w14:paraId="70491E87" w14:textId="77777777" w:rsidR="00C62B39" w:rsidRPr="002915B7" w:rsidRDefault="00C62B39" w:rsidP="003F6AB2">
            <w:pPr>
              <w:pStyle w:val="Compact"/>
              <w:spacing w:line="480" w:lineRule="auto"/>
            </w:pPr>
            <w:r w:rsidRPr="002915B7">
              <w:rPr>
                <w:rFonts w:ascii="Calibri Light" w:hAnsi="Calibri Light" w:cs="Calibri Light"/>
                <w:sz w:val="18"/>
                <w:szCs w:val="18"/>
              </w:rPr>
              <w:t>Apus caffer</w:t>
            </w:r>
          </w:p>
        </w:tc>
      </w:tr>
      <w:tr w:rsidR="00C62B39" w:rsidRPr="002915B7" w14:paraId="4CE83BCB" w14:textId="77777777">
        <w:tc>
          <w:tcPr>
            <w:tcW w:w="1962" w:type="dxa"/>
            <w:shd w:val="clear" w:color="auto" w:fill="auto"/>
          </w:tcPr>
          <w:p w14:paraId="6B879EE9" w14:textId="77777777" w:rsidR="00C62B39" w:rsidRPr="002915B7" w:rsidRDefault="00C62B39" w:rsidP="003F6AB2">
            <w:pPr>
              <w:pStyle w:val="Compact"/>
              <w:spacing w:line="480" w:lineRule="auto"/>
            </w:pPr>
            <w:r w:rsidRPr="002915B7">
              <w:rPr>
                <w:rFonts w:ascii="Calibri Light" w:hAnsi="Calibri Light" w:cs="Calibri Light"/>
                <w:sz w:val="18"/>
                <w:szCs w:val="18"/>
              </w:rPr>
              <w:t>Apus melba</w:t>
            </w:r>
          </w:p>
        </w:tc>
      </w:tr>
      <w:tr w:rsidR="00C62B39" w:rsidRPr="002915B7" w14:paraId="3F8EC0B8" w14:textId="77777777">
        <w:tc>
          <w:tcPr>
            <w:tcW w:w="1962" w:type="dxa"/>
            <w:shd w:val="clear" w:color="auto" w:fill="auto"/>
          </w:tcPr>
          <w:p w14:paraId="044AAB00" w14:textId="77777777" w:rsidR="00C62B39" w:rsidRPr="002915B7" w:rsidRDefault="00C62B39" w:rsidP="003F6AB2">
            <w:pPr>
              <w:pStyle w:val="Compact"/>
              <w:spacing w:line="480" w:lineRule="auto"/>
            </w:pPr>
            <w:r w:rsidRPr="002915B7">
              <w:rPr>
                <w:rFonts w:ascii="Calibri Light" w:hAnsi="Calibri Light" w:cs="Calibri Light"/>
                <w:sz w:val="18"/>
                <w:szCs w:val="18"/>
              </w:rPr>
              <w:t>Apus pallidus</w:t>
            </w:r>
          </w:p>
        </w:tc>
      </w:tr>
      <w:tr w:rsidR="00C62B39" w:rsidRPr="002915B7" w14:paraId="0231D894" w14:textId="77777777">
        <w:tc>
          <w:tcPr>
            <w:tcW w:w="1962" w:type="dxa"/>
            <w:shd w:val="clear" w:color="auto" w:fill="auto"/>
          </w:tcPr>
          <w:p w14:paraId="628422A4" w14:textId="77777777" w:rsidR="00C62B39" w:rsidRPr="002915B7" w:rsidRDefault="00C62B39" w:rsidP="003F6AB2">
            <w:pPr>
              <w:pStyle w:val="Compact"/>
              <w:spacing w:line="480" w:lineRule="auto"/>
            </w:pPr>
            <w:r w:rsidRPr="002915B7">
              <w:rPr>
                <w:rFonts w:ascii="Calibri Light" w:hAnsi="Calibri Light" w:cs="Calibri Light"/>
                <w:sz w:val="18"/>
                <w:szCs w:val="18"/>
              </w:rPr>
              <w:t>Aquila adalberti</w:t>
            </w:r>
          </w:p>
        </w:tc>
      </w:tr>
      <w:tr w:rsidR="00C62B39" w:rsidRPr="002915B7" w14:paraId="53F5D7D9" w14:textId="77777777">
        <w:tc>
          <w:tcPr>
            <w:tcW w:w="1962" w:type="dxa"/>
            <w:shd w:val="clear" w:color="auto" w:fill="auto"/>
          </w:tcPr>
          <w:p w14:paraId="4D4E67ED" w14:textId="77777777" w:rsidR="00C62B39" w:rsidRPr="002915B7" w:rsidRDefault="00C62B39" w:rsidP="003F6AB2">
            <w:pPr>
              <w:pStyle w:val="Compact"/>
              <w:spacing w:line="480" w:lineRule="auto"/>
            </w:pPr>
            <w:r w:rsidRPr="002915B7">
              <w:rPr>
                <w:rFonts w:ascii="Calibri Light" w:hAnsi="Calibri Light" w:cs="Calibri Light"/>
                <w:sz w:val="18"/>
                <w:szCs w:val="18"/>
              </w:rPr>
              <w:t>Aquila chrysaetos</w:t>
            </w:r>
          </w:p>
        </w:tc>
      </w:tr>
      <w:tr w:rsidR="00C62B39" w:rsidRPr="002915B7" w14:paraId="0E6749DB" w14:textId="77777777">
        <w:tc>
          <w:tcPr>
            <w:tcW w:w="1962" w:type="dxa"/>
            <w:shd w:val="clear" w:color="auto" w:fill="auto"/>
          </w:tcPr>
          <w:p w14:paraId="19668E21" w14:textId="77777777" w:rsidR="00C62B39" w:rsidRPr="002915B7" w:rsidRDefault="00C62B39" w:rsidP="003F6AB2">
            <w:pPr>
              <w:pStyle w:val="Compact"/>
              <w:spacing w:line="480" w:lineRule="auto"/>
            </w:pPr>
            <w:r w:rsidRPr="002915B7">
              <w:rPr>
                <w:rFonts w:ascii="Calibri Light" w:hAnsi="Calibri Light" w:cs="Calibri Light"/>
                <w:sz w:val="18"/>
                <w:szCs w:val="18"/>
              </w:rPr>
              <w:t>Aquila clanga</w:t>
            </w:r>
          </w:p>
        </w:tc>
      </w:tr>
      <w:tr w:rsidR="00C62B39" w:rsidRPr="002915B7" w14:paraId="41618351" w14:textId="77777777">
        <w:tc>
          <w:tcPr>
            <w:tcW w:w="1962" w:type="dxa"/>
            <w:shd w:val="clear" w:color="auto" w:fill="auto"/>
          </w:tcPr>
          <w:p w14:paraId="2B88FD13" w14:textId="77777777" w:rsidR="00C62B39" w:rsidRPr="002915B7" w:rsidRDefault="00C62B39" w:rsidP="003F6AB2">
            <w:pPr>
              <w:pStyle w:val="Compact"/>
              <w:spacing w:line="480" w:lineRule="auto"/>
            </w:pPr>
            <w:r w:rsidRPr="002915B7">
              <w:rPr>
                <w:rFonts w:ascii="Calibri Light" w:hAnsi="Calibri Light" w:cs="Calibri Light"/>
                <w:sz w:val="18"/>
                <w:szCs w:val="18"/>
              </w:rPr>
              <w:t>Aquila heliaca</w:t>
            </w:r>
          </w:p>
        </w:tc>
      </w:tr>
      <w:tr w:rsidR="00C62B39" w:rsidRPr="002915B7" w14:paraId="368A42B3" w14:textId="77777777">
        <w:tc>
          <w:tcPr>
            <w:tcW w:w="1962" w:type="dxa"/>
            <w:shd w:val="clear" w:color="auto" w:fill="auto"/>
          </w:tcPr>
          <w:p w14:paraId="54F783DB" w14:textId="77777777" w:rsidR="00C62B39" w:rsidRPr="002915B7" w:rsidRDefault="00C62B39" w:rsidP="003F6AB2">
            <w:pPr>
              <w:pStyle w:val="Compact"/>
              <w:spacing w:line="480" w:lineRule="auto"/>
            </w:pPr>
            <w:r w:rsidRPr="002915B7">
              <w:rPr>
                <w:rFonts w:ascii="Calibri Light" w:hAnsi="Calibri Light" w:cs="Calibri Light"/>
                <w:sz w:val="18"/>
                <w:szCs w:val="18"/>
              </w:rPr>
              <w:t>Aquila pomarina</w:t>
            </w:r>
          </w:p>
        </w:tc>
      </w:tr>
      <w:tr w:rsidR="00C62B39" w:rsidRPr="002915B7" w14:paraId="7C9BA485" w14:textId="77777777">
        <w:tc>
          <w:tcPr>
            <w:tcW w:w="1962" w:type="dxa"/>
            <w:shd w:val="clear" w:color="auto" w:fill="auto"/>
          </w:tcPr>
          <w:p w14:paraId="712D9435" w14:textId="77777777" w:rsidR="00C62B39" w:rsidRPr="002915B7" w:rsidRDefault="00C62B39" w:rsidP="003F6AB2">
            <w:pPr>
              <w:pStyle w:val="Compact"/>
              <w:spacing w:line="480" w:lineRule="auto"/>
            </w:pPr>
            <w:r w:rsidRPr="002915B7">
              <w:rPr>
                <w:rFonts w:ascii="Calibri Light" w:hAnsi="Calibri Light" w:cs="Calibri Light"/>
                <w:sz w:val="18"/>
                <w:szCs w:val="18"/>
              </w:rPr>
              <w:t>Ardea cinerea</w:t>
            </w:r>
          </w:p>
        </w:tc>
      </w:tr>
      <w:tr w:rsidR="00C62B39" w:rsidRPr="002915B7" w14:paraId="7231CB64" w14:textId="77777777">
        <w:tc>
          <w:tcPr>
            <w:tcW w:w="1962" w:type="dxa"/>
            <w:shd w:val="clear" w:color="auto" w:fill="auto"/>
          </w:tcPr>
          <w:p w14:paraId="7A03787A" w14:textId="77777777" w:rsidR="00C62B39" w:rsidRPr="002915B7" w:rsidRDefault="00C62B39" w:rsidP="003F6AB2">
            <w:pPr>
              <w:pStyle w:val="Compact"/>
              <w:spacing w:line="480" w:lineRule="auto"/>
            </w:pPr>
            <w:r w:rsidRPr="002915B7">
              <w:rPr>
                <w:rFonts w:ascii="Calibri Light" w:hAnsi="Calibri Light" w:cs="Calibri Light"/>
                <w:sz w:val="18"/>
                <w:szCs w:val="18"/>
              </w:rPr>
              <w:t>Ardea purpurea</w:t>
            </w:r>
          </w:p>
        </w:tc>
      </w:tr>
      <w:tr w:rsidR="00C62B39" w:rsidRPr="002915B7" w14:paraId="7A2CFEDC" w14:textId="77777777">
        <w:tc>
          <w:tcPr>
            <w:tcW w:w="1962" w:type="dxa"/>
            <w:shd w:val="clear" w:color="auto" w:fill="auto"/>
          </w:tcPr>
          <w:p w14:paraId="7B54AAE5" w14:textId="77777777" w:rsidR="00C62B39" w:rsidRPr="002915B7" w:rsidRDefault="00C62B39" w:rsidP="003F6AB2">
            <w:pPr>
              <w:pStyle w:val="Compact"/>
              <w:spacing w:line="480" w:lineRule="auto"/>
            </w:pPr>
            <w:r w:rsidRPr="002915B7">
              <w:rPr>
                <w:rFonts w:ascii="Calibri Light" w:hAnsi="Calibri Light" w:cs="Calibri Light"/>
                <w:sz w:val="18"/>
                <w:szCs w:val="18"/>
              </w:rPr>
              <w:t>Ardeola ralloides</w:t>
            </w:r>
          </w:p>
        </w:tc>
      </w:tr>
      <w:tr w:rsidR="00C62B39" w:rsidRPr="002915B7" w14:paraId="748AE213" w14:textId="77777777">
        <w:tc>
          <w:tcPr>
            <w:tcW w:w="1962" w:type="dxa"/>
            <w:shd w:val="clear" w:color="auto" w:fill="auto"/>
          </w:tcPr>
          <w:p w14:paraId="2B3A3EE0" w14:textId="77777777" w:rsidR="00C62B39" w:rsidRPr="002915B7" w:rsidRDefault="00C62B39" w:rsidP="003F6AB2">
            <w:pPr>
              <w:pStyle w:val="Compact"/>
              <w:spacing w:line="480" w:lineRule="auto"/>
            </w:pPr>
            <w:r w:rsidRPr="002915B7">
              <w:rPr>
                <w:rFonts w:ascii="Calibri Light" w:hAnsi="Calibri Light" w:cs="Calibri Light"/>
                <w:sz w:val="18"/>
                <w:szCs w:val="18"/>
              </w:rPr>
              <w:t>Arenaria interpres</w:t>
            </w:r>
          </w:p>
        </w:tc>
      </w:tr>
      <w:tr w:rsidR="00C62B39" w:rsidRPr="002915B7" w14:paraId="727AFE24" w14:textId="77777777">
        <w:tc>
          <w:tcPr>
            <w:tcW w:w="1962" w:type="dxa"/>
            <w:shd w:val="clear" w:color="auto" w:fill="auto"/>
          </w:tcPr>
          <w:p w14:paraId="0F0FF6C8" w14:textId="77777777" w:rsidR="00C62B39" w:rsidRPr="002915B7" w:rsidRDefault="00C62B39" w:rsidP="003F6AB2">
            <w:pPr>
              <w:pStyle w:val="Compact"/>
              <w:spacing w:line="480" w:lineRule="auto"/>
            </w:pPr>
            <w:r w:rsidRPr="002915B7">
              <w:rPr>
                <w:rFonts w:ascii="Calibri Light" w:hAnsi="Calibri Light" w:cs="Calibri Light"/>
                <w:sz w:val="18"/>
                <w:szCs w:val="18"/>
              </w:rPr>
              <w:t>Asio flammeus</w:t>
            </w:r>
          </w:p>
        </w:tc>
      </w:tr>
      <w:tr w:rsidR="00C62B39" w:rsidRPr="002915B7" w14:paraId="5C466D36" w14:textId="77777777">
        <w:tc>
          <w:tcPr>
            <w:tcW w:w="1962" w:type="dxa"/>
            <w:shd w:val="clear" w:color="auto" w:fill="auto"/>
          </w:tcPr>
          <w:p w14:paraId="7374A0B6" w14:textId="77777777" w:rsidR="00C62B39" w:rsidRPr="002915B7" w:rsidRDefault="00C62B39" w:rsidP="003F6AB2">
            <w:pPr>
              <w:pStyle w:val="Compact"/>
              <w:spacing w:line="480" w:lineRule="auto"/>
            </w:pPr>
            <w:r w:rsidRPr="002915B7">
              <w:rPr>
                <w:rFonts w:ascii="Calibri Light" w:hAnsi="Calibri Light" w:cs="Calibri Light"/>
                <w:sz w:val="18"/>
                <w:szCs w:val="18"/>
              </w:rPr>
              <w:t>Asio otus</w:t>
            </w:r>
          </w:p>
        </w:tc>
      </w:tr>
      <w:tr w:rsidR="00C62B39" w:rsidRPr="002915B7" w14:paraId="55245B11" w14:textId="77777777">
        <w:tc>
          <w:tcPr>
            <w:tcW w:w="1962" w:type="dxa"/>
            <w:shd w:val="clear" w:color="auto" w:fill="auto"/>
          </w:tcPr>
          <w:p w14:paraId="14D89DA4" w14:textId="77777777" w:rsidR="00C62B39" w:rsidRPr="002915B7" w:rsidRDefault="00C62B39" w:rsidP="003F6AB2">
            <w:pPr>
              <w:pStyle w:val="Compact"/>
              <w:spacing w:line="480" w:lineRule="auto"/>
            </w:pPr>
            <w:r w:rsidRPr="002915B7">
              <w:rPr>
                <w:rFonts w:ascii="Calibri Light" w:hAnsi="Calibri Light" w:cs="Calibri Light"/>
                <w:sz w:val="18"/>
                <w:szCs w:val="18"/>
              </w:rPr>
              <w:t>Athene noctua</w:t>
            </w:r>
          </w:p>
        </w:tc>
      </w:tr>
      <w:tr w:rsidR="00C62B39" w:rsidRPr="002915B7" w14:paraId="51528BCB" w14:textId="77777777">
        <w:tc>
          <w:tcPr>
            <w:tcW w:w="1962" w:type="dxa"/>
            <w:shd w:val="clear" w:color="auto" w:fill="auto"/>
          </w:tcPr>
          <w:p w14:paraId="6EC687BF" w14:textId="77777777" w:rsidR="00C62B39" w:rsidRPr="002915B7" w:rsidRDefault="00C62B39" w:rsidP="003F6AB2">
            <w:pPr>
              <w:pStyle w:val="Compact"/>
              <w:spacing w:line="480" w:lineRule="auto"/>
            </w:pPr>
            <w:r w:rsidRPr="002915B7">
              <w:rPr>
                <w:rFonts w:ascii="Calibri Light" w:hAnsi="Calibri Light" w:cs="Calibri Light"/>
                <w:sz w:val="18"/>
                <w:szCs w:val="18"/>
              </w:rPr>
              <w:t>Aythya ferina</w:t>
            </w:r>
          </w:p>
        </w:tc>
      </w:tr>
      <w:tr w:rsidR="00C62B39" w:rsidRPr="002915B7" w14:paraId="664AF75E" w14:textId="77777777">
        <w:tc>
          <w:tcPr>
            <w:tcW w:w="1962" w:type="dxa"/>
            <w:shd w:val="clear" w:color="auto" w:fill="auto"/>
          </w:tcPr>
          <w:p w14:paraId="66C9C9AE" w14:textId="77777777" w:rsidR="00C62B39" w:rsidRPr="002915B7" w:rsidRDefault="00C62B39" w:rsidP="003F6AB2">
            <w:pPr>
              <w:pStyle w:val="Compact"/>
              <w:spacing w:line="480" w:lineRule="auto"/>
            </w:pPr>
            <w:r w:rsidRPr="002915B7">
              <w:rPr>
                <w:rFonts w:ascii="Calibri Light" w:hAnsi="Calibri Light" w:cs="Calibri Light"/>
                <w:sz w:val="18"/>
                <w:szCs w:val="18"/>
              </w:rPr>
              <w:t>Aythya fuligula</w:t>
            </w:r>
          </w:p>
        </w:tc>
      </w:tr>
      <w:tr w:rsidR="00C62B39" w:rsidRPr="002915B7" w14:paraId="699A9051" w14:textId="77777777">
        <w:tc>
          <w:tcPr>
            <w:tcW w:w="1962" w:type="dxa"/>
            <w:shd w:val="clear" w:color="auto" w:fill="auto"/>
          </w:tcPr>
          <w:p w14:paraId="6500C536" w14:textId="77777777" w:rsidR="00C62B39" w:rsidRPr="002915B7" w:rsidRDefault="00C62B39" w:rsidP="003F6AB2">
            <w:pPr>
              <w:pStyle w:val="Compact"/>
              <w:spacing w:line="480" w:lineRule="auto"/>
            </w:pPr>
            <w:r w:rsidRPr="002915B7">
              <w:rPr>
                <w:rFonts w:ascii="Calibri Light" w:hAnsi="Calibri Light" w:cs="Calibri Light"/>
                <w:sz w:val="18"/>
                <w:szCs w:val="18"/>
              </w:rPr>
              <w:t>Aythya marila</w:t>
            </w:r>
          </w:p>
        </w:tc>
      </w:tr>
      <w:tr w:rsidR="00C62B39" w:rsidRPr="002915B7" w14:paraId="21A2E183" w14:textId="77777777">
        <w:tc>
          <w:tcPr>
            <w:tcW w:w="1962" w:type="dxa"/>
            <w:shd w:val="clear" w:color="auto" w:fill="auto"/>
          </w:tcPr>
          <w:p w14:paraId="699F5C40" w14:textId="77777777" w:rsidR="00C62B39" w:rsidRPr="002915B7" w:rsidRDefault="00C62B39" w:rsidP="003F6AB2">
            <w:pPr>
              <w:pStyle w:val="Compact"/>
              <w:spacing w:line="480" w:lineRule="auto"/>
            </w:pPr>
            <w:r w:rsidRPr="002915B7">
              <w:rPr>
                <w:rFonts w:ascii="Calibri Light" w:hAnsi="Calibri Light" w:cs="Calibri Light"/>
                <w:sz w:val="18"/>
                <w:szCs w:val="18"/>
              </w:rPr>
              <w:t>Aythya nyroca</w:t>
            </w:r>
          </w:p>
        </w:tc>
      </w:tr>
      <w:tr w:rsidR="00C62B39" w:rsidRPr="002915B7" w14:paraId="4D51867B" w14:textId="77777777">
        <w:tc>
          <w:tcPr>
            <w:tcW w:w="1962" w:type="dxa"/>
            <w:shd w:val="clear" w:color="auto" w:fill="auto"/>
          </w:tcPr>
          <w:p w14:paraId="00B22567" w14:textId="77777777" w:rsidR="00C62B39" w:rsidRPr="002915B7" w:rsidRDefault="00C62B39" w:rsidP="003F6AB2">
            <w:pPr>
              <w:pStyle w:val="Compact"/>
              <w:spacing w:line="480" w:lineRule="auto"/>
            </w:pPr>
            <w:r w:rsidRPr="002915B7">
              <w:rPr>
                <w:rFonts w:ascii="Calibri Light" w:hAnsi="Calibri Light" w:cs="Calibri Light"/>
                <w:sz w:val="18"/>
                <w:szCs w:val="18"/>
              </w:rPr>
              <w:t>Bombycilla garrulus</w:t>
            </w:r>
          </w:p>
        </w:tc>
      </w:tr>
      <w:tr w:rsidR="00C62B39" w:rsidRPr="002915B7" w14:paraId="7AB0BDB5" w14:textId="77777777">
        <w:tc>
          <w:tcPr>
            <w:tcW w:w="1962" w:type="dxa"/>
            <w:shd w:val="clear" w:color="auto" w:fill="auto"/>
          </w:tcPr>
          <w:p w14:paraId="4BA10103" w14:textId="77777777" w:rsidR="00C62B39" w:rsidRPr="002915B7" w:rsidRDefault="00C62B39" w:rsidP="003F6AB2">
            <w:pPr>
              <w:pStyle w:val="Compact"/>
              <w:spacing w:line="480" w:lineRule="auto"/>
            </w:pPr>
            <w:r w:rsidRPr="002915B7">
              <w:rPr>
                <w:rFonts w:ascii="Calibri Light" w:hAnsi="Calibri Light" w:cs="Calibri Light"/>
                <w:sz w:val="18"/>
                <w:szCs w:val="18"/>
              </w:rPr>
              <w:t>Bonasa bonasia</w:t>
            </w:r>
          </w:p>
        </w:tc>
      </w:tr>
      <w:tr w:rsidR="00C62B39" w:rsidRPr="002915B7" w14:paraId="3F2DE207" w14:textId="77777777">
        <w:tc>
          <w:tcPr>
            <w:tcW w:w="1962" w:type="dxa"/>
            <w:shd w:val="clear" w:color="auto" w:fill="auto"/>
          </w:tcPr>
          <w:p w14:paraId="696ABEFD" w14:textId="77777777" w:rsidR="00C62B39" w:rsidRPr="002915B7" w:rsidRDefault="00C62B39" w:rsidP="003F6AB2">
            <w:pPr>
              <w:pStyle w:val="Compact"/>
              <w:spacing w:line="480" w:lineRule="auto"/>
            </w:pPr>
            <w:r w:rsidRPr="002915B7">
              <w:rPr>
                <w:rFonts w:ascii="Calibri Light" w:hAnsi="Calibri Light" w:cs="Calibri Light"/>
                <w:sz w:val="18"/>
                <w:szCs w:val="18"/>
              </w:rPr>
              <w:t>Botaurus stellaris</w:t>
            </w:r>
          </w:p>
        </w:tc>
      </w:tr>
      <w:tr w:rsidR="00C62B39" w:rsidRPr="002915B7" w14:paraId="1618B934" w14:textId="77777777">
        <w:tc>
          <w:tcPr>
            <w:tcW w:w="1962" w:type="dxa"/>
            <w:shd w:val="clear" w:color="auto" w:fill="auto"/>
          </w:tcPr>
          <w:p w14:paraId="5E44F285" w14:textId="77777777" w:rsidR="00C62B39" w:rsidRPr="002915B7" w:rsidRDefault="00C62B39" w:rsidP="003F6AB2">
            <w:pPr>
              <w:pStyle w:val="Compact"/>
              <w:spacing w:line="480" w:lineRule="auto"/>
            </w:pPr>
            <w:r w:rsidRPr="002915B7">
              <w:rPr>
                <w:rFonts w:ascii="Calibri Light" w:hAnsi="Calibri Light" w:cs="Calibri Light"/>
                <w:sz w:val="18"/>
                <w:szCs w:val="18"/>
              </w:rPr>
              <w:t>Branta bernicla</w:t>
            </w:r>
          </w:p>
        </w:tc>
      </w:tr>
      <w:tr w:rsidR="00C62B39" w:rsidRPr="002915B7" w14:paraId="1C72D801" w14:textId="77777777">
        <w:tc>
          <w:tcPr>
            <w:tcW w:w="1962" w:type="dxa"/>
            <w:shd w:val="clear" w:color="auto" w:fill="auto"/>
          </w:tcPr>
          <w:p w14:paraId="4D85AE0C" w14:textId="77777777" w:rsidR="00C62B39" w:rsidRPr="002915B7" w:rsidRDefault="00C62B39" w:rsidP="003F6AB2">
            <w:pPr>
              <w:pStyle w:val="Compact"/>
              <w:spacing w:line="480" w:lineRule="auto"/>
            </w:pPr>
            <w:r w:rsidRPr="002915B7">
              <w:rPr>
                <w:rFonts w:ascii="Calibri Light" w:hAnsi="Calibri Light" w:cs="Calibri Light"/>
                <w:sz w:val="18"/>
                <w:szCs w:val="18"/>
              </w:rPr>
              <w:t>Branta leucopsis</w:t>
            </w:r>
          </w:p>
        </w:tc>
      </w:tr>
      <w:tr w:rsidR="00C62B39" w:rsidRPr="002915B7" w14:paraId="223AEE0B" w14:textId="77777777">
        <w:tc>
          <w:tcPr>
            <w:tcW w:w="1962" w:type="dxa"/>
            <w:shd w:val="clear" w:color="auto" w:fill="auto"/>
          </w:tcPr>
          <w:p w14:paraId="7CD56970" w14:textId="77777777" w:rsidR="00C62B39" w:rsidRPr="002915B7" w:rsidRDefault="00C62B39" w:rsidP="003F6AB2">
            <w:pPr>
              <w:pStyle w:val="Compact"/>
              <w:spacing w:line="480" w:lineRule="auto"/>
            </w:pPr>
            <w:r w:rsidRPr="002915B7">
              <w:rPr>
                <w:rFonts w:ascii="Calibri Light" w:hAnsi="Calibri Light" w:cs="Calibri Light"/>
                <w:sz w:val="18"/>
                <w:szCs w:val="18"/>
              </w:rPr>
              <w:t>Bubo bubo</w:t>
            </w:r>
          </w:p>
        </w:tc>
      </w:tr>
      <w:tr w:rsidR="00C62B39" w:rsidRPr="002915B7" w14:paraId="05665C8C" w14:textId="77777777">
        <w:tc>
          <w:tcPr>
            <w:tcW w:w="1962" w:type="dxa"/>
            <w:shd w:val="clear" w:color="auto" w:fill="auto"/>
          </w:tcPr>
          <w:p w14:paraId="49CAD551" w14:textId="77777777" w:rsidR="00C62B39" w:rsidRPr="002915B7" w:rsidRDefault="00C62B39" w:rsidP="003F6AB2">
            <w:pPr>
              <w:pStyle w:val="Compact"/>
              <w:spacing w:line="480" w:lineRule="auto"/>
            </w:pPr>
            <w:r w:rsidRPr="002915B7">
              <w:rPr>
                <w:rFonts w:ascii="Calibri Light" w:hAnsi="Calibri Light" w:cs="Calibri Light"/>
                <w:sz w:val="18"/>
                <w:szCs w:val="18"/>
              </w:rPr>
              <w:t>Bubulcus ibis</w:t>
            </w:r>
          </w:p>
        </w:tc>
      </w:tr>
      <w:tr w:rsidR="00C62B39" w:rsidRPr="002915B7" w14:paraId="673540C7" w14:textId="77777777">
        <w:tc>
          <w:tcPr>
            <w:tcW w:w="1962" w:type="dxa"/>
            <w:shd w:val="clear" w:color="auto" w:fill="auto"/>
          </w:tcPr>
          <w:p w14:paraId="42F90B59" w14:textId="77777777" w:rsidR="00C62B39" w:rsidRPr="002915B7" w:rsidRDefault="00C62B39" w:rsidP="003F6AB2">
            <w:pPr>
              <w:pStyle w:val="Compact"/>
              <w:spacing w:line="480" w:lineRule="auto"/>
            </w:pPr>
            <w:r w:rsidRPr="002915B7">
              <w:rPr>
                <w:rFonts w:ascii="Calibri Light" w:hAnsi="Calibri Light" w:cs="Calibri Light"/>
                <w:sz w:val="18"/>
                <w:szCs w:val="18"/>
              </w:rPr>
              <w:t>Bucanetes githagineus</w:t>
            </w:r>
          </w:p>
        </w:tc>
      </w:tr>
      <w:tr w:rsidR="00C62B39" w:rsidRPr="002915B7" w14:paraId="6AE146B9" w14:textId="77777777">
        <w:tc>
          <w:tcPr>
            <w:tcW w:w="1962" w:type="dxa"/>
            <w:shd w:val="clear" w:color="auto" w:fill="auto"/>
          </w:tcPr>
          <w:p w14:paraId="0102FE45" w14:textId="77777777" w:rsidR="00C62B39" w:rsidRPr="002915B7" w:rsidRDefault="00C62B39" w:rsidP="003F6AB2">
            <w:pPr>
              <w:pStyle w:val="Compact"/>
              <w:spacing w:line="480" w:lineRule="auto"/>
            </w:pPr>
            <w:r w:rsidRPr="002915B7">
              <w:rPr>
                <w:rFonts w:ascii="Calibri Light" w:hAnsi="Calibri Light" w:cs="Calibri Light"/>
                <w:sz w:val="18"/>
                <w:szCs w:val="18"/>
              </w:rPr>
              <w:t>Bucephala clangula</w:t>
            </w:r>
          </w:p>
        </w:tc>
      </w:tr>
      <w:tr w:rsidR="00C62B39" w:rsidRPr="002915B7" w14:paraId="79E044F2" w14:textId="77777777">
        <w:tc>
          <w:tcPr>
            <w:tcW w:w="1962" w:type="dxa"/>
            <w:shd w:val="clear" w:color="auto" w:fill="auto"/>
          </w:tcPr>
          <w:p w14:paraId="5F63271C" w14:textId="77777777" w:rsidR="00C62B39" w:rsidRPr="002915B7" w:rsidRDefault="00C62B39" w:rsidP="003F6AB2">
            <w:pPr>
              <w:pStyle w:val="Compact"/>
              <w:spacing w:line="480" w:lineRule="auto"/>
            </w:pPr>
            <w:r w:rsidRPr="002915B7">
              <w:rPr>
                <w:rFonts w:ascii="Calibri Light" w:hAnsi="Calibri Light" w:cs="Calibri Light"/>
                <w:sz w:val="18"/>
                <w:szCs w:val="18"/>
              </w:rPr>
              <w:t>Burhinus oedicnemus</w:t>
            </w:r>
          </w:p>
        </w:tc>
      </w:tr>
      <w:tr w:rsidR="00C62B39" w:rsidRPr="002915B7" w14:paraId="48E2E4E4" w14:textId="77777777">
        <w:tc>
          <w:tcPr>
            <w:tcW w:w="1962" w:type="dxa"/>
            <w:shd w:val="clear" w:color="auto" w:fill="auto"/>
          </w:tcPr>
          <w:p w14:paraId="2BC1E7B5" w14:textId="77777777" w:rsidR="00C62B39" w:rsidRPr="002915B7" w:rsidRDefault="00C62B39" w:rsidP="003F6AB2">
            <w:pPr>
              <w:pStyle w:val="Compact"/>
              <w:spacing w:line="480" w:lineRule="auto"/>
            </w:pPr>
            <w:r w:rsidRPr="002915B7">
              <w:rPr>
                <w:rFonts w:ascii="Calibri Light" w:hAnsi="Calibri Light" w:cs="Calibri Light"/>
                <w:sz w:val="18"/>
                <w:szCs w:val="18"/>
              </w:rPr>
              <w:t>Buteo buteo</w:t>
            </w:r>
          </w:p>
        </w:tc>
      </w:tr>
      <w:tr w:rsidR="00C62B39" w:rsidRPr="002915B7" w14:paraId="513FE7C8" w14:textId="77777777">
        <w:tc>
          <w:tcPr>
            <w:tcW w:w="1962" w:type="dxa"/>
            <w:shd w:val="clear" w:color="auto" w:fill="auto"/>
          </w:tcPr>
          <w:p w14:paraId="4373EC60" w14:textId="77777777" w:rsidR="00C62B39" w:rsidRPr="002915B7" w:rsidRDefault="00C62B39" w:rsidP="003F6AB2">
            <w:pPr>
              <w:pStyle w:val="Compact"/>
              <w:spacing w:line="480" w:lineRule="auto"/>
            </w:pPr>
            <w:r w:rsidRPr="002915B7">
              <w:rPr>
                <w:rFonts w:ascii="Calibri Light" w:hAnsi="Calibri Light" w:cs="Calibri Light"/>
                <w:sz w:val="18"/>
                <w:szCs w:val="18"/>
              </w:rPr>
              <w:t>Buteo lagopus</w:t>
            </w:r>
          </w:p>
        </w:tc>
      </w:tr>
      <w:tr w:rsidR="00C62B39" w:rsidRPr="002915B7" w14:paraId="250D7445" w14:textId="77777777">
        <w:tc>
          <w:tcPr>
            <w:tcW w:w="1962" w:type="dxa"/>
            <w:shd w:val="clear" w:color="auto" w:fill="auto"/>
          </w:tcPr>
          <w:p w14:paraId="1BABB362" w14:textId="77777777" w:rsidR="00C62B39" w:rsidRPr="002915B7" w:rsidRDefault="00C62B39" w:rsidP="003F6AB2">
            <w:pPr>
              <w:pStyle w:val="Compact"/>
              <w:spacing w:line="480" w:lineRule="auto"/>
            </w:pPr>
            <w:r w:rsidRPr="002915B7">
              <w:rPr>
                <w:rFonts w:ascii="Calibri Light" w:hAnsi="Calibri Light" w:cs="Calibri Light"/>
                <w:sz w:val="18"/>
                <w:szCs w:val="18"/>
              </w:rPr>
              <w:t>Buteo rufinus</w:t>
            </w:r>
          </w:p>
        </w:tc>
      </w:tr>
      <w:tr w:rsidR="00C62B39" w:rsidRPr="002915B7" w14:paraId="7301DBB4" w14:textId="77777777">
        <w:tc>
          <w:tcPr>
            <w:tcW w:w="1962" w:type="dxa"/>
            <w:shd w:val="clear" w:color="auto" w:fill="auto"/>
          </w:tcPr>
          <w:p w14:paraId="1032415A" w14:textId="77777777" w:rsidR="00C62B39" w:rsidRPr="002915B7" w:rsidRDefault="00C62B39" w:rsidP="003F6AB2">
            <w:pPr>
              <w:pStyle w:val="Compact"/>
              <w:spacing w:line="480" w:lineRule="auto"/>
            </w:pPr>
            <w:r w:rsidRPr="002915B7">
              <w:rPr>
                <w:rFonts w:ascii="Calibri Light" w:hAnsi="Calibri Light" w:cs="Calibri Light"/>
                <w:sz w:val="18"/>
                <w:szCs w:val="18"/>
              </w:rPr>
              <w:t>Calandrella brachydactyla</w:t>
            </w:r>
          </w:p>
        </w:tc>
      </w:tr>
      <w:tr w:rsidR="00C62B39" w:rsidRPr="002915B7" w14:paraId="77E85F35" w14:textId="77777777">
        <w:tc>
          <w:tcPr>
            <w:tcW w:w="1962" w:type="dxa"/>
            <w:shd w:val="clear" w:color="auto" w:fill="auto"/>
          </w:tcPr>
          <w:p w14:paraId="29568992" w14:textId="77777777" w:rsidR="00C62B39" w:rsidRPr="002915B7" w:rsidRDefault="00C62B39" w:rsidP="003F6AB2">
            <w:pPr>
              <w:pStyle w:val="Compact"/>
              <w:spacing w:line="480" w:lineRule="auto"/>
            </w:pPr>
            <w:r w:rsidRPr="002915B7">
              <w:rPr>
                <w:rFonts w:ascii="Calibri Light" w:hAnsi="Calibri Light" w:cs="Calibri Light"/>
                <w:sz w:val="18"/>
                <w:szCs w:val="18"/>
              </w:rPr>
              <w:t>Calandrella rufescens</w:t>
            </w:r>
          </w:p>
        </w:tc>
      </w:tr>
      <w:tr w:rsidR="00C62B39" w:rsidRPr="002915B7" w14:paraId="1FBCB95B" w14:textId="77777777">
        <w:tc>
          <w:tcPr>
            <w:tcW w:w="1962" w:type="dxa"/>
            <w:shd w:val="clear" w:color="auto" w:fill="auto"/>
          </w:tcPr>
          <w:p w14:paraId="289964CC" w14:textId="77777777" w:rsidR="00C62B39" w:rsidRPr="002915B7" w:rsidRDefault="00C62B39" w:rsidP="003F6AB2">
            <w:pPr>
              <w:pStyle w:val="Compact"/>
              <w:spacing w:line="480" w:lineRule="auto"/>
            </w:pPr>
            <w:r w:rsidRPr="002915B7">
              <w:rPr>
                <w:rFonts w:ascii="Calibri Light" w:hAnsi="Calibri Light" w:cs="Calibri Light"/>
                <w:sz w:val="18"/>
                <w:szCs w:val="18"/>
              </w:rPr>
              <w:t>Calcarius lapponicus</w:t>
            </w:r>
          </w:p>
        </w:tc>
      </w:tr>
      <w:tr w:rsidR="00C62B39" w:rsidRPr="002915B7" w14:paraId="27D6434A" w14:textId="77777777">
        <w:tc>
          <w:tcPr>
            <w:tcW w:w="1962" w:type="dxa"/>
            <w:shd w:val="clear" w:color="auto" w:fill="auto"/>
          </w:tcPr>
          <w:p w14:paraId="261FAA55" w14:textId="77777777" w:rsidR="00C62B39" w:rsidRPr="002915B7" w:rsidRDefault="00C62B39" w:rsidP="003F6AB2">
            <w:pPr>
              <w:pStyle w:val="Compact"/>
              <w:spacing w:line="480" w:lineRule="auto"/>
            </w:pPr>
            <w:r w:rsidRPr="002915B7">
              <w:rPr>
                <w:rFonts w:ascii="Calibri Light" w:hAnsi="Calibri Light" w:cs="Calibri Light"/>
                <w:sz w:val="18"/>
                <w:szCs w:val="18"/>
              </w:rPr>
              <w:t>Calidris canutus</w:t>
            </w:r>
          </w:p>
        </w:tc>
      </w:tr>
      <w:tr w:rsidR="00C62B39" w:rsidRPr="002915B7" w14:paraId="733DC09C" w14:textId="77777777">
        <w:tc>
          <w:tcPr>
            <w:tcW w:w="1962" w:type="dxa"/>
            <w:shd w:val="clear" w:color="auto" w:fill="auto"/>
          </w:tcPr>
          <w:p w14:paraId="61E04180" w14:textId="77777777" w:rsidR="00C62B39" w:rsidRPr="002915B7" w:rsidRDefault="00C62B39" w:rsidP="003F6AB2">
            <w:pPr>
              <w:pStyle w:val="Compact"/>
              <w:spacing w:line="480" w:lineRule="auto"/>
            </w:pPr>
            <w:r w:rsidRPr="002915B7">
              <w:rPr>
                <w:rFonts w:ascii="Calibri Light" w:hAnsi="Calibri Light" w:cs="Calibri Light"/>
                <w:sz w:val="18"/>
                <w:szCs w:val="18"/>
              </w:rPr>
              <w:t>Calidris maritima</w:t>
            </w:r>
          </w:p>
        </w:tc>
      </w:tr>
      <w:tr w:rsidR="00C62B39" w:rsidRPr="002915B7" w14:paraId="2F542989" w14:textId="77777777">
        <w:tc>
          <w:tcPr>
            <w:tcW w:w="1962" w:type="dxa"/>
            <w:shd w:val="clear" w:color="auto" w:fill="auto"/>
          </w:tcPr>
          <w:p w14:paraId="23131D34" w14:textId="77777777" w:rsidR="00C62B39" w:rsidRPr="002915B7" w:rsidRDefault="00C62B39" w:rsidP="003F6AB2">
            <w:pPr>
              <w:pStyle w:val="Compact"/>
              <w:spacing w:line="480" w:lineRule="auto"/>
            </w:pPr>
            <w:r w:rsidRPr="002915B7">
              <w:rPr>
                <w:rFonts w:ascii="Calibri Light" w:hAnsi="Calibri Light" w:cs="Calibri Light"/>
                <w:sz w:val="18"/>
                <w:szCs w:val="18"/>
              </w:rPr>
              <w:t>Calidris minuta</w:t>
            </w:r>
          </w:p>
        </w:tc>
      </w:tr>
      <w:tr w:rsidR="00C62B39" w:rsidRPr="002915B7" w14:paraId="4ACD59D2" w14:textId="77777777">
        <w:tc>
          <w:tcPr>
            <w:tcW w:w="1962" w:type="dxa"/>
            <w:shd w:val="clear" w:color="auto" w:fill="auto"/>
          </w:tcPr>
          <w:p w14:paraId="4ACA37D9" w14:textId="77777777" w:rsidR="00C62B39" w:rsidRPr="002915B7" w:rsidRDefault="00C62B39" w:rsidP="003F6AB2">
            <w:pPr>
              <w:pStyle w:val="Compact"/>
              <w:spacing w:line="480" w:lineRule="auto"/>
            </w:pPr>
            <w:r w:rsidRPr="002915B7">
              <w:rPr>
                <w:rFonts w:ascii="Calibri Light" w:hAnsi="Calibri Light" w:cs="Calibri Light"/>
                <w:sz w:val="18"/>
                <w:szCs w:val="18"/>
              </w:rPr>
              <w:t>Calidris temminckii</w:t>
            </w:r>
          </w:p>
        </w:tc>
      </w:tr>
      <w:tr w:rsidR="00C62B39" w:rsidRPr="002915B7" w14:paraId="4C24C4B4" w14:textId="77777777">
        <w:tc>
          <w:tcPr>
            <w:tcW w:w="1962" w:type="dxa"/>
            <w:shd w:val="clear" w:color="auto" w:fill="auto"/>
          </w:tcPr>
          <w:p w14:paraId="42FBACE6" w14:textId="77777777" w:rsidR="00C62B39" w:rsidRPr="002915B7" w:rsidRDefault="00C62B39" w:rsidP="003F6AB2">
            <w:pPr>
              <w:pStyle w:val="Compact"/>
              <w:spacing w:line="480" w:lineRule="auto"/>
            </w:pPr>
            <w:r w:rsidRPr="002915B7">
              <w:rPr>
                <w:rFonts w:ascii="Calibri Light" w:hAnsi="Calibri Light" w:cs="Calibri Light"/>
                <w:sz w:val="18"/>
                <w:szCs w:val="18"/>
              </w:rPr>
              <w:t>Calonectris diomedea</w:t>
            </w:r>
          </w:p>
        </w:tc>
      </w:tr>
      <w:tr w:rsidR="00C62B39" w:rsidRPr="002915B7" w14:paraId="09D066DC" w14:textId="77777777">
        <w:tc>
          <w:tcPr>
            <w:tcW w:w="1962" w:type="dxa"/>
            <w:shd w:val="clear" w:color="auto" w:fill="auto"/>
          </w:tcPr>
          <w:p w14:paraId="399AFC5E" w14:textId="77777777" w:rsidR="00C62B39" w:rsidRPr="002915B7" w:rsidRDefault="00C62B39" w:rsidP="003F6AB2">
            <w:pPr>
              <w:pStyle w:val="Compact"/>
              <w:spacing w:line="480" w:lineRule="auto"/>
            </w:pPr>
            <w:r w:rsidRPr="002915B7">
              <w:rPr>
                <w:rFonts w:ascii="Calibri Light" w:hAnsi="Calibri Light" w:cs="Calibri Light"/>
                <w:sz w:val="18"/>
                <w:szCs w:val="18"/>
              </w:rPr>
              <w:t>Caprimulgus europaeus</w:t>
            </w:r>
          </w:p>
        </w:tc>
      </w:tr>
      <w:tr w:rsidR="00C62B39" w:rsidRPr="002915B7" w14:paraId="6F420A59" w14:textId="77777777">
        <w:tc>
          <w:tcPr>
            <w:tcW w:w="1962" w:type="dxa"/>
            <w:shd w:val="clear" w:color="auto" w:fill="auto"/>
          </w:tcPr>
          <w:p w14:paraId="1B06CF0E" w14:textId="77777777" w:rsidR="00C62B39" w:rsidRPr="002915B7" w:rsidRDefault="00C62B39" w:rsidP="003F6AB2">
            <w:pPr>
              <w:pStyle w:val="Compact"/>
              <w:spacing w:line="480" w:lineRule="auto"/>
            </w:pPr>
            <w:r w:rsidRPr="002915B7">
              <w:rPr>
                <w:rFonts w:ascii="Calibri Light" w:hAnsi="Calibri Light" w:cs="Calibri Light"/>
                <w:sz w:val="18"/>
                <w:szCs w:val="18"/>
              </w:rPr>
              <w:t>Caprimulgus ruficollis</w:t>
            </w:r>
          </w:p>
        </w:tc>
      </w:tr>
      <w:tr w:rsidR="00C62B39" w:rsidRPr="002915B7" w14:paraId="6E5F1557" w14:textId="77777777">
        <w:tc>
          <w:tcPr>
            <w:tcW w:w="1962" w:type="dxa"/>
            <w:shd w:val="clear" w:color="auto" w:fill="auto"/>
          </w:tcPr>
          <w:p w14:paraId="5393F65C" w14:textId="77777777" w:rsidR="00C62B39" w:rsidRPr="002915B7" w:rsidRDefault="00C62B39" w:rsidP="003F6AB2">
            <w:pPr>
              <w:pStyle w:val="Compact"/>
              <w:spacing w:line="480" w:lineRule="auto"/>
            </w:pPr>
            <w:r w:rsidRPr="002915B7">
              <w:rPr>
                <w:rFonts w:ascii="Calibri Light" w:hAnsi="Calibri Light" w:cs="Calibri Light"/>
                <w:sz w:val="18"/>
                <w:szCs w:val="18"/>
              </w:rPr>
              <w:t>Carduelis cannabina</w:t>
            </w:r>
          </w:p>
        </w:tc>
      </w:tr>
      <w:tr w:rsidR="00C62B39" w:rsidRPr="002915B7" w14:paraId="540EDC53" w14:textId="77777777">
        <w:tc>
          <w:tcPr>
            <w:tcW w:w="1962" w:type="dxa"/>
            <w:shd w:val="clear" w:color="auto" w:fill="auto"/>
          </w:tcPr>
          <w:p w14:paraId="50C2965A" w14:textId="77777777" w:rsidR="00C62B39" w:rsidRPr="002915B7" w:rsidRDefault="00C62B39" w:rsidP="003F6AB2">
            <w:pPr>
              <w:pStyle w:val="Compact"/>
              <w:spacing w:line="480" w:lineRule="auto"/>
            </w:pPr>
            <w:r w:rsidRPr="002915B7">
              <w:rPr>
                <w:rFonts w:ascii="Calibri Light" w:hAnsi="Calibri Light" w:cs="Calibri Light"/>
                <w:sz w:val="18"/>
                <w:szCs w:val="18"/>
              </w:rPr>
              <w:t>Carduelis carduelis</w:t>
            </w:r>
          </w:p>
        </w:tc>
      </w:tr>
      <w:tr w:rsidR="00C62B39" w:rsidRPr="002915B7" w14:paraId="54349611" w14:textId="77777777">
        <w:tc>
          <w:tcPr>
            <w:tcW w:w="1962" w:type="dxa"/>
            <w:shd w:val="clear" w:color="auto" w:fill="auto"/>
          </w:tcPr>
          <w:p w14:paraId="59274FFE" w14:textId="77777777" w:rsidR="00C62B39" w:rsidRPr="002915B7" w:rsidRDefault="00C62B39" w:rsidP="003F6AB2">
            <w:pPr>
              <w:pStyle w:val="Compact"/>
              <w:spacing w:line="480" w:lineRule="auto"/>
            </w:pPr>
            <w:r w:rsidRPr="002915B7">
              <w:rPr>
                <w:rFonts w:ascii="Calibri Light" w:hAnsi="Calibri Light" w:cs="Calibri Light"/>
                <w:sz w:val="18"/>
                <w:szCs w:val="18"/>
              </w:rPr>
              <w:t>Carduelis chloris</w:t>
            </w:r>
          </w:p>
        </w:tc>
      </w:tr>
      <w:tr w:rsidR="00C62B39" w:rsidRPr="002915B7" w14:paraId="16EA6FED" w14:textId="77777777">
        <w:tc>
          <w:tcPr>
            <w:tcW w:w="1962" w:type="dxa"/>
            <w:shd w:val="clear" w:color="auto" w:fill="auto"/>
          </w:tcPr>
          <w:p w14:paraId="006DFF5E" w14:textId="77777777" w:rsidR="00C62B39" w:rsidRPr="002915B7" w:rsidRDefault="00C62B39" w:rsidP="003F6AB2">
            <w:pPr>
              <w:pStyle w:val="Compact"/>
              <w:spacing w:line="480" w:lineRule="auto"/>
            </w:pPr>
            <w:r w:rsidRPr="002915B7">
              <w:rPr>
                <w:rFonts w:ascii="Calibri Light" w:hAnsi="Calibri Light" w:cs="Calibri Light"/>
                <w:sz w:val="18"/>
                <w:szCs w:val="18"/>
              </w:rPr>
              <w:t>Carduelis flammea</w:t>
            </w:r>
          </w:p>
        </w:tc>
      </w:tr>
      <w:tr w:rsidR="00C62B39" w:rsidRPr="002915B7" w14:paraId="05903532" w14:textId="77777777">
        <w:tc>
          <w:tcPr>
            <w:tcW w:w="1962" w:type="dxa"/>
            <w:shd w:val="clear" w:color="auto" w:fill="auto"/>
          </w:tcPr>
          <w:p w14:paraId="3AD4821C" w14:textId="77777777" w:rsidR="00C62B39" w:rsidRPr="002915B7" w:rsidRDefault="00C62B39" w:rsidP="003F6AB2">
            <w:pPr>
              <w:pStyle w:val="Compact"/>
              <w:spacing w:line="480" w:lineRule="auto"/>
            </w:pPr>
            <w:r w:rsidRPr="002915B7">
              <w:rPr>
                <w:rFonts w:ascii="Calibri Light" w:hAnsi="Calibri Light" w:cs="Calibri Light"/>
                <w:sz w:val="18"/>
                <w:szCs w:val="18"/>
              </w:rPr>
              <w:t>Carduelis flavirostris</w:t>
            </w:r>
          </w:p>
        </w:tc>
      </w:tr>
      <w:tr w:rsidR="00C62B39" w:rsidRPr="002915B7" w14:paraId="4E4A4FB6" w14:textId="77777777">
        <w:tc>
          <w:tcPr>
            <w:tcW w:w="1962" w:type="dxa"/>
            <w:shd w:val="clear" w:color="auto" w:fill="auto"/>
          </w:tcPr>
          <w:p w14:paraId="08555FD6" w14:textId="77777777" w:rsidR="00C62B39" w:rsidRPr="002915B7" w:rsidRDefault="00C62B39" w:rsidP="003F6AB2">
            <w:pPr>
              <w:pStyle w:val="Compact"/>
              <w:spacing w:line="480" w:lineRule="auto"/>
            </w:pPr>
            <w:r w:rsidRPr="002915B7">
              <w:rPr>
                <w:rFonts w:ascii="Calibri Light" w:hAnsi="Calibri Light" w:cs="Calibri Light"/>
                <w:sz w:val="18"/>
                <w:szCs w:val="18"/>
              </w:rPr>
              <w:t>Carduelis hornemanni</w:t>
            </w:r>
          </w:p>
        </w:tc>
      </w:tr>
      <w:tr w:rsidR="00C62B39" w:rsidRPr="002915B7" w14:paraId="32C1F5E9" w14:textId="77777777">
        <w:tc>
          <w:tcPr>
            <w:tcW w:w="1962" w:type="dxa"/>
            <w:shd w:val="clear" w:color="auto" w:fill="auto"/>
          </w:tcPr>
          <w:p w14:paraId="13E0D116" w14:textId="77777777" w:rsidR="00C62B39" w:rsidRPr="002915B7" w:rsidRDefault="00C62B39" w:rsidP="003F6AB2">
            <w:pPr>
              <w:pStyle w:val="Compact"/>
              <w:spacing w:line="480" w:lineRule="auto"/>
            </w:pPr>
            <w:r w:rsidRPr="002915B7">
              <w:rPr>
                <w:rFonts w:ascii="Calibri Light" w:hAnsi="Calibri Light" w:cs="Calibri Light"/>
                <w:sz w:val="18"/>
                <w:szCs w:val="18"/>
              </w:rPr>
              <w:t>Carduelis spinus</w:t>
            </w:r>
          </w:p>
        </w:tc>
      </w:tr>
      <w:tr w:rsidR="00C62B39" w:rsidRPr="002915B7" w14:paraId="67DBED50" w14:textId="77777777">
        <w:tc>
          <w:tcPr>
            <w:tcW w:w="1962" w:type="dxa"/>
            <w:shd w:val="clear" w:color="auto" w:fill="auto"/>
          </w:tcPr>
          <w:p w14:paraId="5603B8F8" w14:textId="77777777" w:rsidR="00C62B39" w:rsidRPr="002915B7" w:rsidRDefault="00C62B39" w:rsidP="003F6AB2">
            <w:pPr>
              <w:pStyle w:val="Compact"/>
              <w:spacing w:line="480" w:lineRule="auto"/>
            </w:pPr>
            <w:r w:rsidRPr="002915B7">
              <w:rPr>
                <w:rFonts w:ascii="Calibri Light" w:hAnsi="Calibri Light" w:cs="Calibri Light"/>
                <w:sz w:val="18"/>
                <w:szCs w:val="18"/>
              </w:rPr>
              <w:t>Carpodacus erythrinus</w:t>
            </w:r>
          </w:p>
        </w:tc>
      </w:tr>
      <w:tr w:rsidR="00C62B39" w:rsidRPr="002915B7" w14:paraId="64F4A528" w14:textId="77777777">
        <w:tc>
          <w:tcPr>
            <w:tcW w:w="1962" w:type="dxa"/>
            <w:shd w:val="clear" w:color="auto" w:fill="auto"/>
          </w:tcPr>
          <w:p w14:paraId="7B2C137D" w14:textId="77777777" w:rsidR="00C62B39" w:rsidRPr="002915B7" w:rsidRDefault="00C62B39" w:rsidP="003F6AB2">
            <w:pPr>
              <w:pStyle w:val="Compact"/>
              <w:spacing w:line="480" w:lineRule="auto"/>
            </w:pPr>
            <w:r w:rsidRPr="002915B7">
              <w:rPr>
                <w:rFonts w:ascii="Calibri Light" w:hAnsi="Calibri Light" w:cs="Calibri Light"/>
                <w:sz w:val="18"/>
                <w:szCs w:val="18"/>
              </w:rPr>
              <w:t>Cepphus grylle</w:t>
            </w:r>
          </w:p>
        </w:tc>
      </w:tr>
      <w:tr w:rsidR="00C62B39" w:rsidRPr="002915B7" w14:paraId="3F76134C" w14:textId="77777777">
        <w:tc>
          <w:tcPr>
            <w:tcW w:w="1962" w:type="dxa"/>
            <w:shd w:val="clear" w:color="auto" w:fill="auto"/>
          </w:tcPr>
          <w:p w14:paraId="1870EE63" w14:textId="77777777" w:rsidR="00C62B39" w:rsidRPr="002915B7" w:rsidRDefault="00C62B39" w:rsidP="003F6AB2">
            <w:pPr>
              <w:pStyle w:val="Compact"/>
              <w:spacing w:line="480" w:lineRule="auto"/>
            </w:pPr>
            <w:r w:rsidRPr="002915B7">
              <w:rPr>
                <w:rFonts w:ascii="Calibri Light" w:hAnsi="Calibri Light" w:cs="Calibri Light"/>
                <w:sz w:val="18"/>
                <w:szCs w:val="18"/>
              </w:rPr>
              <w:t>Cercotrichas galactote</w:t>
            </w:r>
          </w:p>
        </w:tc>
      </w:tr>
      <w:tr w:rsidR="00C62B39" w:rsidRPr="002915B7" w14:paraId="3843269F" w14:textId="77777777">
        <w:tc>
          <w:tcPr>
            <w:tcW w:w="1962" w:type="dxa"/>
            <w:shd w:val="clear" w:color="auto" w:fill="auto"/>
          </w:tcPr>
          <w:p w14:paraId="2FCF2174" w14:textId="77777777" w:rsidR="00C62B39" w:rsidRPr="002915B7" w:rsidRDefault="00C62B39" w:rsidP="003F6AB2">
            <w:pPr>
              <w:pStyle w:val="Compact"/>
              <w:spacing w:line="480" w:lineRule="auto"/>
            </w:pPr>
            <w:r w:rsidRPr="002915B7">
              <w:rPr>
                <w:rFonts w:ascii="Calibri Light" w:hAnsi="Calibri Light" w:cs="Calibri Light"/>
                <w:sz w:val="18"/>
                <w:szCs w:val="18"/>
              </w:rPr>
              <w:t>Certhia familiaris</w:t>
            </w:r>
          </w:p>
        </w:tc>
      </w:tr>
      <w:tr w:rsidR="00C62B39" w:rsidRPr="002915B7" w14:paraId="048F41BD" w14:textId="77777777">
        <w:tc>
          <w:tcPr>
            <w:tcW w:w="1962" w:type="dxa"/>
            <w:shd w:val="clear" w:color="auto" w:fill="auto"/>
          </w:tcPr>
          <w:p w14:paraId="032D868B" w14:textId="77777777" w:rsidR="00C62B39" w:rsidRPr="002915B7" w:rsidRDefault="00C62B39" w:rsidP="003F6AB2">
            <w:pPr>
              <w:pStyle w:val="Compact"/>
              <w:spacing w:line="480" w:lineRule="auto"/>
            </w:pPr>
            <w:r w:rsidRPr="002915B7">
              <w:rPr>
                <w:rFonts w:ascii="Calibri Light" w:hAnsi="Calibri Light" w:cs="Calibri Light"/>
                <w:sz w:val="18"/>
                <w:szCs w:val="18"/>
              </w:rPr>
              <w:t>Cettia cetti</w:t>
            </w:r>
          </w:p>
        </w:tc>
      </w:tr>
      <w:tr w:rsidR="00C62B39" w:rsidRPr="002915B7" w14:paraId="6814CA34" w14:textId="77777777">
        <w:tc>
          <w:tcPr>
            <w:tcW w:w="1962" w:type="dxa"/>
            <w:shd w:val="clear" w:color="auto" w:fill="auto"/>
          </w:tcPr>
          <w:p w14:paraId="06D9AED5" w14:textId="77777777" w:rsidR="00C62B39" w:rsidRPr="002915B7" w:rsidRDefault="00C62B39" w:rsidP="003F6AB2">
            <w:pPr>
              <w:pStyle w:val="Compact"/>
              <w:spacing w:line="480" w:lineRule="auto"/>
            </w:pPr>
            <w:r w:rsidRPr="002915B7">
              <w:rPr>
                <w:rFonts w:ascii="Calibri Light" w:hAnsi="Calibri Light" w:cs="Calibri Light"/>
                <w:sz w:val="18"/>
                <w:szCs w:val="18"/>
              </w:rPr>
              <w:t>Charadrius alexandrinus</w:t>
            </w:r>
          </w:p>
        </w:tc>
      </w:tr>
      <w:tr w:rsidR="00C62B39" w:rsidRPr="002915B7" w14:paraId="4CE2D21F" w14:textId="77777777">
        <w:tc>
          <w:tcPr>
            <w:tcW w:w="1962" w:type="dxa"/>
            <w:shd w:val="clear" w:color="auto" w:fill="auto"/>
          </w:tcPr>
          <w:p w14:paraId="009E1D9D" w14:textId="77777777" w:rsidR="00C62B39" w:rsidRPr="002915B7" w:rsidRDefault="00C62B39" w:rsidP="003F6AB2">
            <w:pPr>
              <w:pStyle w:val="Compact"/>
              <w:spacing w:line="480" w:lineRule="auto"/>
            </w:pPr>
            <w:r w:rsidRPr="002915B7">
              <w:rPr>
                <w:rFonts w:ascii="Calibri Light" w:hAnsi="Calibri Light" w:cs="Calibri Light"/>
                <w:sz w:val="18"/>
                <w:szCs w:val="18"/>
              </w:rPr>
              <w:t>Charadrius dubius</w:t>
            </w:r>
          </w:p>
        </w:tc>
      </w:tr>
      <w:tr w:rsidR="00C62B39" w:rsidRPr="002915B7" w14:paraId="0B9779E0" w14:textId="77777777">
        <w:tc>
          <w:tcPr>
            <w:tcW w:w="1962" w:type="dxa"/>
            <w:shd w:val="clear" w:color="auto" w:fill="auto"/>
          </w:tcPr>
          <w:p w14:paraId="34A3D10C" w14:textId="77777777" w:rsidR="00C62B39" w:rsidRPr="002915B7" w:rsidRDefault="00C62B39" w:rsidP="003F6AB2">
            <w:pPr>
              <w:pStyle w:val="Compact"/>
              <w:spacing w:line="480" w:lineRule="auto"/>
            </w:pPr>
            <w:r w:rsidRPr="002915B7">
              <w:rPr>
                <w:rFonts w:ascii="Calibri Light" w:hAnsi="Calibri Light" w:cs="Calibri Light"/>
                <w:sz w:val="18"/>
                <w:szCs w:val="18"/>
              </w:rPr>
              <w:t>Charadrius hiaticula</w:t>
            </w:r>
          </w:p>
        </w:tc>
      </w:tr>
      <w:tr w:rsidR="00C62B39" w:rsidRPr="002915B7" w14:paraId="1098F7E0" w14:textId="77777777">
        <w:tc>
          <w:tcPr>
            <w:tcW w:w="1962" w:type="dxa"/>
            <w:shd w:val="clear" w:color="auto" w:fill="auto"/>
          </w:tcPr>
          <w:p w14:paraId="4D2B48E9" w14:textId="77777777" w:rsidR="00C62B39" w:rsidRPr="002915B7" w:rsidRDefault="00C62B39" w:rsidP="003F6AB2">
            <w:pPr>
              <w:pStyle w:val="Compact"/>
              <w:spacing w:line="480" w:lineRule="auto"/>
            </w:pPr>
            <w:r w:rsidRPr="002915B7">
              <w:rPr>
                <w:rFonts w:ascii="Calibri Light" w:hAnsi="Calibri Light" w:cs="Calibri Light"/>
                <w:sz w:val="18"/>
                <w:szCs w:val="18"/>
              </w:rPr>
              <w:t>Charadrius morinellus</w:t>
            </w:r>
          </w:p>
        </w:tc>
      </w:tr>
      <w:tr w:rsidR="00C62B39" w:rsidRPr="002915B7" w14:paraId="1AD0A59E" w14:textId="77777777">
        <w:tc>
          <w:tcPr>
            <w:tcW w:w="1962" w:type="dxa"/>
            <w:shd w:val="clear" w:color="auto" w:fill="auto"/>
          </w:tcPr>
          <w:p w14:paraId="576A0F0F" w14:textId="77777777" w:rsidR="00C62B39" w:rsidRPr="002915B7" w:rsidRDefault="00C62B39" w:rsidP="003F6AB2">
            <w:pPr>
              <w:pStyle w:val="Compact"/>
              <w:spacing w:line="480" w:lineRule="auto"/>
            </w:pPr>
            <w:r w:rsidRPr="002915B7">
              <w:rPr>
                <w:rFonts w:ascii="Calibri Light" w:hAnsi="Calibri Light" w:cs="Calibri Light"/>
                <w:sz w:val="18"/>
                <w:szCs w:val="18"/>
              </w:rPr>
              <w:t>Chersophilus duponti</w:t>
            </w:r>
          </w:p>
        </w:tc>
      </w:tr>
      <w:tr w:rsidR="00C62B39" w:rsidRPr="002915B7" w14:paraId="11532406" w14:textId="77777777">
        <w:tc>
          <w:tcPr>
            <w:tcW w:w="1962" w:type="dxa"/>
            <w:shd w:val="clear" w:color="auto" w:fill="auto"/>
          </w:tcPr>
          <w:p w14:paraId="516E58D7" w14:textId="77777777" w:rsidR="00C62B39" w:rsidRPr="002915B7" w:rsidRDefault="00C62B39" w:rsidP="003F6AB2">
            <w:pPr>
              <w:pStyle w:val="Compact"/>
              <w:spacing w:line="480" w:lineRule="auto"/>
            </w:pPr>
            <w:r w:rsidRPr="002915B7">
              <w:rPr>
                <w:rFonts w:ascii="Calibri Light" w:hAnsi="Calibri Light" w:cs="Calibri Light"/>
                <w:sz w:val="18"/>
                <w:szCs w:val="18"/>
              </w:rPr>
              <w:t>Chlidonias hybridus</w:t>
            </w:r>
          </w:p>
        </w:tc>
      </w:tr>
      <w:tr w:rsidR="00C62B39" w:rsidRPr="002915B7" w14:paraId="4BA4F7D5" w14:textId="77777777">
        <w:tc>
          <w:tcPr>
            <w:tcW w:w="1962" w:type="dxa"/>
            <w:shd w:val="clear" w:color="auto" w:fill="auto"/>
          </w:tcPr>
          <w:p w14:paraId="3D99AD95" w14:textId="77777777" w:rsidR="00C62B39" w:rsidRPr="002915B7" w:rsidRDefault="00C62B39" w:rsidP="003F6AB2">
            <w:pPr>
              <w:pStyle w:val="Compact"/>
              <w:spacing w:line="480" w:lineRule="auto"/>
            </w:pPr>
            <w:r w:rsidRPr="002915B7">
              <w:rPr>
                <w:rFonts w:ascii="Calibri Light" w:hAnsi="Calibri Light" w:cs="Calibri Light"/>
                <w:sz w:val="18"/>
                <w:szCs w:val="18"/>
              </w:rPr>
              <w:t>Chlidonias leucopterus</w:t>
            </w:r>
          </w:p>
        </w:tc>
      </w:tr>
      <w:tr w:rsidR="00C62B39" w:rsidRPr="002915B7" w14:paraId="18048FAE" w14:textId="77777777">
        <w:tc>
          <w:tcPr>
            <w:tcW w:w="1962" w:type="dxa"/>
            <w:shd w:val="clear" w:color="auto" w:fill="auto"/>
          </w:tcPr>
          <w:p w14:paraId="12C483E4" w14:textId="77777777" w:rsidR="00C62B39" w:rsidRPr="002915B7" w:rsidRDefault="00C62B39" w:rsidP="003F6AB2">
            <w:pPr>
              <w:pStyle w:val="Compact"/>
              <w:spacing w:line="480" w:lineRule="auto"/>
            </w:pPr>
            <w:r w:rsidRPr="002915B7">
              <w:rPr>
                <w:rFonts w:ascii="Calibri Light" w:hAnsi="Calibri Light" w:cs="Calibri Light"/>
                <w:sz w:val="18"/>
                <w:szCs w:val="18"/>
              </w:rPr>
              <w:t>Chlidonias niger</w:t>
            </w:r>
          </w:p>
        </w:tc>
      </w:tr>
      <w:tr w:rsidR="00C62B39" w:rsidRPr="002915B7" w14:paraId="27F2D6A2" w14:textId="77777777">
        <w:tc>
          <w:tcPr>
            <w:tcW w:w="1962" w:type="dxa"/>
            <w:shd w:val="clear" w:color="auto" w:fill="auto"/>
          </w:tcPr>
          <w:p w14:paraId="0208D57D" w14:textId="77777777" w:rsidR="00C62B39" w:rsidRPr="002915B7" w:rsidRDefault="00C62B39" w:rsidP="003F6AB2">
            <w:pPr>
              <w:pStyle w:val="Compact"/>
              <w:spacing w:line="480" w:lineRule="auto"/>
            </w:pPr>
            <w:r w:rsidRPr="002915B7">
              <w:rPr>
                <w:rFonts w:ascii="Calibri Light" w:hAnsi="Calibri Light" w:cs="Calibri Light"/>
                <w:sz w:val="18"/>
                <w:szCs w:val="18"/>
              </w:rPr>
              <w:t>Ciconia ciconia</w:t>
            </w:r>
          </w:p>
        </w:tc>
      </w:tr>
      <w:tr w:rsidR="00C62B39" w:rsidRPr="002915B7" w14:paraId="4512AE44" w14:textId="77777777">
        <w:tc>
          <w:tcPr>
            <w:tcW w:w="1962" w:type="dxa"/>
            <w:shd w:val="clear" w:color="auto" w:fill="auto"/>
          </w:tcPr>
          <w:p w14:paraId="2A20BD80" w14:textId="77777777" w:rsidR="00C62B39" w:rsidRPr="002915B7" w:rsidRDefault="00C62B39" w:rsidP="003F6AB2">
            <w:pPr>
              <w:pStyle w:val="Compact"/>
              <w:spacing w:line="480" w:lineRule="auto"/>
            </w:pPr>
            <w:r w:rsidRPr="002915B7">
              <w:rPr>
                <w:rFonts w:ascii="Calibri Light" w:hAnsi="Calibri Light" w:cs="Calibri Light"/>
                <w:sz w:val="18"/>
                <w:szCs w:val="18"/>
              </w:rPr>
              <w:t>Ciconia nigra</w:t>
            </w:r>
          </w:p>
        </w:tc>
      </w:tr>
      <w:tr w:rsidR="00C62B39" w:rsidRPr="002915B7" w14:paraId="38110FAB" w14:textId="77777777">
        <w:tc>
          <w:tcPr>
            <w:tcW w:w="1962" w:type="dxa"/>
            <w:shd w:val="clear" w:color="auto" w:fill="auto"/>
          </w:tcPr>
          <w:p w14:paraId="78B44D94" w14:textId="77777777" w:rsidR="00C62B39" w:rsidRPr="002915B7" w:rsidRDefault="00C62B39" w:rsidP="003F6AB2">
            <w:pPr>
              <w:pStyle w:val="Compact"/>
              <w:spacing w:line="480" w:lineRule="auto"/>
            </w:pPr>
            <w:r w:rsidRPr="002915B7">
              <w:rPr>
                <w:rFonts w:ascii="Calibri Light" w:hAnsi="Calibri Light" w:cs="Calibri Light"/>
                <w:sz w:val="18"/>
                <w:szCs w:val="18"/>
              </w:rPr>
              <w:lastRenderedPageBreak/>
              <w:t>Cinclus cinclus</w:t>
            </w:r>
          </w:p>
        </w:tc>
      </w:tr>
      <w:tr w:rsidR="00C62B39" w:rsidRPr="002915B7" w14:paraId="788E9998" w14:textId="77777777">
        <w:tc>
          <w:tcPr>
            <w:tcW w:w="1962" w:type="dxa"/>
            <w:shd w:val="clear" w:color="auto" w:fill="auto"/>
          </w:tcPr>
          <w:p w14:paraId="0192D1FD" w14:textId="77777777" w:rsidR="00C62B39" w:rsidRPr="002915B7" w:rsidRDefault="00C62B39" w:rsidP="003F6AB2">
            <w:pPr>
              <w:pStyle w:val="Compact"/>
              <w:spacing w:line="480" w:lineRule="auto"/>
            </w:pPr>
            <w:r w:rsidRPr="002915B7">
              <w:rPr>
                <w:rFonts w:ascii="Calibri Light" w:hAnsi="Calibri Light" w:cs="Calibri Light"/>
                <w:sz w:val="18"/>
                <w:szCs w:val="18"/>
              </w:rPr>
              <w:t>Circaetus gallicus</w:t>
            </w:r>
          </w:p>
        </w:tc>
      </w:tr>
      <w:tr w:rsidR="00C62B39" w:rsidRPr="002915B7" w14:paraId="5A9D4F06" w14:textId="77777777">
        <w:tc>
          <w:tcPr>
            <w:tcW w:w="1962" w:type="dxa"/>
            <w:shd w:val="clear" w:color="auto" w:fill="auto"/>
          </w:tcPr>
          <w:p w14:paraId="11A74F63" w14:textId="77777777" w:rsidR="00C62B39" w:rsidRPr="002915B7" w:rsidRDefault="00C62B39" w:rsidP="003F6AB2">
            <w:pPr>
              <w:pStyle w:val="Compact"/>
              <w:spacing w:line="480" w:lineRule="auto"/>
            </w:pPr>
            <w:r w:rsidRPr="002915B7">
              <w:rPr>
                <w:rFonts w:ascii="Calibri Light" w:hAnsi="Calibri Light" w:cs="Calibri Light"/>
                <w:sz w:val="18"/>
                <w:szCs w:val="18"/>
              </w:rPr>
              <w:t>Circus aeruginosus</w:t>
            </w:r>
          </w:p>
        </w:tc>
      </w:tr>
      <w:tr w:rsidR="00C62B39" w:rsidRPr="002915B7" w14:paraId="326E037B" w14:textId="77777777">
        <w:tc>
          <w:tcPr>
            <w:tcW w:w="1962" w:type="dxa"/>
            <w:shd w:val="clear" w:color="auto" w:fill="auto"/>
          </w:tcPr>
          <w:p w14:paraId="5FED6CA6" w14:textId="77777777" w:rsidR="00C62B39" w:rsidRPr="002915B7" w:rsidRDefault="00C62B39" w:rsidP="003F6AB2">
            <w:pPr>
              <w:pStyle w:val="Compact"/>
              <w:spacing w:line="480" w:lineRule="auto"/>
            </w:pPr>
            <w:r w:rsidRPr="002915B7">
              <w:rPr>
                <w:rFonts w:ascii="Calibri Light" w:hAnsi="Calibri Light" w:cs="Calibri Light"/>
                <w:sz w:val="18"/>
                <w:szCs w:val="18"/>
              </w:rPr>
              <w:t>Circus cyaneus</w:t>
            </w:r>
          </w:p>
        </w:tc>
      </w:tr>
      <w:tr w:rsidR="00C62B39" w:rsidRPr="002915B7" w14:paraId="2874C177" w14:textId="77777777">
        <w:tc>
          <w:tcPr>
            <w:tcW w:w="1962" w:type="dxa"/>
            <w:shd w:val="clear" w:color="auto" w:fill="auto"/>
          </w:tcPr>
          <w:p w14:paraId="41886418" w14:textId="77777777" w:rsidR="00C62B39" w:rsidRPr="002915B7" w:rsidRDefault="00C62B39" w:rsidP="003F6AB2">
            <w:pPr>
              <w:pStyle w:val="Compact"/>
              <w:spacing w:line="480" w:lineRule="auto"/>
            </w:pPr>
            <w:r w:rsidRPr="002915B7">
              <w:rPr>
                <w:rFonts w:ascii="Calibri Light" w:hAnsi="Calibri Light" w:cs="Calibri Light"/>
                <w:sz w:val="18"/>
                <w:szCs w:val="18"/>
              </w:rPr>
              <w:t>Circus macrourus</w:t>
            </w:r>
          </w:p>
        </w:tc>
      </w:tr>
      <w:tr w:rsidR="00C62B39" w:rsidRPr="002915B7" w14:paraId="7518E595" w14:textId="77777777">
        <w:tc>
          <w:tcPr>
            <w:tcW w:w="1962" w:type="dxa"/>
            <w:shd w:val="clear" w:color="auto" w:fill="auto"/>
          </w:tcPr>
          <w:p w14:paraId="222EB66B" w14:textId="77777777" w:rsidR="00C62B39" w:rsidRPr="002915B7" w:rsidRDefault="00C62B39" w:rsidP="003F6AB2">
            <w:pPr>
              <w:pStyle w:val="Compact"/>
              <w:spacing w:line="480" w:lineRule="auto"/>
            </w:pPr>
            <w:r w:rsidRPr="002915B7">
              <w:rPr>
                <w:rFonts w:ascii="Calibri Light" w:hAnsi="Calibri Light" w:cs="Calibri Light"/>
                <w:sz w:val="18"/>
                <w:szCs w:val="18"/>
              </w:rPr>
              <w:t>Circus pygargus</w:t>
            </w:r>
          </w:p>
        </w:tc>
      </w:tr>
      <w:tr w:rsidR="00C62B39" w:rsidRPr="002915B7" w14:paraId="6234BD5A" w14:textId="77777777">
        <w:tc>
          <w:tcPr>
            <w:tcW w:w="1962" w:type="dxa"/>
            <w:shd w:val="clear" w:color="auto" w:fill="auto"/>
          </w:tcPr>
          <w:p w14:paraId="572C869B" w14:textId="77777777" w:rsidR="00C62B39" w:rsidRPr="002915B7" w:rsidRDefault="00C62B39" w:rsidP="003F6AB2">
            <w:pPr>
              <w:pStyle w:val="Compact"/>
              <w:spacing w:line="480" w:lineRule="auto"/>
            </w:pPr>
            <w:r w:rsidRPr="002915B7">
              <w:rPr>
                <w:rFonts w:ascii="Calibri Light" w:hAnsi="Calibri Light" w:cs="Calibri Light"/>
                <w:sz w:val="18"/>
                <w:szCs w:val="18"/>
              </w:rPr>
              <w:t>Cisticola juncidis</w:t>
            </w:r>
          </w:p>
        </w:tc>
      </w:tr>
      <w:tr w:rsidR="00C62B39" w:rsidRPr="002915B7" w14:paraId="6B5691B4" w14:textId="77777777">
        <w:tc>
          <w:tcPr>
            <w:tcW w:w="1962" w:type="dxa"/>
            <w:shd w:val="clear" w:color="auto" w:fill="auto"/>
          </w:tcPr>
          <w:p w14:paraId="1C5105C2" w14:textId="77777777" w:rsidR="00C62B39" w:rsidRPr="002915B7" w:rsidRDefault="00C62B39" w:rsidP="003F6AB2">
            <w:pPr>
              <w:pStyle w:val="Compact"/>
              <w:spacing w:line="480" w:lineRule="auto"/>
            </w:pPr>
            <w:r w:rsidRPr="002915B7">
              <w:rPr>
                <w:rFonts w:ascii="Calibri Light" w:hAnsi="Calibri Light" w:cs="Calibri Light"/>
                <w:sz w:val="18"/>
                <w:szCs w:val="18"/>
              </w:rPr>
              <w:t>Clamator glandarius</w:t>
            </w:r>
          </w:p>
        </w:tc>
      </w:tr>
      <w:tr w:rsidR="00C62B39" w:rsidRPr="002915B7" w14:paraId="470E421B" w14:textId="77777777">
        <w:tc>
          <w:tcPr>
            <w:tcW w:w="1962" w:type="dxa"/>
            <w:shd w:val="clear" w:color="auto" w:fill="auto"/>
          </w:tcPr>
          <w:p w14:paraId="7320A95D" w14:textId="77777777" w:rsidR="00C62B39" w:rsidRPr="002915B7" w:rsidRDefault="00C62B39" w:rsidP="003F6AB2">
            <w:pPr>
              <w:pStyle w:val="Compact"/>
              <w:spacing w:line="480" w:lineRule="auto"/>
            </w:pPr>
            <w:r w:rsidRPr="002915B7">
              <w:rPr>
                <w:rFonts w:ascii="Calibri Light" w:hAnsi="Calibri Light" w:cs="Calibri Light"/>
                <w:sz w:val="18"/>
                <w:szCs w:val="18"/>
              </w:rPr>
              <w:t>Clangula hyemalis</w:t>
            </w:r>
          </w:p>
        </w:tc>
      </w:tr>
      <w:tr w:rsidR="00C62B39" w:rsidRPr="002915B7" w14:paraId="0149B3F2" w14:textId="77777777">
        <w:tc>
          <w:tcPr>
            <w:tcW w:w="1962" w:type="dxa"/>
            <w:shd w:val="clear" w:color="auto" w:fill="auto"/>
          </w:tcPr>
          <w:p w14:paraId="090AE040" w14:textId="77777777" w:rsidR="00C62B39" w:rsidRPr="002915B7" w:rsidRDefault="00C62B39" w:rsidP="003F6AB2">
            <w:pPr>
              <w:pStyle w:val="Compact"/>
              <w:spacing w:line="480" w:lineRule="auto"/>
            </w:pPr>
            <w:r w:rsidRPr="002915B7">
              <w:rPr>
                <w:rFonts w:ascii="Calibri Light" w:hAnsi="Calibri Light" w:cs="Calibri Light"/>
                <w:sz w:val="18"/>
                <w:szCs w:val="18"/>
              </w:rPr>
              <w:t>Coccothraustes coccothraustes</w:t>
            </w:r>
          </w:p>
        </w:tc>
      </w:tr>
      <w:tr w:rsidR="00C62B39" w:rsidRPr="002915B7" w14:paraId="3A51CB77" w14:textId="77777777">
        <w:tc>
          <w:tcPr>
            <w:tcW w:w="1962" w:type="dxa"/>
            <w:shd w:val="clear" w:color="auto" w:fill="auto"/>
          </w:tcPr>
          <w:p w14:paraId="03890357" w14:textId="77777777" w:rsidR="00C62B39" w:rsidRPr="002915B7" w:rsidRDefault="00C62B39" w:rsidP="003F6AB2">
            <w:pPr>
              <w:pStyle w:val="Compact"/>
              <w:spacing w:line="480" w:lineRule="auto"/>
            </w:pPr>
            <w:r w:rsidRPr="002915B7">
              <w:rPr>
                <w:rFonts w:ascii="Calibri Light" w:hAnsi="Calibri Light" w:cs="Calibri Light"/>
                <w:sz w:val="18"/>
                <w:szCs w:val="18"/>
              </w:rPr>
              <w:t>Columba livia</w:t>
            </w:r>
          </w:p>
        </w:tc>
      </w:tr>
      <w:tr w:rsidR="00C62B39" w:rsidRPr="002915B7" w14:paraId="266A0F1E" w14:textId="77777777">
        <w:tc>
          <w:tcPr>
            <w:tcW w:w="1962" w:type="dxa"/>
            <w:shd w:val="clear" w:color="auto" w:fill="auto"/>
          </w:tcPr>
          <w:p w14:paraId="6EF775AB" w14:textId="77777777" w:rsidR="00C62B39" w:rsidRPr="002915B7" w:rsidRDefault="00C62B39" w:rsidP="003F6AB2">
            <w:pPr>
              <w:pStyle w:val="Compact"/>
              <w:spacing w:line="480" w:lineRule="auto"/>
            </w:pPr>
            <w:r w:rsidRPr="002915B7">
              <w:rPr>
                <w:rFonts w:ascii="Calibri Light" w:hAnsi="Calibri Light" w:cs="Calibri Light"/>
                <w:sz w:val="18"/>
                <w:szCs w:val="18"/>
              </w:rPr>
              <w:t>Columba oenas</w:t>
            </w:r>
          </w:p>
        </w:tc>
      </w:tr>
      <w:tr w:rsidR="00C62B39" w:rsidRPr="002915B7" w14:paraId="28D97A9D" w14:textId="77777777">
        <w:tc>
          <w:tcPr>
            <w:tcW w:w="1962" w:type="dxa"/>
            <w:shd w:val="clear" w:color="auto" w:fill="auto"/>
          </w:tcPr>
          <w:p w14:paraId="4DD2BE40" w14:textId="77777777" w:rsidR="00C62B39" w:rsidRPr="002915B7" w:rsidRDefault="00C62B39" w:rsidP="003F6AB2">
            <w:pPr>
              <w:pStyle w:val="Compact"/>
              <w:spacing w:line="480" w:lineRule="auto"/>
            </w:pPr>
            <w:r w:rsidRPr="002915B7">
              <w:rPr>
                <w:rFonts w:ascii="Calibri Light" w:hAnsi="Calibri Light" w:cs="Calibri Light"/>
                <w:sz w:val="18"/>
                <w:szCs w:val="18"/>
              </w:rPr>
              <w:t>Coracias garrulus</w:t>
            </w:r>
          </w:p>
        </w:tc>
      </w:tr>
      <w:tr w:rsidR="00C62B39" w:rsidRPr="002915B7" w14:paraId="019579CC" w14:textId="77777777">
        <w:tc>
          <w:tcPr>
            <w:tcW w:w="1962" w:type="dxa"/>
            <w:shd w:val="clear" w:color="auto" w:fill="auto"/>
          </w:tcPr>
          <w:p w14:paraId="3A4198F3" w14:textId="77777777" w:rsidR="00C62B39" w:rsidRPr="002915B7" w:rsidRDefault="00C62B39" w:rsidP="003F6AB2">
            <w:pPr>
              <w:pStyle w:val="Compact"/>
              <w:spacing w:line="480" w:lineRule="auto"/>
            </w:pPr>
            <w:r w:rsidRPr="002915B7">
              <w:rPr>
                <w:rFonts w:ascii="Calibri Light" w:hAnsi="Calibri Light" w:cs="Calibri Light"/>
                <w:sz w:val="18"/>
                <w:szCs w:val="18"/>
              </w:rPr>
              <w:t>Corvus corax</w:t>
            </w:r>
          </w:p>
        </w:tc>
      </w:tr>
      <w:tr w:rsidR="00C62B39" w:rsidRPr="002915B7" w14:paraId="46B053D2" w14:textId="77777777">
        <w:tc>
          <w:tcPr>
            <w:tcW w:w="1962" w:type="dxa"/>
            <w:shd w:val="clear" w:color="auto" w:fill="auto"/>
          </w:tcPr>
          <w:p w14:paraId="5E6E4094" w14:textId="77777777" w:rsidR="00C62B39" w:rsidRPr="002915B7" w:rsidRDefault="00C62B39" w:rsidP="003F6AB2">
            <w:pPr>
              <w:pStyle w:val="Compact"/>
              <w:spacing w:line="480" w:lineRule="auto"/>
            </w:pPr>
            <w:r w:rsidRPr="002915B7">
              <w:rPr>
                <w:rFonts w:ascii="Calibri Light" w:hAnsi="Calibri Light" w:cs="Calibri Light"/>
                <w:sz w:val="18"/>
                <w:szCs w:val="18"/>
              </w:rPr>
              <w:t>Corvus corone</w:t>
            </w:r>
          </w:p>
        </w:tc>
      </w:tr>
      <w:tr w:rsidR="00C62B39" w:rsidRPr="002915B7" w14:paraId="274C6CF7" w14:textId="77777777">
        <w:tc>
          <w:tcPr>
            <w:tcW w:w="1962" w:type="dxa"/>
            <w:shd w:val="clear" w:color="auto" w:fill="auto"/>
          </w:tcPr>
          <w:p w14:paraId="758C6D5D" w14:textId="77777777" w:rsidR="00C62B39" w:rsidRPr="002915B7" w:rsidRDefault="00C62B39" w:rsidP="003F6AB2">
            <w:pPr>
              <w:pStyle w:val="Compact"/>
              <w:spacing w:line="480" w:lineRule="auto"/>
            </w:pPr>
            <w:r w:rsidRPr="002915B7">
              <w:rPr>
                <w:rFonts w:ascii="Calibri Light" w:hAnsi="Calibri Light" w:cs="Calibri Light"/>
                <w:sz w:val="18"/>
                <w:szCs w:val="18"/>
              </w:rPr>
              <w:t>Corvus frugilegus</w:t>
            </w:r>
          </w:p>
        </w:tc>
      </w:tr>
      <w:tr w:rsidR="00C62B39" w:rsidRPr="002915B7" w14:paraId="3CF61148" w14:textId="77777777">
        <w:tc>
          <w:tcPr>
            <w:tcW w:w="1962" w:type="dxa"/>
            <w:shd w:val="clear" w:color="auto" w:fill="auto"/>
          </w:tcPr>
          <w:p w14:paraId="39FD1407" w14:textId="77777777" w:rsidR="00C62B39" w:rsidRPr="002915B7" w:rsidRDefault="00C62B39" w:rsidP="003F6AB2">
            <w:pPr>
              <w:pStyle w:val="Compact"/>
              <w:spacing w:line="480" w:lineRule="auto"/>
            </w:pPr>
            <w:r w:rsidRPr="002915B7">
              <w:rPr>
                <w:rFonts w:ascii="Calibri Light" w:hAnsi="Calibri Light" w:cs="Calibri Light"/>
                <w:sz w:val="18"/>
                <w:szCs w:val="18"/>
              </w:rPr>
              <w:t>Corvus monedula</w:t>
            </w:r>
          </w:p>
        </w:tc>
      </w:tr>
      <w:tr w:rsidR="00C62B39" w:rsidRPr="002915B7" w14:paraId="2B5F9C73" w14:textId="77777777">
        <w:tc>
          <w:tcPr>
            <w:tcW w:w="1962" w:type="dxa"/>
            <w:shd w:val="clear" w:color="auto" w:fill="auto"/>
          </w:tcPr>
          <w:p w14:paraId="4701CE99" w14:textId="77777777" w:rsidR="00C62B39" w:rsidRPr="002915B7" w:rsidRDefault="00C62B39" w:rsidP="003F6AB2">
            <w:pPr>
              <w:pStyle w:val="Compact"/>
              <w:spacing w:line="480" w:lineRule="auto"/>
            </w:pPr>
            <w:r w:rsidRPr="002915B7">
              <w:rPr>
                <w:rFonts w:ascii="Calibri Light" w:hAnsi="Calibri Light" w:cs="Calibri Light"/>
                <w:sz w:val="18"/>
                <w:szCs w:val="18"/>
              </w:rPr>
              <w:t>Coturnix coturnix</w:t>
            </w:r>
          </w:p>
        </w:tc>
      </w:tr>
      <w:tr w:rsidR="00C62B39" w:rsidRPr="002915B7" w14:paraId="71208217" w14:textId="77777777">
        <w:tc>
          <w:tcPr>
            <w:tcW w:w="1962" w:type="dxa"/>
            <w:shd w:val="clear" w:color="auto" w:fill="auto"/>
          </w:tcPr>
          <w:p w14:paraId="0E01AB97" w14:textId="77777777" w:rsidR="00C62B39" w:rsidRPr="002915B7" w:rsidRDefault="00C62B39" w:rsidP="003F6AB2">
            <w:pPr>
              <w:pStyle w:val="Compact"/>
              <w:spacing w:line="480" w:lineRule="auto"/>
            </w:pPr>
            <w:r w:rsidRPr="002915B7">
              <w:rPr>
                <w:rFonts w:ascii="Calibri Light" w:hAnsi="Calibri Light" w:cs="Calibri Light"/>
                <w:sz w:val="18"/>
                <w:szCs w:val="18"/>
              </w:rPr>
              <w:t>Crex crex</w:t>
            </w:r>
          </w:p>
        </w:tc>
      </w:tr>
      <w:tr w:rsidR="00C62B39" w:rsidRPr="002915B7" w14:paraId="2F0F5826" w14:textId="77777777">
        <w:tc>
          <w:tcPr>
            <w:tcW w:w="1962" w:type="dxa"/>
            <w:shd w:val="clear" w:color="auto" w:fill="auto"/>
          </w:tcPr>
          <w:p w14:paraId="072B9C14" w14:textId="77777777" w:rsidR="00C62B39" w:rsidRPr="002915B7" w:rsidRDefault="00C62B39" w:rsidP="003F6AB2">
            <w:pPr>
              <w:pStyle w:val="Compact"/>
              <w:spacing w:line="480" w:lineRule="auto"/>
            </w:pPr>
            <w:r w:rsidRPr="002915B7">
              <w:rPr>
                <w:rFonts w:ascii="Calibri Light" w:hAnsi="Calibri Light" w:cs="Calibri Light"/>
                <w:sz w:val="18"/>
                <w:szCs w:val="18"/>
              </w:rPr>
              <w:t>Cuculus canorus</w:t>
            </w:r>
          </w:p>
        </w:tc>
      </w:tr>
      <w:tr w:rsidR="00C62B39" w:rsidRPr="002915B7" w14:paraId="1F65CFAD" w14:textId="77777777">
        <w:tc>
          <w:tcPr>
            <w:tcW w:w="1962" w:type="dxa"/>
            <w:shd w:val="clear" w:color="auto" w:fill="auto"/>
          </w:tcPr>
          <w:p w14:paraId="7AB57C13" w14:textId="77777777" w:rsidR="00C62B39" w:rsidRPr="002915B7" w:rsidRDefault="00C62B39" w:rsidP="003F6AB2">
            <w:pPr>
              <w:pStyle w:val="Compact"/>
              <w:spacing w:line="480" w:lineRule="auto"/>
            </w:pPr>
            <w:r w:rsidRPr="002915B7">
              <w:rPr>
                <w:rFonts w:ascii="Calibri Light" w:hAnsi="Calibri Light" w:cs="Calibri Light"/>
                <w:sz w:val="18"/>
                <w:szCs w:val="18"/>
              </w:rPr>
              <w:t>Cuculus saturatus</w:t>
            </w:r>
          </w:p>
        </w:tc>
      </w:tr>
      <w:tr w:rsidR="00C62B39" w:rsidRPr="002915B7" w14:paraId="7A77F136" w14:textId="77777777">
        <w:tc>
          <w:tcPr>
            <w:tcW w:w="1962" w:type="dxa"/>
            <w:shd w:val="clear" w:color="auto" w:fill="auto"/>
          </w:tcPr>
          <w:p w14:paraId="1FDCF38B" w14:textId="77777777" w:rsidR="00C62B39" w:rsidRPr="002915B7" w:rsidRDefault="00C62B39" w:rsidP="003F6AB2">
            <w:pPr>
              <w:pStyle w:val="Compact"/>
              <w:spacing w:line="480" w:lineRule="auto"/>
            </w:pPr>
            <w:r w:rsidRPr="002915B7">
              <w:rPr>
                <w:rFonts w:ascii="Calibri Light" w:hAnsi="Calibri Light" w:cs="Calibri Light"/>
                <w:sz w:val="18"/>
                <w:szCs w:val="18"/>
              </w:rPr>
              <w:t>Cyanopica cyana cyanus</w:t>
            </w:r>
          </w:p>
        </w:tc>
      </w:tr>
      <w:tr w:rsidR="00C62B39" w:rsidRPr="002915B7" w14:paraId="162DEB7D" w14:textId="77777777">
        <w:tc>
          <w:tcPr>
            <w:tcW w:w="1962" w:type="dxa"/>
            <w:shd w:val="clear" w:color="auto" w:fill="auto"/>
          </w:tcPr>
          <w:p w14:paraId="666D9D06" w14:textId="77777777" w:rsidR="00C62B39" w:rsidRPr="002915B7" w:rsidRDefault="00C62B39" w:rsidP="003F6AB2">
            <w:pPr>
              <w:pStyle w:val="Compact"/>
              <w:spacing w:line="480" w:lineRule="auto"/>
            </w:pPr>
            <w:r w:rsidRPr="002915B7">
              <w:rPr>
                <w:rFonts w:ascii="Calibri Light" w:hAnsi="Calibri Light" w:cs="Calibri Light"/>
                <w:sz w:val="18"/>
                <w:szCs w:val="18"/>
              </w:rPr>
              <w:t>Cygnus cygnus</w:t>
            </w:r>
          </w:p>
        </w:tc>
      </w:tr>
      <w:tr w:rsidR="00C62B39" w:rsidRPr="002915B7" w14:paraId="47715881" w14:textId="77777777">
        <w:tc>
          <w:tcPr>
            <w:tcW w:w="1962" w:type="dxa"/>
            <w:shd w:val="clear" w:color="auto" w:fill="auto"/>
          </w:tcPr>
          <w:p w14:paraId="7AAFDAFF" w14:textId="77777777" w:rsidR="00C62B39" w:rsidRPr="002915B7" w:rsidRDefault="00C62B39" w:rsidP="003F6AB2">
            <w:pPr>
              <w:pStyle w:val="Compact"/>
              <w:spacing w:line="480" w:lineRule="auto"/>
            </w:pPr>
            <w:r w:rsidRPr="002915B7">
              <w:rPr>
                <w:rFonts w:ascii="Calibri Light" w:hAnsi="Calibri Light" w:cs="Calibri Light"/>
                <w:sz w:val="18"/>
                <w:szCs w:val="18"/>
              </w:rPr>
              <w:t>Cygnus olor</w:t>
            </w:r>
          </w:p>
        </w:tc>
      </w:tr>
      <w:tr w:rsidR="00C62B39" w:rsidRPr="002915B7" w14:paraId="2BBC4C64" w14:textId="77777777">
        <w:tc>
          <w:tcPr>
            <w:tcW w:w="1962" w:type="dxa"/>
            <w:shd w:val="clear" w:color="auto" w:fill="auto"/>
          </w:tcPr>
          <w:p w14:paraId="625D2E0B" w14:textId="77777777" w:rsidR="00C62B39" w:rsidRPr="002915B7" w:rsidRDefault="00C62B39" w:rsidP="003F6AB2">
            <w:pPr>
              <w:pStyle w:val="Compact"/>
              <w:spacing w:line="480" w:lineRule="auto"/>
            </w:pPr>
            <w:r w:rsidRPr="002915B7">
              <w:rPr>
                <w:rFonts w:ascii="Calibri Light" w:hAnsi="Calibri Light" w:cs="Calibri Light"/>
                <w:sz w:val="18"/>
                <w:szCs w:val="18"/>
              </w:rPr>
              <w:t>Delichon urbica</w:t>
            </w:r>
          </w:p>
        </w:tc>
      </w:tr>
      <w:tr w:rsidR="00C62B39" w:rsidRPr="002915B7" w14:paraId="21CE50FD" w14:textId="77777777">
        <w:tc>
          <w:tcPr>
            <w:tcW w:w="1962" w:type="dxa"/>
            <w:shd w:val="clear" w:color="auto" w:fill="auto"/>
          </w:tcPr>
          <w:p w14:paraId="71CB5D7C" w14:textId="77777777" w:rsidR="00C62B39" w:rsidRPr="002915B7" w:rsidRDefault="00C62B39" w:rsidP="003F6AB2">
            <w:pPr>
              <w:pStyle w:val="Compact"/>
              <w:spacing w:line="480" w:lineRule="auto"/>
            </w:pPr>
            <w:r w:rsidRPr="002915B7">
              <w:rPr>
                <w:rFonts w:ascii="Calibri Light" w:hAnsi="Calibri Light" w:cs="Calibri Light"/>
                <w:sz w:val="18"/>
                <w:szCs w:val="18"/>
              </w:rPr>
              <w:t>Dendrocopos leucotos</w:t>
            </w:r>
          </w:p>
        </w:tc>
      </w:tr>
      <w:tr w:rsidR="00C62B39" w:rsidRPr="002915B7" w14:paraId="0F885639" w14:textId="77777777">
        <w:tc>
          <w:tcPr>
            <w:tcW w:w="1962" w:type="dxa"/>
            <w:shd w:val="clear" w:color="auto" w:fill="auto"/>
          </w:tcPr>
          <w:p w14:paraId="0305C5F7" w14:textId="77777777" w:rsidR="00C62B39" w:rsidRPr="002915B7" w:rsidRDefault="00C62B39" w:rsidP="003F6AB2">
            <w:pPr>
              <w:pStyle w:val="Compact"/>
              <w:spacing w:line="480" w:lineRule="auto"/>
            </w:pPr>
            <w:r w:rsidRPr="002915B7">
              <w:rPr>
                <w:rFonts w:ascii="Calibri Light" w:hAnsi="Calibri Light" w:cs="Calibri Light"/>
                <w:sz w:val="18"/>
                <w:szCs w:val="18"/>
              </w:rPr>
              <w:t>Dendrocopos major</w:t>
            </w:r>
          </w:p>
        </w:tc>
      </w:tr>
      <w:tr w:rsidR="00C62B39" w:rsidRPr="002915B7" w14:paraId="1B1ED00C" w14:textId="77777777">
        <w:tc>
          <w:tcPr>
            <w:tcW w:w="1962" w:type="dxa"/>
            <w:shd w:val="clear" w:color="auto" w:fill="auto"/>
          </w:tcPr>
          <w:p w14:paraId="7C6072BE" w14:textId="77777777" w:rsidR="00C62B39" w:rsidRPr="002915B7" w:rsidRDefault="00C62B39" w:rsidP="003F6AB2">
            <w:pPr>
              <w:pStyle w:val="Compact"/>
              <w:spacing w:line="480" w:lineRule="auto"/>
            </w:pPr>
            <w:r w:rsidRPr="002915B7">
              <w:rPr>
                <w:rFonts w:ascii="Calibri Light" w:hAnsi="Calibri Light" w:cs="Calibri Light"/>
                <w:sz w:val="18"/>
                <w:szCs w:val="18"/>
              </w:rPr>
              <w:t>Dendrocopos medius</w:t>
            </w:r>
          </w:p>
        </w:tc>
      </w:tr>
      <w:tr w:rsidR="00C62B39" w:rsidRPr="002915B7" w14:paraId="52B5C346" w14:textId="77777777">
        <w:tc>
          <w:tcPr>
            <w:tcW w:w="1962" w:type="dxa"/>
            <w:shd w:val="clear" w:color="auto" w:fill="auto"/>
          </w:tcPr>
          <w:p w14:paraId="08201AEE" w14:textId="77777777" w:rsidR="00C62B39" w:rsidRPr="002915B7" w:rsidRDefault="00C62B39" w:rsidP="003F6AB2">
            <w:pPr>
              <w:pStyle w:val="Compact"/>
              <w:spacing w:line="480" w:lineRule="auto"/>
            </w:pPr>
            <w:r w:rsidRPr="002915B7">
              <w:rPr>
                <w:rFonts w:ascii="Calibri Light" w:hAnsi="Calibri Light" w:cs="Calibri Light"/>
                <w:sz w:val="18"/>
                <w:szCs w:val="18"/>
              </w:rPr>
              <w:t>Dendrocopos minor</w:t>
            </w:r>
          </w:p>
        </w:tc>
      </w:tr>
      <w:tr w:rsidR="00C62B39" w:rsidRPr="002915B7" w14:paraId="08AD18CB" w14:textId="77777777">
        <w:tc>
          <w:tcPr>
            <w:tcW w:w="1962" w:type="dxa"/>
            <w:shd w:val="clear" w:color="auto" w:fill="auto"/>
          </w:tcPr>
          <w:p w14:paraId="221131B8" w14:textId="77777777" w:rsidR="00C62B39" w:rsidRPr="002915B7" w:rsidRDefault="00C62B39" w:rsidP="003F6AB2">
            <w:pPr>
              <w:pStyle w:val="Compact"/>
              <w:spacing w:line="480" w:lineRule="auto"/>
            </w:pPr>
            <w:r w:rsidRPr="002915B7">
              <w:rPr>
                <w:rFonts w:ascii="Calibri Light" w:hAnsi="Calibri Light" w:cs="Calibri Light"/>
                <w:sz w:val="18"/>
                <w:szCs w:val="18"/>
              </w:rPr>
              <w:t>Dendrocopos syriacus</w:t>
            </w:r>
          </w:p>
        </w:tc>
      </w:tr>
      <w:tr w:rsidR="00C62B39" w:rsidRPr="002915B7" w14:paraId="633E7446" w14:textId="77777777">
        <w:tc>
          <w:tcPr>
            <w:tcW w:w="1962" w:type="dxa"/>
            <w:shd w:val="clear" w:color="auto" w:fill="auto"/>
          </w:tcPr>
          <w:p w14:paraId="739CD904" w14:textId="77777777" w:rsidR="00C62B39" w:rsidRPr="002915B7" w:rsidRDefault="00C62B39" w:rsidP="003F6AB2">
            <w:pPr>
              <w:pStyle w:val="Compact"/>
              <w:spacing w:line="480" w:lineRule="auto"/>
            </w:pPr>
            <w:r w:rsidRPr="002915B7">
              <w:rPr>
                <w:rFonts w:ascii="Calibri Light" w:hAnsi="Calibri Light" w:cs="Calibri Light"/>
                <w:sz w:val="18"/>
                <w:szCs w:val="18"/>
              </w:rPr>
              <w:t>Dryocopus martius</w:t>
            </w:r>
          </w:p>
        </w:tc>
      </w:tr>
      <w:tr w:rsidR="00C62B39" w:rsidRPr="002915B7" w14:paraId="7F8A3C51" w14:textId="77777777">
        <w:tc>
          <w:tcPr>
            <w:tcW w:w="1962" w:type="dxa"/>
            <w:shd w:val="clear" w:color="auto" w:fill="auto"/>
          </w:tcPr>
          <w:p w14:paraId="6DFF8B27" w14:textId="77777777" w:rsidR="00C62B39" w:rsidRPr="002915B7" w:rsidRDefault="00C62B39" w:rsidP="003F6AB2">
            <w:pPr>
              <w:pStyle w:val="Compact"/>
              <w:spacing w:line="480" w:lineRule="auto"/>
            </w:pPr>
            <w:r w:rsidRPr="002915B7">
              <w:rPr>
                <w:rFonts w:ascii="Calibri Light" w:hAnsi="Calibri Light" w:cs="Calibri Light"/>
                <w:sz w:val="18"/>
                <w:szCs w:val="18"/>
              </w:rPr>
              <w:t>Egretta alba</w:t>
            </w:r>
          </w:p>
        </w:tc>
      </w:tr>
      <w:tr w:rsidR="00C62B39" w:rsidRPr="002915B7" w14:paraId="258FB6C1" w14:textId="77777777">
        <w:tc>
          <w:tcPr>
            <w:tcW w:w="1962" w:type="dxa"/>
            <w:shd w:val="clear" w:color="auto" w:fill="auto"/>
          </w:tcPr>
          <w:p w14:paraId="7538F804" w14:textId="77777777" w:rsidR="00C62B39" w:rsidRPr="002915B7" w:rsidRDefault="00C62B39" w:rsidP="003F6AB2">
            <w:pPr>
              <w:pStyle w:val="Compact"/>
              <w:spacing w:line="480" w:lineRule="auto"/>
            </w:pPr>
            <w:r w:rsidRPr="002915B7">
              <w:rPr>
                <w:rFonts w:ascii="Calibri Light" w:hAnsi="Calibri Light" w:cs="Calibri Light"/>
                <w:sz w:val="18"/>
                <w:szCs w:val="18"/>
              </w:rPr>
              <w:t>Egretta garzetta</w:t>
            </w:r>
          </w:p>
        </w:tc>
      </w:tr>
      <w:tr w:rsidR="00C62B39" w:rsidRPr="002915B7" w14:paraId="08DF1238" w14:textId="77777777">
        <w:tc>
          <w:tcPr>
            <w:tcW w:w="1962" w:type="dxa"/>
            <w:shd w:val="clear" w:color="auto" w:fill="auto"/>
          </w:tcPr>
          <w:p w14:paraId="1562C2FD" w14:textId="77777777" w:rsidR="00C62B39" w:rsidRPr="002915B7" w:rsidRDefault="00C62B39" w:rsidP="003F6AB2">
            <w:pPr>
              <w:pStyle w:val="Compact"/>
              <w:spacing w:line="480" w:lineRule="auto"/>
            </w:pPr>
            <w:r w:rsidRPr="002915B7">
              <w:rPr>
                <w:rFonts w:ascii="Calibri Light" w:hAnsi="Calibri Light" w:cs="Calibri Light"/>
                <w:sz w:val="18"/>
                <w:szCs w:val="18"/>
              </w:rPr>
              <w:t>Elanus caeruleus</w:t>
            </w:r>
          </w:p>
        </w:tc>
      </w:tr>
      <w:tr w:rsidR="00C62B39" w:rsidRPr="002915B7" w14:paraId="2A247626" w14:textId="77777777">
        <w:tc>
          <w:tcPr>
            <w:tcW w:w="1962" w:type="dxa"/>
            <w:shd w:val="clear" w:color="auto" w:fill="auto"/>
          </w:tcPr>
          <w:p w14:paraId="70CAAB8F"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aureola</w:t>
            </w:r>
          </w:p>
        </w:tc>
      </w:tr>
      <w:tr w:rsidR="00C62B39" w:rsidRPr="002915B7" w14:paraId="3D652F10" w14:textId="77777777">
        <w:tc>
          <w:tcPr>
            <w:tcW w:w="1962" w:type="dxa"/>
            <w:shd w:val="clear" w:color="auto" w:fill="auto"/>
          </w:tcPr>
          <w:p w14:paraId="53D56A8B"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caesia</w:t>
            </w:r>
          </w:p>
        </w:tc>
      </w:tr>
      <w:tr w:rsidR="00C62B39" w:rsidRPr="002915B7" w14:paraId="2A73F642" w14:textId="77777777">
        <w:tc>
          <w:tcPr>
            <w:tcW w:w="1962" w:type="dxa"/>
            <w:shd w:val="clear" w:color="auto" w:fill="auto"/>
          </w:tcPr>
          <w:p w14:paraId="6DCB471C"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cia</w:t>
            </w:r>
          </w:p>
        </w:tc>
      </w:tr>
      <w:tr w:rsidR="00C62B39" w:rsidRPr="002915B7" w14:paraId="4B7511A3" w14:textId="77777777">
        <w:tc>
          <w:tcPr>
            <w:tcW w:w="1962" w:type="dxa"/>
            <w:shd w:val="clear" w:color="auto" w:fill="auto"/>
          </w:tcPr>
          <w:p w14:paraId="3DBB09D5"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cineracea</w:t>
            </w:r>
          </w:p>
        </w:tc>
      </w:tr>
      <w:tr w:rsidR="00C62B39" w:rsidRPr="002915B7" w14:paraId="5A47DE04" w14:textId="77777777">
        <w:tc>
          <w:tcPr>
            <w:tcW w:w="1962" w:type="dxa"/>
            <w:shd w:val="clear" w:color="auto" w:fill="auto"/>
          </w:tcPr>
          <w:p w14:paraId="65326B36"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cirlus</w:t>
            </w:r>
          </w:p>
        </w:tc>
      </w:tr>
      <w:tr w:rsidR="00C62B39" w:rsidRPr="002915B7" w14:paraId="053177F3" w14:textId="77777777">
        <w:tc>
          <w:tcPr>
            <w:tcW w:w="1962" w:type="dxa"/>
            <w:shd w:val="clear" w:color="auto" w:fill="auto"/>
          </w:tcPr>
          <w:p w14:paraId="121D32C5"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citrinella</w:t>
            </w:r>
          </w:p>
        </w:tc>
      </w:tr>
      <w:tr w:rsidR="00C62B39" w:rsidRPr="002915B7" w14:paraId="2AACD702" w14:textId="77777777">
        <w:tc>
          <w:tcPr>
            <w:tcW w:w="1962" w:type="dxa"/>
            <w:shd w:val="clear" w:color="auto" w:fill="auto"/>
          </w:tcPr>
          <w:p w14:paraId="55D36A96"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hortulana</w:t>
            </w:r>
          </w:p>
        </w:tc>
      </w:tr>
      <w:tr w:rsidR="00C62B39" w:rsidRPr="002915B7" w14:paraId="64AA4FA0" w14:textId="77777777">
        <w:tc>
          <w:tcPr>
            <w:tcW w:w="1962" w:type="dxa"/>
            <w:shd w:val="clear" w:color="auto" w:fill="auto"/>
          </w:tcPr>
          <w:p w14:paraId="43C12B63"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melanocephala</w:t>
            </w:r>
          </w:p>
        </w:tc>
      </w:tr>
      <w:tr w:rsidR="00C62B39" w:rsidRPr="002915B7" w14:paraId="2A730F6A" w14:textId="77777777">
        <w:tc>
          <w:tcPr>
            <w:tcW w:w="1962" w:type="dxa"/>
            <w:shd w:val="clear" w:color="auto" w:fill="auto"/>
          </w:tcPr>
          <w:p w14:paraId="74BDA515"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pusilla</w:t>
            </w:r>
          </w:p>
        </w:tc>
      </w:tr>
      <w:tr w:rsidR="00C62B39" w:rsidRPr="002915B7" w14:paraId="2EBCC7F0" w14:textId="77777777">
        <w:tc>
          <w:tcPr>
            <w:tcW w:w="1962" w:type="dxa"/>
            <w:shd w:val="clear" w:color="auto" w:fill="auto"/>
          </w:tcPr>
          <w:p w14:paraId="1B2327DB"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rustica</w:t>
            </w:r>
          </w:p>
        </w:tc>
      </w:tr>
      <w:tr w:rsidR="00C62B39" w:rsidRPr="002915B7" w14:paraId="43665C10" w14:textId="77777777">
        <w:tc>
          <w:tcPr>
            <w:tcW w:w="1962" w:type="dxa"/>
            <w:shd w:val="clear" w:color="auto" w:fill="auto"/>
          </w:tcPr>
          <w:p w14:paraId="1B4F11B0"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schoeniclus</w:t>
            </w:r>
          </w:p>
        </w:tc>
      </w:tr>
      <w:tr w:rsidR="00C62B39" w:rsidRPr="002915B7" w14:paraId="534003C1" w14:textId="77777777">
        <w:tc>
          <w:tcPr>
            <w:tcW w:w="1962" w:type="dxa"/>
            <w:shd w:val="clear" w:color="auto" w:fill="auto"/>
          </w:tcPr>
          <w:p w14:paraId="48E6A475" w14:textId="77777777" w:rsidR="00C62B39" w:rsidRPr="002915B7" w:rsidRDefault="00C62B39" w:rsidP="003F6AB2">
            <w:pPr>
              <w:pStyle w:val="Compact"/>
              <w:spacing w:line="480" w:lineRule="auto"/>
            </w:pPr>
            <w:r w:rsidRPr="002915B7">
              <w:rPr>
                <w:rFonts w:ascii="Calibri Light" w:hAnsi="Calibri Light" w:cs="Calibri Light"/>
                <w:sz w:val="18"/>
                <w:szCs w:val="18"/>
              </w:rPr>
              <w:t>Eremophila alpestris</w:t>
            </w:r>
          </w:p>
        </w:tc>
      </w:tr>
      <w:tr w:rsidR="00C62B39" w:rsidRPr="002915B7" w14:paraId="0ACFFA66" w14:textId="77777777">
        <w:tc>
          <w:tcPr>
            <w:tcW w:w="1962" w:type="dxa"/>
            <w:shd w:val="clear" w:color="auto" w:fill="auto"/>
          </w:tcPr>
          <w:p w14:paraId="59DCE87D" w14:textId="77777777" w:rsidR="00C62B39" w:rsidRPr="002915B7" w:rsidRDefault="00C62B39" w:rsidP="003F6AB2">
            <w:pPr>
              <w:pStyle w:val="Compact"/>
              <w:spacing w:line="480" w:lineRule="auto"/>
            </w:pPr>
            <w:r w:rsidRPr="002915B7">
              <w:rPr>
                <w:rFonts w:ascii="Calibri Light" w:hAnsi="Calibri Light" w:cs="Calibri Light"/>
                <w:sz w:val="18"/>
                <w:szCs w:val="18"/>
              </w:rPr>
              <w:t>Erithacus rubecula</w:t>
            </w:r>
          </w:p>
        </w:tc>
      </w:tr>
      <w:tr w:rsidR="00C62B39" w:rsidRPr="002915B7" w14:paraId="2D206B98" w14:textId="77777777">
        <w:tc>
          <w:tcPr>
            <w:tcW w:w="1962" w:type="dxa"/>
            <w:shd w:val="clear" w:color="auto" w:fill="auto"/>
          </w:tcPr>
          <w:p w14:paraId="67C5DF9D" w14:textId="77777777" w:rsidR="00C62B39" w:rsidRPr="002915B7" w:rsidRDefault="00C62B39" w:rsidP="003F6AB2">
            <w:pPr>
              <w:pStyle w:val="Compact"/>
              <w:spacing w:line="480" w:lineRule="auto"/>
            </w:pPr>
            <w:r w:rsidRPr="002915B7">
              <w:rPr>
                <w:rFonts w:ascii="Calibri Light" w:hAnsi="Calibri Light" w:cs="Calibri Light"/>
                <w:sz w:val="18"/>
                <w:szCs w:val="18"/>
              </w:rPr>
              <w:t>Falco biarmicus</w:t>
            </w:r>
          </w:p>
        </w:tc>
      </w:tr>
      <w:tr w:rsidR="00C62B39" w:rsidRPr="002915B7" w14:paraId="7073F27C" w14:textId="77777777">
        <w:tc>
          <w:tcPr>
            <w:tcW w:w="1962" w:type="dxa"/>
            <w:shd w:val="clear" w:color="auto" w:fill="auto"/>
          </w:tcPr>
          <w:p w14:paraId="4FCC6CBA" w14:textId="77777777" w:rsidR="00C62B39" w:rsidRPr="002915B7" w:rsidRDefault="00C62B39" w:rsidP="003F6AB2">
            <w:pPr>
              <w:pStyle w:val="Compact"/>
              <w:spacing w:line="480" w:lineRule="auto"/>
            </w:pPr>
            <w:r w:rsidRPr="002915B7">
              <w:rPr>
                <w:rFonts w:ascii="Calibri Light" w:hAnsi="Calibri Light" w:cs="Calibri Light"/>
                <w:sz w:val="18"/>
                <w:szCs w:val="18"/>
              </w:rPr>
              <w:t>Falco cherrug</w:t>
            </w:r>
          </w:p>
        </w:tc>
      </w:tr>
      <w:tr w:rsidR="00C62B39" w:rsidRPr="002915B7" w14:paraId="16AB9FA8" w14:textId="77777777">
        <w:tc>
          <w:tcPr>
            <w:tcW w:w="1962" w:type="dxa"/>
            <w:shd w:val="clear" w:color="auto" w:fill="auto"/>
          </w:tcPr>
          <w:p w14:paraId="2B2A73DD" w14:textId="77777777" w:rsidR="00C62B39" w:rsidRPr="002915B7" w:rsidRDefault="00C62B39" w:rsidP="003F6AB2">
            <w:pPr>
              <w:pStyle w:val="Compact"/>
              <w:spacing w:line="480" w:lineRule="auto"/>
            </w:pPr>
            <w:r w:rsidRPr="002915B7">
              <w:rPr>
                <w:rFonts w:ascii="Calibri Light" w:hAnsi="Calibri Light" w:cs="Calibri Light"/>
                <w:sz w:val="18"/>
                <w:szCs w:val="18"/>
              </w:rPr>
              <w:t>Falco columbarius</w:t>
            </w:r>
          </w:p>
        </w:tc>
      </w:tr>
      <w:tr w:rsidR="00C62B39" w:rsidRPr="002915B7" w14:paraId="3C2282EC" w14:textId="77777777">
        <w:tc>
          <w:tcPr>
            <w:tcW w:w="1962" w:type="dxa"/>
            <w:shd w:val="clear" w:color="auto" w:fill="auto"/>
          </w:tcPr>
          <w:p w14:paraId="5118B69D" w14:textId="77777777" w:rsidR="00C62B39" w:rsidRPr="002915B7" w:rsidRDefault="00C62B39" w:rsidP="003F6AB2">
            <w:pPr>
              <w:pStyle w:val="Compact"/>
              <w:spacing w:line="480" w:lineRule="auto"/>
            </w:pPr>
            <w:r w:rsidRPr="002915B7">
              <w:rPr>
                <w:rFonts w:ascii="Calibri Light" w:hAnsi="Calibri Light" w:cs="Calibri Light"/>
                <w:sz w:val="18"/>
                <w:szCs w:val="18"/>
              </w:rPr>
              <w:t>Falco eleonorae</w:t>
            </w:r>
          </w:p>
        </w:tc>
      </w:tr>
      <w:tr w:rsidR="00C62B39" w:rsidRPr="002915B7" w14:paraId="508FE0D8" w14:textId="77777777">
        <w:tc>
          <w:tcPr>
            <w:tcW w:w="1962" w:type="dxa"/>
            <w:shd w:val="clear" w:color="auto" w:fill="auto"/>
          </w:tcPr>
          <w:p w14:paraId="13056211" w14:textId="77777777" w:rsidR="00C62B39" w:rsidRPr="002915B7" w:rsidRDefault="00C62B39" w:rsidP="003F6AB2">
            <w:pPr>
              <w:pStyle w:val="Compact"/>
              <w:spacing w:line="480" w:lineRule="auto"/>
            </w:pPr>
            <w:r w:rsidRPr="002915B7">
              <w:rPr>
                <w:rFonts w:ascii="Calibri Light" w:hAnsi="Calibri Light" w:cs="Calibri Light"/>
                <w:sz w:val="18"/>
                <w:szCs w:val="18"/>
              </w:rPr>
              <w:t>Falco naumanni</w:t>
            </w:r>
          </w:p>
        </w:tc>
      </w:tr>
      <w:tr w:rsidR="00C62B39" w:rsidRPr="002915B7" w14:paraId="4B777180" w14:textId="77777777">
        <w:tc>
          <w:tcPr>
            <w:tcW w:w="1962" w:type="dxa"/>
            <w:shd w:val="clear" w:color="auto" w:fill="auto"/>
          </w:tcPr>
          <w:p w14:paraId="3AB1A0ED" w14:textId="77777777" w:rsidR="00C62B39" w:rsidRPr="002915B7" w:rsidRDefault="00C62B39" w:rsidP="003F6AB2">
            <w:pPr>
              <w:pStyle w:val="Compact"/>
              <w:spacing w:line="480" w:lineRule="auto"/>
            </w:pPr>
            <w:r w:rsidRPr="002915B7">
              <w:rPr>
                <w:rFonts w:ascii="Calibri Light" w:hAnsi="Calibri Light" w:cs="Calibri Light"/>
                <w:sz w:val="18"/>
                <w:szCs w:val="18"/>
              </w:rPr>
              <w:t>Falco peregrinus</w:t>
            </w:r>
          </w:p>
        </w:tc>
      </w:tr>
      <w:tr w:rsidR="00C62B39" w:rsidRPr="002915B7" w14:paraId="7307F475" w14:textId="77777777">
        <w:tc>
          <w:tcPr>
            <w:tcW w:w="1962" w:type="dxa"/>
            <w:shd w:val="clear" w:color="auto" w:fill="auto"/>
          </w:tcPr>
          <w:p w14:paraId="404A0754" w14:textId="77777777" w:rsidR="00C62B39" w:rsidRPr="002915B7" w:rsidRDefault="00C62B39" w:rsidP="003F6AB2">
            <w:pPr>
              <w:pStyle w:val="Compact"/>
              <w:spacing w:line="480" w:lineRule="auto"/>
            </w:pPr>
            <w:r w:rsidRPr="002915B7">
              <w:rPr>
                <w:rFonts w:ascii="Calibri Light" w:hAnsi="Calibri Light" w:cs="Calibri Light"/>
                <w:sz w:val="18"/>
                <w:szCs w:val="18"/>
              </w:rPr>
              <w:t>Falco rusticolus</w:t>
            </w:r>
          </w:p>
        </w:tc>
      </w:tr>
      <w:tr w:rsidR="00C62B39" w:rsidRPr="002915B7" w14:paraId="3A420888" w14:textId="77777777">
        <w:tc>
          <w:tcPr>
            <w:tcW w:w="1962" w:type="dxa"/>
            <w:shd w:val="clear" w:color="auto" w:fill="auto"/>
          </w:tcPr>
          <w:p w14:paraId="133A2FA2" w14:textId="77777777" w:rsidR="00C62B39" w:rsidRPr="002915B7" w:rsidRDefault="00C62B39" w:rsidP="003F6AB2">
            <w:pPr>
              <w:pStyle w:val="Compact"/>
              <w:spacing w:line="480" w:lineRule="auto"/>
            </w:pPr>
            <w:r w:rsidRPr="002915B7">
              <w:rPr>
                <w:rFonts w:ascii="Calibri Light" w:hAnsi="Calibri Light" w:cs="Calibri Light"/>
                <w:sz w:val="18"/>
                <w:szCs w:val="18"/>
              </w:rPr>
              <w:t>Falco subbuteo</w:t>
            </w:r>
          </w:p>
        </w:tc>
      </w:tr>
      <w:tr w:rsidR="00C62B39" w:rsidRPr="002915B7" w14:paraId="5B998ED3" w14:textId="77777777">
        <w:tc>
          <w:tcPr>
            <w:tcW w:w="1962" w:type="dxa"/>
            <w:shd w:val="clear" w:color="auto" w:fill="auto"/>
          </w:tcPr>
          <w:p w14:paraId="124E2978" w14:textId="77777777" w:rsidR="00C62B39" w:rsidRPr="002915B7" w:rsidRDefault="00C62B39" w:rsidP="003F6AB2">
            <w:pPr>
              <w:pStyle w:val="Compact"/>
              <w:spacing w:line="480" w:lineRule="auto"/>
            </w:pPr>
            <w:r w:rsidRPr="002915B7">
              <w:rPr>
                <w:rFonts w:ascii="Calibri Light" w:hAnsi="Calibri Light" w:cs="Calibri Light"/>
                <w:sz w:val="18"/>
                <w:szCs w:val="18"/>
              </w:rPr>
              <w:t>Falco tinnunculus</w:t>
            </w:r>
          </w:p>
        </w:tc>
      </w:tr>
      <w:tr w:rsidR="00C62B39" w:rsidRPr="002915B7" w14:paraId="4FE824A9" w14:textId="77777777">
        <w:tc>
          <w:tcPr>
            <w:tcW w:w="1962" w:type="dxa"/>
            <w:shd w:val="clear" w:color="auto" w:fill="auto"/>
          </w:tcPr>
          <w:p w14:paraId="2D091144" w14:textId="77777777" w:rsidR="00C62B39" w:rsidRPr="002915B7" w:rsidRDefault="00C62B39" w:rsidP="003F6AB2">
            <w:pPr>
              <w:pStyle w:val="Compact"/>
              <w:spacing w:line="480" w:lineRule="auto"/>
            </w:pPr>
            <w:r w:rsidRPr="002915B7">
              <w:rPr>
                <w:rFonts w:ascii="Calibri Light" w:hAnsi="Calibri Light" w:cs="Calibri Light"/>
                <w:sz w:val="18"/>
                <w:szCs w:val="18"/>
              </w:rPr>
              <w:t>Falco vespertinus</w:t>
            </w:r>
          </w:p>
        </w:tc>
      </w:tr>
      <w:tr w:rsidR="00C62B39" w:rsidRPr="002915B7" w14:paraId="1E8E8B91" w14:textId="77777777">
        <w:tc>
          <w:tcPr>
            <w:tcW w:w="1962" w:type="dxa"/>
            <w:shd w:val="clear" w:color="auto" w:fill="auto"/>
          </w:tcPr>
          <w:p w14:paraId="17D341C3" w14:textId="77777777" w:rsidR="00C62B39" w:rsidRPr="002915B7" w:rsidRDefault="00C62B39" w:rsidP="003F6AB2">
            <w:pPr>
              <w:pStyle w:val="Compact"/>
              <w:spacing w:line="480" w:lineRule="auto"/>
            </w:pPr>
            <w:r w:rsidRPr="002915B7">
              <w:rPr>
                <w:rFonts w:ascii="Calibri Light" w:hAnsi="Calibri Light" w:cs="Calibri Light"/>
                <w:sz w:val="18"/>
                <w:szCs w:val="18"/>
              </w:rPr>
              <w:t>Ficedula albicollis</w:t>
            </w:r>
          </w:p>
        </w:tc>
      </w:tr>
      <w:tr w:rsidR="00C62B39" w:rsidRPr="002915B7" w14:paraId="03CE9332" w14:textId="77777777">
        <w:tc>
          <w:tcPr>
            <w:tcW w:w="1962" w:type="dxa"/>
            <w:shd w:val="clear" w:color="auto" w:fill="auto"/>
          </w:tcPr>
          <w:p w14:paraId="5D8CF637" w14:textId="77777777" w:rsidR="00C62B39" w:rsidRPr="002915B7" w:rsidRDefault="00C62B39" w:rsidP="003F6AB2">
            <w:pPr>
              <w:pStyle w:val="Compact"/>
              <w:spacing w:line="480" w:lineRule="auto"/>
            </w:pPr>
            <w:r w:rsidRPr="002915B7">
              <w:rPr>
                <w:rFonts w:ascii="Calibri Light" w:hAnsi="Calibri Light" w:cs="Calibri Light"/>
                <w:sz w:val="18"/>
                <w:szCs w:val="18"/>
              </w:rPr>
              <w:t>Ficedula hypoleuca</w:t>
            </w:r>
          </w:p>
        </w:tc>
      </w:tr>
      <w:tr w:rsidR="00C62B39" w:rsidRPr="002915B7" w14:paraId="1D6B3DE6" w14:textId="77777777">
        <w:tc>
          <w:tcPr>
            <w:tcW w:w="1962" w:type="dxa"/>
            <w:shd w:val="clear" w:color="auto" w:fill="auto"/>
          </w:tcPr>
          <w:p w14:paraId="26F19844" w14:textId="77777777" w:rsidR="00C62B39" w:rsidRPr="002915B7" w:rsidRDefault="00C62B39" w:rsidP="003F6AB2">
            <w:pPr>
              <w:pStyle w:val="Compact"/>
              <w:spacing w:line="480" w:lineRule="auto"/>
            </w:pPr>
            <w:r w:rsidRPr="002915B7">
              <w:rPr>
                <w:rFonts w:ascii="Calibri Light" w:hAnsi="Calibri Light" w:cs="Calibri Light"/>
                <w:sz w:val="18"/>
                <w:szCs w:val="18"/>
              </w:rPr>
              <w:t>Ficedula parva</w:t>
            </w:r>
          </w:p>
        </w:tc>
      </w:tr>
      <w:tr w:rsidR="00C62B39" w:rsidRPr="002915B7" w14:paraId="46D3C5CA" w14:textId="77777777">
        <w:tc>
          <w:tcPr>
            <w:tcW w:w="1962" w:type="dxa"/>
            <w:shd w:val="clear" w:color="auto" w:fill="auto"/>
          </w:tcPr>
          <w:p w14:paraId="36326830" w14:textId="77777777" w:rsidR="00C62B39" w:rsidRPr="002915B7" w:rsidRDefault="00C62B39" w:rsidP="003F6AB2">
            <w:pPr>
              <w:pStyle w:val="Compact"/>
              <w:spacing w:line="480" w:lineRule="auto"/>
            </w:pPr>
            <w:r w:rsidRPr="002915B7">
              <w:rPr>
                <w:rFonts w:ascii="Calibri Light" w:hAnsi="Calibri Light" w:cs="Calibri Light"/>
                <w:sz w:val="18"/>
                <w:szCs w:val="18"/>
              </w:rPr>
              <w:t>Ficedula semitorquata</w:t>
            </w:r>
          </w:p>
        </w:tc>
      </w:tr>
      <w:tr w:rsidR="00C62B39" w:rsidRPr="002915B7" w14:paraId="5097664D" w14:textId="77777777">
        <w:tc>
          <w:tcPr>
            <w:tcW w:w="1962" w:type="dxa"/>
            <w:shd w:val="clear" w:color="auto" w:fill="auto"/>
          </w:tcPr>
          <w:p w14:paraId="4557B3BE" w14:textId="77777777" w:rsidR="00C62B39" w:rsidRPr="002915B7" w:rsidRDefault="00C62B39" w:rsidP="003F6AB2">
            <w:pPr>
              <w:pStyle w:val="Compact"/>
              <w:spacing w:line="480" w:lineRule="auto"/>
            </w:pPr>
            <w:r w:rsidRPr="002915B7">
              <w:rPr>
                <w:rFonts w:ascii="Calibri Light" w:hAnsi="Calibri Light" w:cs="Calibri Light"/>
                <w:sz w:val="18"/>
                <w:szCs w:val="18"/>
              </w:rPr>
              <w:t>Fratercula arctica</w:t>
            </w:r>
          </w:p>
        </w:tc>
      </w:tr>
      <w:tr w:rsidR="00C62B39" w:rsidRPr="002915B7" w14:paraId="388DEE3F" w14:textId="77777777">
        <w:tc>
          <w:tcPr>
            <w:tcW w:w="1962" w:type="dxa"/>
            <w:shd w:val="clear" w:color="auto" w:fill="auto"/>
          </w:tcPr>
          <w:p w14:paraId="5B3C6F7D" w14:textId="77777777" w:rsidR="00C62B39" w:rsidRPr="002915B7" w:rsidRDefault="00C62B39" w:rsidP="003F6AB2">
            <w:pPr>
              <w:pStyle w:val="Compact"/>
              <w:spacing w:line="480" w:lineRule="auto"/>
            </w:pPr>
            <w:r w:rsidRPr="002915B7">
              <w:rPr>
                <w:rFonts w:ascii="Calibri Light" w:hAnsi="Calibri Light" w:cs="Calibri Light"/>
                <w:sz w:val="18"/>
                <w:szCs w:val="18"/>
              </w:rPr>
              <w:t>Fringilla montifringilla</w:t>
            </w:r>
          </w:p>
        </w:tc>
      </w:tr>
      <w:tr w:rsidR="00C62B39" w:rsidRPr="002915B7" w14:paraId="7F783E60" w14:textId="77777777">
        <w:tc>
          <w:tcPr>
            <w:tcW w:w="1962" w:type="dxa"/>
            <w:shd w:val="clear" w:color="auto" w:fill="auto"/>
          </w:tcPr>
          <w:p w14:paraId="37F9A694" w14:textId="77777777" w:rsidR="00C62B39" w:rsidRPr="002915B7" w:rsidRDefault="00C62B39" w:rsidP="003F6AB2">
            <w:pPr>
              <w:pStyle w:val="Compact"/>
              <w:spacing w:line="480" w:lineRule="auto"/>
            </w:pPr>
            <w:r w:rsidRPr="002915B7">
              <w:rPr>
                <w:rFonts w:ascii="Calibri Light" w:hAnsi="Calibri Light" w:cs="Calibri Light"/>
                <w:sz w:val="18"/>
                <w:szCs w:val="18"/>
              </w:rPr>
              <w:t>Fulica atra</w:t>
            </w:r>
          </w:p>
        </w:tc>
      </w:tr>
      <w:tr w:rsidR="00C62B39" w:rsidRPr="002915B7" w14:paraId="1EE3F878" w14:textId="77777777">
        <w:tc>
          <w:tcPr>
            <w:tcW w:w="1962" w:type="dxa"/>
            <w:shd w:val="clear" w:color="auto" w:fill="auto"/>
          </w:tcPr>
          <w:p w14:paraId="42FDD512" w14:textId="77777777" w:rsidR="00C62B39" w:rsidRPr="002915B7" w:rsidRDefault="00C62B39" w:rsidP="003F6AB2">
            <w:pPr>
              <w:pStyle w:val="Compact"/>
              <w:spacing w:line="480" w:lineRule="auto"/>
            </w:pPr>
            <w:r w:rsidRPr="002915B7">
              <w:rPr>
                <w:rFonts w:ascii="Calibri Light" w:hAnsi="Calibri Light" w:cs="Calibri Light"/>
                <w:sz w:val="18"/>
                <w:szCs w:val="18"/>
              </w:rPr>
              <w:t>Fulica cristata</w:t>
            </w:r>
          </w:p>
        </w:tc>
      </w:tr>
      <w:tr w:rsidR="00C62B39" w:rsidRPr="002915B7" w14:paraId="1E1EC2DB" w14:textId="77777777">
        <w:tc>
          <w:tcPr>
            <w:tcW w:w="1962" w:type="dxa"/>
            <w:shd w:val="clear" w:color="auto" w:fill="auto"/>
          </w:tcPr>
          <w:p w14:paraId="2ABFE0C6" w14:textId="77777777" w:rsidR="00C62B39" w:rsidRPr="002915B7" w:rsidRDefault="00C62B39" w:rsidP="003F6AB2">
            <w:pPr>
              <w:pStyle w:val="Compact"/>
              <w:spacing w:line="480" w:lineRule="auto"/>
            </w:pPr>
            <w:r w:rsidRPr="002915B7">
              <w:rPr>
                <w:rFonts w:ascii="Calibri Light" w:hAnsi="Calibri Light" w:cs="Calibri Light"/>
                <w:sz w:val="18"/>
                <w:szCs w:val="18"/>
              </w:rPr>
              <w:t>Fulmarus glacialis</w:t>
            </w:r>
          </w:p>
        </w:tc>
      </w:tr>
      <w:tr w:rsidR="00C62B39" w:rsidRPr="002915B7" w14:paraId="5687A480" w14:textId="77777777">
        <w:tc>
          <w:tcPr>
            <w:tcW w:w="1962" w:type="dxa"/>
            <w:shd w:val="clear" w:color="auto" w:fill="auto"/>
          </w:tcPr>
          <w:p w14:paraId="1D260482" w14:textId="77777777" w:rsidR="00C62B39" w:rsidRPr="002915B7" w:rsidRDefault="00C62B39" w:rsidP="003F6AB2">
            <w:pPr>
              <w:pStyle w:val="Compact"/>
              <w:spacing w:line="480" w:lineRule="auto"/>
            </w:pPr>
            <w:r w:rsidRPr="002915B7">
              <w:rPr>
                <w:rFonts w:ascii="Calibri Light" w:hAnsi="Calibri Light" w:cs="Calibri Light"/>
                <w:sz w:val="18"/>
                <w:szCs w:val="18"/>
              </w:rPr>
              <w:t>Galerida cristata</w:t>
            </w:r>
          </w:p>
        </w:tc>
      </w:tr>
      <w:tr w:rsidR="00C62B39" w:rsidRPr="002915B7" w14:paraId="28581D94" w14:textId="77777777">
        <w:tc>
          <w:tcPr>
            <w:tcW w:w="1962" w:type="dxa"/>
            <w:shd w:val="clear" w:color="auto" w:fill="auto"/>
          </w:tcPr>
          <w:p w14:paraId="2CBEA1F6" w14:textId="77777777" w:rsidR="00C62B39" w:rsidRPr="002915B7" w:rsidRDefault="00C62B39" w:rsidP="003F6AB2">
            <w:pPr>
              <w:pStyle w:val="Compact"/>
              <w:spacing w:line="480" w:lineRule="auto"/>
            </w:pPr>
            <w:r w:rsidRPr="002915B7">
              <w:rPr>
                <w:rFonts w:ascii="Calibri Light" w:hAnsi="Calibri Light" w:cs="Calibri Light"/>
                <w:sz w:val="18"/>
                <w:szCs w:val="18"/>
              </w:rPr>
              <w:t>Galerida theklae</w:t>
            </w:r>
          </w:p>
        </w:tc>
      </w:tr>
      <w:tr w:rsidR="00C62B39" w:rsidRPr="002915B7" w14:paraId="071AC083" w14:textId="77777777">
        <w:tc>
          <w:tcPr>
            <w:tcW w:w="1962" w:type="dxa"/>
            <w:shd w:val="clear" w:color="auto" w:fill="auto"/>
          </w:tcPr>
          <w:p w14:paraId="57738DFB" w14:textId="77777777" w:rsidR="00C62B39" w:rsidRPr="002915B7" w:rsidRDefault="00C62B39" w:rsidP="003F6AB2">
            <w:pPr>
              <w:pStyle w:val="Compact"/>
              <w:spacing w:line="480" w:lineRule="auto"/>
            </w:pPr>
            <w:r w:rsidRPr="002915B7">
              <w:rPr>
                <w:rFonts w:ascii="Calibri Light" w:hAnsi="Calibri Light" w:cs="Calibri Light"/>
                <w:sz w:val="18"/>
                <w:szCs w:val="18"/>
              </w:rPr>
              <w:t>Gallinago gallinago</w:t>
            </w:r>
          </w:p>
        </w:tc>
      </w:tr>
      <w:tr w:rsidR="00C62B39" w:rsidRPr="002915B7" w14:paraId="54BA2F88" w14:textId="77777777">
        <w:tc>
          <w:tcPr>
            <w:tcW w:w="1962" w:type="dxa"/>
            <w:shd w:val="clear" w:color="auto" w:fill="auto"/>
          </w:tcPr>
          <w:p w14:paraId="28580B67" w14:textId="77777777" w:rsidR="00C62B39" w:rsidRPr="002915B7" w:rsidRDefault="00C62B39" w:rsidP="003F6AB2">
            <w:pPr>
              <w:pStyle w:val="Compact"/>
              <w:spacing w:line="480" w:lineRule="auto"/>
            </w:pPr>
            <w:r w:rsidRPr="002915B7">
              <w:rPr>
                <w:rFonts w:ascii="Calibri Light" w:hAnsi="Calibri Light" w:cs="Calibri Light"/>
                <w:sz w:val="18"/>
                <w:szCs w:val="18"/>
              </w:rPr>
              <w:t>Gallinago media</w:t>
            </w:r>
          </w:p>
        </w:tc>
      </w:tr>
      <w:tr w:rsidR="00C62B39" w:rsidRPr="002915B7" w14:paraId="6FE982C6" w14:textId="77777777">
        <w:tc>
          <w:tcPr>
            <w:tcW w:w="1962" w:type="dxa"/>
            <w:shd w:val="clear" w:color="auto" w:fill="auto"/>
          </w:tcPr>
          <w:p w14:paraId="05BE4854" w14:textId="77777777" w:rsidR="00C62B39" w:rsidRPr="002915B7" w:rsidRDefault="00C62B39" w:rsidP="003F6AB2">
            <w:pPr>
              <w:pStyle w:val="Compact"/>
              <w:spacing w:line="480" w:lineRule="auto"/>
            </w:pPr>
            <w:r w:rsidRPr="002915B7">
              <w:rPr>
                <w:rFonts w:ascii="Calibri Light" w:hAnsi="Calibri Light" w:cs="Calibri Light"/>
                <w:sz w:val="18"/>
                <w:szCs w:val="18"/>
              </w:rPr>
              <w:t>Gallinula chloropus</w:t>
            </w:r>
          </w:p>
        </w:tc>
      </w:tr>
      <w:tr w:rsidR="00C62B39" w:rsidRPr="002915B7" w14:paraId="0D663AF7" w14:textId="77777777">
        <w:tc>
          <w:tcPr>
            <w:tcW w:w="1962" w:type="dxa"/>
            <w:shd w:val="clear" w:color="auto" w:fill="auto"/>
          </w:tcPr>
          <w:p w14:paraId="6C4AD1F9" w14:textId="77777777" w:rsidR="00C62B39" w:rsidRPr="002915B7" w:rsidRDefault="00C62B39" w:rsidP="003F6AB2">
            <w:pPr>
              <w:pStyle w:val="Compact"/>
              <w:spacing w:line="480" w:lineRule="auto"/>
            </w:pPr>
            <w:r w:rsidRPr="002915B7">
              <w:rPr>
                <w:rFonts w:ascii="Calibri Light" w:hAnsi="Calibri Light" w:cs="Calibri Light"/>
                <w:sz w:val="18"/>
                <w:szCs w:val="18"/>
              </w:rPr>
              <w:t>Garrulus glandarius</w:t>
            </w:r>
          </w:p>
        </w:tc>
      </w:tr>
      <w:tr w:rsidR="00C62B39" w:rsidRPr="002915B7" w14:paraId="22D3B760" w14:textId="77777777">
        <w:tc>
          <w:tcPr>
            <w:tcW w:w="1962" w:type="dxa"/>
            <w:shd w:val="clear" w:color="auto" w:fill="auto"/>
          </w:tcPr>
          <w:p w14:paraId="25F0D2CD" w14:textId="77777777" w:rsidR="00C62B39" w:rsidRPr="002915B7" w:rsidRDefault="00C62B39" w:rsidP="003F6AB2">
            <w:pPr>
              <w:pStyle w:val="Compact"/>
              <w:spacing w:line="480" w:lineRule="auto"/>
            </w:pPr>
            <w:r w:rsidRPr="002915B7">
              <w:rPr>
                <w:rFonts w:ascii="Calibri Light" w:hAnsi="Calibri Light" w:cs="Calibri Light"/>
                <w:sz w:val="18"/>
                <w:szCs w:val="18"/>
              </w:rPr>
              <w:t>Gavia arctica</w:t>
            </w:r>
          </w:p>
        </w:tc>
      </w:tr>
      <w:tr w:rsidR="00C62B39" w:rsidRPr="002915B7" w14:paraId="29E9AB97" w14:textId="77777777">
        <w:tc>
          <w:tcPr>
            <w:tcW w:w="1962" w:type="dxa"/>
            <w:shd w:val="clear" w:color="auto" w:fill="auto"/>
          </w:tcPr>
          <w:p w14:paraId="2F2E9A7E" w14:textId="77777777" w:rsidR="00C62B39" w:rsidRPr="002915B7" w:rsidRDefault="00C62B39" w:rsidP="003F6AB2">
            <w:pPr>
              <w:pStyle w:val="Compact"/>
              <w:spacing w:line="480" w:lineRule="auto"/>
            </w:pPr>
            <w:r w:rsidRPr="002915B7">
              <w:rPr>
                <w:rFonts w:ascii="Calibri Light" w:hAnsi="Calibri Light" w:cs="Calibri Light"/>
                <w:sz w:val="18"/>
                <w:szCs w:val="18"/>
              </w:rPr>
              <w:t>Gavia immer</w:t>
            </w:r>
          </w:p>
        </w:tc>
      </w:tr>
      <w:tr w:rsidR="00C62B39" w:rsidRPr="002915B7" w14:paraId="3B309B19" w14:textId="77777777">
        <w:tc>
          <w:tcPr>
            <w:tcW w:w="1962" w:type="dxa"/>
            <w:shd w:val="clear" w:color="auto" w:fill="auto"/>
          </w:tcPr>
          <w:p w14:paraId="04689534" w14:textId="77777777" w:rsidR="00C62B39" w:rsidRPr="002915B7" w:rsidRDefault="00C62B39" w:rsidP="003F6AB2">
            <w:pPr>
              <w:pStyle w:val="Compact"/>
              <w:spacing w:line="480" w:lineRule="auto"/>
            </w:pPr>
            <w:r w:rsidRPr="002915B7">
              <w:rPr>
                <w:rFonts w:ascii="Calibri Light" w:hAnsi="Calibri Light" w:cs="Calibri Light"/>
                <w:sz w:val="18"/>
                <w:szCs w:val="18"/>
              </w:rPr>
              <w:t>Gavia stellata</w:t>
            </w:r>
          </w:p>
        </w:tc>
      </w:tr>
      <w:tr w:rsidR="00C62B39" w:rsidRPr="002915B7" w14:paraId="641E7FE9" w14:textId="77777777">
        <w:tc>
          <w:tcPr>
            <w:tcW w:w="1962" w:type="dxa"/>
            <w:shd w:val="clear" w:color="auto" w:fill="auto"/>
          </w:tcPr>
          <w:p w14:paraId="52BAD231" w14:textId="77777777" w:rsidR="00C62B39" w:rsidRPr="002915B7" w:rsidRDefault="00C62B39" w:rsidP="003F6AB2">
            <w:pPr>
              <w:pStyle w:val="Compact"/>
              <w:spacing w:line="480" w:lineRule="auto"/>
            </w:pPr>
            <w:r w:rsidRPr="002915B7">
              <w:rPr>
                <w:rFonts w:ascii="Calibri Light" w:hAnsi="Calibri Light" w:cs="Calibri Light"/>
                <w:sz w:val="18"/>
                <w:szCs w:val="18"/>
              </w:rPr>
              <w:t>Gelochelidon nilotica</w:t>
            </w:r>
          </w:p>
        </w:tc>
      </w:tr>
      <w:tr w:rsidR="00C62B39" w:rsidRPr="002915B7" w14:paraId="74154868" w14:textId="77777777">
        <w:tc>
          <w:tcPr>
            <w:tcW w:w="1962" w:type="dxa"/>
            <w:shd w:val="clear" w:color="auto" w:fill="auto"/>
          </w:tcPr>
          <w:p w14:paraId="011DECE2" w14:textId="77777777" w:rsidR="00C62B39" w:rsidRPr="002915B7" w:rsidRDefault="00C62B39" w:rsidP="003F6AB2">
            <w:pPr>
              <w:pStyle w:val="Compact"/>
              <w:spacing w:line="480" w:lineRule="auto"/>
            </w:pPr>
            <w:r w:rsidRPr="002915B7">
              <w:rPr>
                <w:rFonts w:ascii="Calibri Light" w:hAnsi="Calibri Light" w:cs="Calibri Light"/>
                <w:sz w:val="18"/>
                <w:szCs w:val="18"/>
              </w:rPr>
              <w:t>Glareola nordmanni</w:t>
            </w:r>
          </w:p>
        </w:tc>
      </w:tr>
      <w:tr w:rsidR="00C62B39" w:rsidRPr="002915B7" w14:paraId="41463B3C" w14:textId="77777777">
        <w:tc>
          <w:tcPr>
            <w:tcW w:w="1962" w:type="dxa"/>
            <w:shd w:val="clear" w:color="auto" w:fill="auto"/>
          </w:tcPr>
          <w:p w14:paraId="6F87A15C" w14:textId="77777777" w:rsidR="00C62B39" w:rsidRPr="002915B7" w:rsidRDefault="00C62B39" w:rsidP="003F6AB2">
            <w:pPr>
              <w:pStyle w:val="Compact"/>
              <w:spacing w:line="480" w:lineRule="auto"/>
            </w:pPr>
            <w:r w:rsidRPr="002915B7">
              <w:rPr>
                <w:rFonts w:ascii="Calibri Light" w:hAnsi="Calibri Light" w:cs="Calibri Light"/>
                <w:sz w:val="18"/>
                <w:szCs w:val="18"/>
              </w:rPr>
              <w:t>Glareola pratincola</w:t>
            </w:r>
          </w:p>
        </w:tc>
      </w:tr>
      <w:tr w:rsidR="00C62B39" w:rsidRPr="002915B7" w14:paraId="4FBA20FD" w14:textId="77777777">
        <w:tc>
          <w:tcPr>
            <w:tcW w:w="1962" w:type="dxa"/>
            <w:shd w:val="clear" w:color="auto" w:fill="auto"/>
          </w:tcPr>
          <w:p w14:paraId="3E5B4D88" w14:textId="77777777" w:rsidR="00C62B39" w:rsidRPr="002915B7" w:rsidRDefault="00C62B39" w:rsidP="003F6AB2">
            <w:pPr>
              <w:pStyle w:val="Compact"/>
              <w:spacing w:line="480" w:lineRule="auto"/>
            </w:pPr>
            <w:r w:rsidRPr="002915B7">
              <w:rPr>
                <w:rFonts w:ascii="Calibri Light" w:hAnsi="Calibri Light" w:cs="Calibri Light"/>
                <w:sz w:val="18"/>
                <w:szCs w:val="18"/>
              </w:rPr>
              <w:t>Glaucidium passerinum</w:t>
            </w:r>
          </w:p>
        </w:tc>
      </w:tr>
      <w:tr w:rsidR="00C62B39" w:rsidRPr="002915B7" w14:paraId="68EAC770" w14:textId="77777777">
        <w:tc>
          <w:tcPr>
            <w:tcW w:w="1962" w:type="dxa"/>
            <w:shd w:val="clear" w:color="auto" w:fill="auto"/>
          </w:tcPr>
          <w:p w14:paraId="329067CC" w14:textId="77777777" w:rsidR="00C62B39" w:rsidRPr="002915B7" w:rsidRDefault="00C62B39" w:rsidP="003F6AB2">
            <w:pPr>
              <w:pStyle w:val="Compact"/>
              <w:spacing w:line="480" w:lineRule="auto"/>
            </w:pPr>
            <w:r w:rsidRPr="002915B7">
              <w:rPr>
                <w:rFonts w:ascii="Calibri Light" w:hAnsi="Calibri Light" w:cs="Calibri Light"/>
                <w:sz w:val="18"/>
                <w:szCs w:val="18"/>
              </w:rPr>
              <w:t>Grus grus</w:t>
            </w:r>
          </w:p>
        </w:tc>
      </w:tr>
      <w:tr w:rsidR="00C62B39" w:rsidRPr="002915B7" w14:paraId="0A46194E" w14:textId="77777777">
        <w:tc>
          <w:tcPr>
            <w:tcW w:w="1962" w:type="dxa"/>
            <w:shd w:val="clear" w:color="auto" w:fill="auto"/>
          </w:tcPr>
          <w:p w14:paraId="11F1F4B9" w14:textId="77777777" w:rsidR="00C62B39" w:rsidRPr="002915B7" w:rsidRDefault="00C62B39" w:rsidP="003F6AB2">
            <w:pPr>
              <w:pStyle w:val="Compact"/>
              <w:spacing w:line="480" w:lineRule="auto"/>
            </w:pPr>
            <w:r w:rsidRPr="002915B7">
              <w:rPr>
                <w:rFonts w:ascii="Calibri Light" w:hAnsi="Calibri Light" w:cs="Calibri Light"/>
                <w:sz w:val="18"/>
                <w:szCs w:val="18"/>
              </w:rPr>
              <w:t>Gypaetus barbatus</w:t>
            </w:r>
          </w:p>
        </w:tc>
      </w:tr>
      <w:tr w:rsidR="00C62B39" w:rsidRPr="002915B7" w14:paraId="085B6AB5" w14:textId="77777777">
        <w:tc>
          <w:tcPr>
            <w:tcW w:w="1962" w:type="dxa"/>
            <w:shd w:val="clear" w:color="auto" w:fill="auto"/>
          </w:tcPr>
          <w:p w14:paraId="3E456C60" w14:textId="77777777" w:rsidR="00C62B39" w:rsidRPr="002915B7" w:rsidRDefault="00C62B39" w:rsidP="003F6AB2">
            <w:pPr>
              <w:pStyle w:val="Compact"/>
              <w:spacing w:line="480" w:lineRule="auto"/>
            </w:pPr>
            <w:r w:rsidRPr="002915B7">
              <w:rPr>
                <w:rFonts w:ascii="Calibri Light" w:hAnsi="Calibri Light" w:cs="Calibri Light"/>
                <w:sz w:val="18"/>
                <w:szCs w:val="18"/>
              </w:rPr>
              <w:t>Gyps fulvus</w:t>
            </w:r>
          </w:p>
        </w:tc>
      </w:tr>
      <w:tr w:rsidR="00C62B39" w:rsidRPr="002915B7" w14:paraId="03DF1602" w14:textId="77777777">
        <w:tc>
          <w:tcPr>
            <w:tcW w:w="1962" w:type="dxa"/>
            <w:shd w:val="clear" w:color="auto" w:fill="auto"/>
          </w:tcPr>
          <w:p w14:paraId="36194E56" w14:textId="77777777" w:rsidR="00C62B39" w:rsidRPr="002915B7" w:rsidRDefault="00C62B39" w:rsidP="003F6AB2">
            <w:pPr>
              <w:pStyle w:val="Compact"/>
              <w:spacing w:line="480" w:lineRule="auto"/>
            </w:pPr>
            <w:r w:rsidRPr="002915B7">
              <w:rPr>
                <w:rFonts w:ascii="Calibri Light" w:hAnsi="Calibri Light" w:cs="Calibri Light"/>
                <w:sz w:val="18"/>
                <w:szCs w:val="18"/>
              </w:rPr>
              <w:t>Haematopus ostralegus</w:t>
            </w:r>
          </w:p>
        </w:tc>
      </w:tr>
      <w:tr w:rsidR="00C62B39" w:rsidRPr="002915B7" w14:paraId="03762B1A" w14:textId="77777777">
        <w:tc>
          <w:tcPr>
            <w:tcW w:w="1962" w:type="dxa"/>
            <w:shd w:val="clear" w:color="auto" w:fill="auto"/>
          </w:tcPr>
          <w:p w14:paraId="205BF942" w14:textId="77777777" w:rsidR="00C62B39" w:rsidRPr="002915B7" w:rsidRDefault="00C62B39" w:rsidP="003F6AB2">
            <w:pPr>
              <w:pStyle w:val="Compact"/>
              <w:spacing w:line="480" w:lineRule="auto"/>
            </w:pPr>
            <w:r w:rsidRPr="002915B7">
              <w:rPr>
                <w:rFonts w:ascii="Calibri Light" w:hAnsi="Calibri Light" w:cs="Calibri Light"/>
                <w:sz w:val="18"/>
                <w:szCs w:val="18"/>
              </w:rPr>
              <w:t>Halcyon smyrnensis</w:t>
            </w:r>
          </w:p>
        </w:tc>
      </w:tr>
      <w:tr w:rsidR="00C62B39" w:rsidRPr="002915B7" w14:paraId="71C1253B" w14:textId="77777777">
        <w:tc>
          <w:tcPr>
            <w:tcW w:w="1962" w:type="dxa"/>
            <w:shd w:val="clear" w:color="auto" w:fill="auto"/>
          </w:tcPr>
          <w:p w14:paraId="67603AEB" w14:textId="77777777" w:rsidR="00C62B39" w:rsidRPr="002915B7" w:rsidRDefault="00C62B39" w:rsidP="003F6AB2">
            <w:pPr>
              <w:pStyle w:val="Compact"/>
              <w:spacing w:line="480" w:lineRule="auto"/>
            </w:pPr>
            <w:r w:rsidRPr="002915B7">
              <w:rPr>
                <w:rFonts w:ascii="Calibri Light" w:hAnsi="Calibri Light" w:cs="Calibri Light"/>
                <w:sz w:val="18"/>
                <w:szCs w:val="18"/>
              </w:rPr>
              <w:t>Haliaeetus albicilla</w:t>
            </w:r>
          </w:p>
        </w:tc>
      </w:tr>
      <w:tr w:rsidR="00C62B39" w:rsidRPr="002915B7" w14:paraId="322F3B65" w14:textId="77777777">
        <w:tc>
          <w:tcPr>
            <w:tcW w:w="1962" w:type="dxa"/>
            <w:shd w:val="clear" w:color="auto" w:fill="auto"/>
          </w:tcPr>
          <w:p w14:paraId="19BE3CCD" w14:textId="77777777" w:rsidR="00C62B39" w:rsidRPr="002915B7" w:rsidRDefault="00C62B39" w:rsidP="003F6AB2">
            <w:pPr>
              <w:pStyle w:val="Compact"/>
              <w:spacing w:line="480" w:lineRule="auto"/>
            </w:pPr>
            <w:r w:rsidRPr="002915B7">
              <w:rPr>
                <w:rFonts w:ascii="Calibri Light" w:hAnsi="Calibri Light" w:cs="Calibri Light"/>
                <w:sz w:val="18"/>
                <w:szCs w:val="18"/>
              </w:rPr>
              <w:t>Hieraaetus fasciatus</w:t>
            </w:r>
          </w:p>
        </w:tc>
      </w:tr>
      <w:tr w:rsidR="00C62B39" w:rsidRPr="002915B7" w14:paraId="6729E8A3" w14:textId="77777777">
        <w:tc>
          <w:tcPr>
            <w:tcW w:w="1962" w:type="dxa"/>
            <w:shd w:val="clear" w:color="auto" w:fill="auto"/>
          </w:tcPr>
          <w:p w14:paraId="59067100" w14:textId="77777777" w:rsidR="00C62B39" w:rsidRPr="002915B7" w:rsidRDefault="00C62B39" w:rsidP="003F6AB2">
            <w:pPr>
              <w:pStyle w:val="Compact"/>
              <w:spacing w:line="480" w:lineRule="auto"/>
            </w:pPr>
            <w:r w:rsidRPr="002915B7">
              <w:rPr>
                <w:rFonts w:ascii="Calibri Light" w:hAnsi="Calibri Light" w:cs="Calibri Light"/>
                <w:sz w:val="18"/>
                <w:szCs w:val="18"/>
              </w:rPr>
              <w:t>Hieraaetus pennatus</w:t>
            </w:r>
          </w:p>
        </w:tc>
      </w:tr>
      <w:tr w:rsidR="00C62B39" w:rsidRPr="002915B7" w14:paraId="092A7410" w14:textId="77777777">
        <w:tc>
          <w:tcPr>
            <w:tcW w:w="1962" w:type="dxa"/>
            <w:shd w:val="clear" w:color="auto" w:fill="auto"/>
          </w:tcPr>
          <w:p w14:paraId="4DCE94AC" w14:textId="77777777" w:rsidR="00C62B39" w:rsidRPr="002915B7" w:rsidRDefault="00C62B39" w:rsidP="003F6AB2">
            <w:pPr>
              <w:pStyle w:val="Compact"/>
              <w:spacing w:line="480" w:lineRule="auto"/>
            </w:pPr>
            <w:r w:rsidRPr="002915B7">
              <w:rPr>
                <w:rFonts w:ascii="Calibri Light" w:hAnsi="Calibri Light" w:cs="Calibri Light"/>
                <w:sz w:val="18"/>
                <w:szCs w:val="18"/>
              </w:rPr>
              <w:t>Himantopus himantopus</w:t>
            </w:r>
          </w:p>
        </w:tc>
      </w:tr>
      <w:tr w:rsidR="00C62B39" w:rsidRPr="002915B7" w14:paraId="42DE7615" w14:textId="77777777">
        <w:tc>
          <w:tcPr>
            <w:tcW w:w="1962" w:type="dxa"/>
            <w:shd w:val="clear" w:color="auto" w:fill="auto"/>
          </w:tcPr>
          <w:p w14:paraId="3CB33AAB" w14:textId="77777777" w:rsidR="00C62B39" w:rsidRPr="002915B7" w:rsidRDefault="00C62B39" w:rsidP="003F6AB2">
            <w:pPr>
              <w:pStyle w:val="Compact"/>
              <w:spacing w:line="480" w:lineRule="auto"/>
            </w:pPr>
            <w:r w:rsidRPr="002915B7">
              <w:rPr>
                <w:rFonts w:ascii="Calibri Light" w:hAnsi="Calibri Light" w:cs="Calibri Light"/>
                <w:sz w:val="18"/>
                <w:szCs w:val="18"/>
              </w:rPr>
              <w:t>Hippolais icterina</w:t>
            </w:r>
          </w:p>
        </w:tc>
      </w:tr>
      <w:tr w:rsidR="00C62B39" w:rsidRPr="002915B7" w14:paraId="161E46F4" w14:textId="77777777">
        <w:tc>
          <w:tcPr>
            <w:tcW w:w="1962" w:type="dxa"/>
            <w:shd w:val="clear" w:color="auto" w:fill="auto"/>
          </w:tcPr>
          <w:p w14:paraId="6B64D3CD" w14:textId="77777777" w:rsidR="00C62B39" w:rsidRPr="002915B7" w:rsidRDefault="00C62B39" w:rsidP="003F6AB2">
            <w:pPr>
              <w:pStyle w:val="Compact"/>
              <w:spacing w:line="480" w:lineRule="auto"/>
            </w:pPr>
            <w:r w:rsidRPr="002915B7">
              <w:rPr>
                <w:rFonts w:ascii="Calibri Light" w:hAnsi="Calibri Light" w:cs="Calibri Light"/>
                <w:sz w:val="18"/>
                <w:szCs w:val="18"/>
              </w:rPr>
              <w:t>Hippolais olivetorum</w:t>
            </w:r>
          </w:p>
        </w:tc>
      </w:tr>
      <w:tr w:rsidR="00C62B39" w:rsidRPr="002915B7" w14:paraId="3CA1C4A9" w14:textId="77777777">
        <w:tc>
          <w:tcPr>
            <w:tcW w:w="1962" w:type="dxa"/>
            <w:shd w:val="clear" w:color="auto" w:fill="auto"/>
          </w:tcPr>
          <w:p w14:paraId="2294AC46" w14:textId="77777777" w:rsidR="00C62B39" w:rsidRPr="002915B7" w:rsidRDefault="00C62B39" w:rsidP="003F6AB2">
            <w:pPr>
              <w:pStyle w:val="Compact"/>
              <w:spacing w:line="480" w:lineRule="auto"/>
            </w:pPr>
            <w:r w:rsidRPr="002915B7">
              <w:rPr>
                <w:rFonts w:ascii="Calibri Light" w:hAnsi="Calibri Light" w:cs="Calibri Light"/>
                <w:sz w:val="18"/>
                <w:szCs w:val="18"/>
              </w:rPr>
              <w:t>Hippolais pallida</w:t>
            </w:r>
          </w:p>
        </w:tc>
      </w:tr>
      <w:tr w:rsidR="00C62B39" w:rsidRPr="002915B7" w14:paraId="63B5B65E" w14:textId="77777777">
        <w:tc>
          <w:tcPr>
            <w:tcW w:w="1962" w:type="dxa"/>
            <w:shd w:val="clear" w:color="auto" w:fill="auto"/>
          </w:tcPr>
          <w:p w14:paraId="250248F5" w14:textId="77777777" w:rsidR="00C62B39" w:rsidRPr="002915B7" w:rsidRDefault="00C62B39" w:rsidP="003F6AB2">
            <w:pPr>
              <w:pStyle w:val="Compact"/>
              <w:spacing w:line="480" w:lineRule="auto"/>
            </w:pPr>
            <w:r w:rsidRPr="002915B7">
              <w:rPr>
                <w:rFonts w:ascii="Calibri Light" w:hAnsi="Calibri Light" w:cs="Calibri Light"/>
                <w:sz w:val="18"/>
                <w:szCs w:val="18"/>
              </w:rPr>
              <w:t>Hippolais polyglotta</w:t>
            </w:r>
          </w:p>
        </w:tc>
      </w:tr>
      <w:tr w:rsidR="00C62B39" w:rsidRPr="002915B7" w14:paraId="330E8014" w14:textId="77777777">
        <w:tc>
          <w:tcPr>
            <w:tcW w:w="1962" w:type="dxa"/>
            <w:shd w:val="clear" w:color="auto" w:fill="auto"/>
          </w:tcPr>
          <w:p w14:paraId="4D222C68" w14:textId="77777777" w:rsidR="00C62B39" w:rsidRPr="002915B7" w:rsidRDefault="00C62B39" w:rsidP="003F6AB2">
            <w:pPr>
              <w:pStyle w:val="Compact"/>
              <w:spacing w:line="480" w:lineRule="auto"/>
            </w:pPr>
            <w:r w:rsidRPr="002915B7">
              <w:rPr>
                <w:rFonts w:ascii="Calibri Light" w:hAnsi="Calibri Light" w:cs="Calibri Light"/>
                <w:sz w:val="18"/>
                <w:szCs w:val="18"/>
              </w:rPr>
              <w:t>Hirundo daurica</w:t>
            </w:r>
          </w:p>
        </w:tc>
      </w:tr>
      <w:tr w:rsidR="00C62B39" w:rsidRPr="002915B7" w14:paraId="11535BDE" w14:textId="77777777">
        <w:tc>
          <w:tcPr>
            <w:tcW w:w="1962" w:type="dxa"/>
            <w:shd w:val="clear" w:color="auto" w:fill="auto"/>
          </w:tcPr>
          <w:p w14:paraId="4E544121" w14:textId="77777777" w:rsidR="00C62B39" w:rsidRPr="002915B7" w:rsidRDefault="00C62B39" w:rsidP="003F6AB2">
            <w:pPr>
              <w:pStyle w:val="Compact"/>
              <w:spacing w:line="480" w:lineRule="auto"/>
            </w:pPr>
            <w:r w:rsidRPr="002915B7">
              <w:rPr>
                <w:rFonts w:ascii="Calibri Light" w:hAnsi="Calibri Light" w:cs="Calibri Light"/>
                <w:sz w:val="18"/>
                <w:szCs w:val="18"/>
              </w:rPr>
              <w:t>Hirundo rustica</w:t>
            </w:r>
          </w:p>
        </w:tc>
      </w:tr>
      <w:tr w:rsidR="00C62B39" w:rsidRPr="002915B7" w14:paraId="594CD03E" w14:textId="77777777">
        <w:tc>
          <w:tcPr>
            <w:tcW w:w="1962" w:type="dxa"/>
            <w:shd w:val="clear" w:color="auto" w:fill="auto"/>
          </w:tcPr>
          <w:p w14:paraId="45F81510" w14:textId="77777777" w:rsidR="00C62B39" w:rsidRPr="002915B7" w:rsidRDefault="00C62B39" w:rsidP="003F6AB2">
            <w:pPr>
              <w:pStyle w:val="Compact"/>
              <w:spacing w:line="480" w:lineRule="auto"/>
            </w:pPr>
            <w:r w:rsidRPr="002915B7">
              <w:rPr>
                <w:rFonts w:ascii="Calibri Light" w:hAnsi="Calibri Light" w:cs="Calibri Light"/>
                <w:sz w:val="18"/>
                <w:szCs w:val="18"/>
              </w:rPr>
              <w:t>Hoplopterus spinosus</w:t>
            </w:r>
          </w:p>
        </w:tc>
      </w:tr>
      <w:tr w:rsidR="00C62B39" w:rsidRPr="002915B7" w14:paraId="3E68A4F1" w14:textId="77777777">
        <w:tc>
          <w:tcPr>
            <w:tcW w:w="1962" w:type="dxa"/>
            <w:shd w:val="clear" w:color="auto" w:fill="auto"/>
          </w:tcPr>
          <w:p w14:paraId="72DDB4A9" w14:textId="77777777" w:rsidR="00C62B39" w:rsidRPr="002915B7" w:rsidRDefault="00C62B39" w:rsidP="003F6AB2">
            <w:pPr>
              <w:pStyle w:val="Compact"/>
              <w:spacing w:line="480" w:lineRule="auto"/>
            </w:pPr>
            <w:r w:rsidRPr="002915B7">
              <w:rPr>
                <w:rFonts w:ascii="Calibri Light" w:hAnsi="Calibri Light" w:cs="Calibri Light"/>
                <w:sz w:val="18"/>
                <w:szCs w:val="18"/>
              </w:rPr>
              <w:t>Hydrobates pelagicus</w:t>
            </w:r>
          </w:p>
        </w:tc>
      </w:tr>
      <w:tr w:rsidR="00C62B39" w:rsidRPr="002915B7" w14:paraId="5B4869F8" w14:textId="77777777">
        <w:tc>
          <w:tcPr>
            <w:tcW w:w="1962" w:type="dxa"/>
            <w:shd w:val="clear" w:color="auto" w:fill="auto"/>
          </w:tcPr>
          <w:p w14:paraId="4F8C7A9B" w14:textId="77777777" w:rsidR="00C62B39" w:rsidRPr="002915B7" w:rsidRDefault="00C62B39" w:rsidP="003F6AB2">
            <w:pPr>
              <w:pStyle w:val="Compact"/>
              <w:spacing w:line="480" w:lineRule="auto"/>
            </w:pPr>
            <w:r w:rsidRPr="002915B7">
              <w:rPr>
                <w:rFonts w:ascii="Calibri Light" w:hAnsi="Calibri Light" w:cs="Calibri Light"/>
                <w:sz w:val="18"/>
                <w:szCs w:val="18"/>
              </w:rPr>
              <w:t>Ixobrychus minutus</w:t>
            </w:r>
          </w:p>
        </w:tc>
      </w:tr>
      <w:tr w:rsidR="00C62B39" w:rsidRPr="002915B7" w14:paraId="6177E722" w14:textId="77777777">
        <w:tc>
          <w:tcPr>
            <w:tcW w:w="1962" w:type="dxa"/>
            <w:shd w:val="clear" w:color="auto" w:fill="auto"/>
          </w:tcPr>
          <w:p w14:paraId="04162AE3" w14:textId="77777777" w:rsidR="00C62B39" w:rsidRPr="002915B7" w:rsidRDefault="00C62B39" w:rsidP="003F6AB2">
            <w:pPr>
              <w:pStyle w:val="Compact"/>
              <w:spacing w:line="480" w:lineRule="auto"/>
            </w:pPr>
            <w:r w:rsidRPr="002915B7">
              <w:rPr>
                <w:rFonts w:ascii="Calibri Light" w:hAnsi="Calibri Light" w:cs="Calibri Light"/>
                <w:sz w:val="18"/>
                <w:szCs w:val="18"/>
              </w:rPr>
              <w:t>Jynx torquilla</w:t>
            </w:r>
          </w:p>
        </w:tc>
      </w:tr>
      <w:tr w:rsidR="00C62B39" w:rsidRPr="002915B7" w14:paraId="0153E58B" w14:textId="77777777">
        <w:tc>
          <w:tcPr>
            <w:tcW w:w="1962" w:type="dxa"/>
            <w:shd w:val="clear" w:color="auto" w:fill="auto"/>
          </w:tcPr>
          <w:p w14:paraId="4FEAE4AF" w14:textId="77777777" w:rsidR="00C62B39" w:rsidRPr="002915B7" w:rsidRDefault="00C62B39" w:rsidP="003F6AB2">
            <w:pPr>
              <w:pStyle w:val="Compact"/>
              <w:spacing w:line="480" w:lineRule="auto"/>
            </w:pPr>
            <w:r w:rsidRPr="002915B7">
              <w:rPr>
                <w:rFonts w:ascii="Calibri Light" w:hAnsi="Calibri Light" w:cs="Calibri Light"/>
                <w:sz w:val="18"/>
                <w:szCs w:val="18"/>
              </w:rPr>
              <w:t>Lagopus lagopus</w:t>
            </w:r>
          </w:p>
        </w:tc>
      </w:tr>
      <w:tr w:rsidR="00C62B39" w:rsidRPr="002915B7" w14:paraId="47C429D6" w14:textId="77777777">
        <w:tc>
          <w:tcPr>
            <w:tcW w:w="1962" w:type="dxa"/>
            <w:shd w:val="clear" w:color="auto" w:fill="auto"/>
          </w:tcPr>
          <w:p w14:paraId="0A99C26B" w14:textId="77777777" w:rsidR="00C62B39" w:rsidRPr="002915B7" w:rsidRDefault="00C62B39" w:rsidP="003F6AB2">
            <w:pPr>
              <w:pStyle w:val="Compact"/>
              <w:spacing w:line="480" w:lineRule="auto"/>
            </w:pPr>
            <w:r w:rsidRPr="002915B7">
              <w:rPr>
                <w:rFonts w:ascii="Calibri Light" w:hAnsi="Calibri Light" w:cs="Calibri Light"/>
                <w:sz w:val="18"/>
                <w:szCs w:val="18"/>
              </w:rPr>
              <w:lastRenderedPageBreak/>
              <w:t>Lagopus mutus</w:t>
            </w:r>
          </w:p>
        </w:tc>
      </w:tr>
      <w:tr w:rsidR="00C62B39" w:rsidRPr="002915B7" w14:paraId="66341632" w14:textId="77777777">
        <w:tc>
          <w:tcPr>
            <w:tcW w:w="1962" w:type="dxa"/>
            <w:shd w:val="clear" w:color="auto" w:fill="auto"/>
          </w:tcPr>
          <w:p w14:paraId="4B85C71A" w14:textId="77777777" w:rsidR="00C62B39" w:rsidRPr="002915B7" w:rsidRDefault="00C62B39" w:rsidP="003F6AB2">
            <w:pPr>
              <w:pStyle w:val="Compact"/>
              <w:spacing w:line="480" w:lineRule="auto"/>
            </w:pPr>
            <w:r w:rsidRPr="002915B7">
              <w:rPr>
                <w:rFonts w:ascii="Calibri Light" w:hAnsi="Calibri Light" w:cs="Calibri Light"/>
                <w:sz w:val="18"/>
                <w:szCs w:val="18"/>
              </w:rPr>
              <w:t>Lanius collurio</w:t>
            </w:r>
          </w:p>
        </w:tc>
      </w:tr>
      <w:tr w:rsidR="00C62B39" w:rsidRPr="002915B7" w14:paraId="177B49CF" w14:textId="77777777">
        <w:tc>
          <w:tcPr>
            <w:tcW w:w="1962" w:type="dxa"/>
            <w:shd w:val="clear" w:color="auto" w:fill="auto"/>
          </w:tcPr>
          <w:p w14:paraId="77446FA0" w14:textId="77777777" w:rsidR="00C62B39" w:rsidRPr="002915B7" w:rsidRDefault="00C62B39" w:rsidP="003F6AB2">
            <w:pPr>
              <w:pStyle w:val="Compact"/>
              <w:spacing w:line="480" w:lineRule="auto"/>
            </w:pPr>
            <w:r w:rsidRPr="002915B7">
              <w:rPr>
                <w:rFonts w:ascii="Calibri Light" w:hAnsi="Calibri Light" w:cs="Calibri Light"/>
                <w:sz w:val="18"/>
                <w:szCs w:val="18"/>
              </w:rPr>
              <w:t>Lanius excubitor</w:t>
            </w:r>
          </w:p>
        </w:tc>
      </w:tr>
      <w:tr w:rsidR="00C62B39" w:rsidRPr="002915B7" w14:paraId="6479D6F7" w14:textId="77777777">
        <w:tc>
          <w:tcPr>
            <w:tcW w:w="1962" w:type="dxa"/>
            <w:shd w:val="clear" w:color="auto" w:fill="auto"/>
          </w:tcPr>
          <w:p w14:paraId="6FCB4743" w14:textId="77777777" w:rsidR="00C62B39" w:rsidRPr="002915B7" w:rsidRDefault="00C62B39" w:rsidP="003F6AB2">
            <w:pPr>
              <w:pStyle w:val="Compact"/>
              <w:spacing w:line="480" w:lineRule="auto"/>
            </w:pPr>
            <w:r w:rsidRPr="002915B7">
              <w:rPr>
                <w:rFonts w:ascii="Calibri Light" w:hAnsi="Calibri Light" w:cs="Calibri Light"/>
                <w:sz w:val="18"/>
                <w:szCs w:val="18"/>
              </w:rPr>
              <w:t>Lanius meridionalis</w:t>
            </w:r>
          </w:p>
        </w:tc>
      </w:tr>
      <w:tr w:rsidR="00C62B39" w:rsidRPr="002915B7" w14:paraId="651971AC" w14:textId="77777777">
        <w:tc>
          <w:tcPr>
            <w:tcW w:w="1962" w:type="dxa"/>
            <w:shd w:val="clear" w:color="auto" w:fill="auto"/>
          </w:tcPr>
          <w:p w14:paraId="3138A4DD" w14:textId="77777777" w:rsidR="00C62B39" w:rsidRPr="002915B7" w:rsidRDefault="00C62B39" w:rsidP="003F6AB2">
            <w:pPr>
              <w:pStyle w:val="Compact"/>
              <w:spacing w:line="480" w:lineRule="auto"/>
            </w:pPr>
            <w:r w:rsidRPr="002915B7">
              <w:rPr>
                <w:rFonts w:ascii="Calibri Light" w:hAnsi="Calibri Light" w:cs="Calibri Light"/>
                <w:sz w:val="18"/>
                <w:szCs w:val="18"/>
              </w:rPr>
              <w:t>Lanius minor</w:t>
            </w:r>
          </w:p>
        </w:tc>
      </w:tr>
      <w:tr w:rsidR="00C62B39" w:rsidRPr="002915B7" w14:paraId="301F2E99" w14:textId="77777777">
        <w:tc>
          <w:tcPr>
            <w:tcW w:w="1962" w:type="dxa"/>
            <w:shd w:val="clear" w:color="auto" w:fill="auto"/>
          </w:tcPr>
          <w:p w14:paraId="1C2AC6F4" w14:textId="77777777" w:rsidR="00C62B39" w:rsidRPr="002915B7" w:rsidRDefault="00C62B39" w:rsidP="003F6AB2">
            <w:pPr>
              <w:pStyle w:val="Compact"/>
              <w:spacing w:line="480" w:lineRule="auto"/>
            </w:pPr>
            <w:r w:rsidRPr="002915B7">
              <w:rPr>
                <w:rFonts w:ascii="Calibri Light" w:hAnsi="Calibri Light" w:cs="Calibri Light"/>
                <w:sz w:val="18"/>
                <w:szCs w:val="18"/>
              </w:rPr>
              <w:t>Lanius nubicus</w:t>
            </w:r>
          </w:p>
        </w:tc>
      </w:tr>
      <w:tr w:rsidR="00C62B39" w:rsidRPr="002915B7" w14:paraId="61C79B91" w14:textId="77777777">
        <w:tc>
          <w:tcPr>
            <w:tcW w:w="1962" w:type="dxa"/>
            <w:shd w:val="clear" w:color="auto" w:fill="auto"/>
          </w:tcPr>
          <w:p w14:paraId="374B60A6" w14:textId="77777777" w:rsidR="00C62B39" w:rsidRPr="002915B7" w:rsidRDefault="00C62B39" w:rsidP="003F6AB2">
            <w:pPr>
              <w:pStyle w:val="Compact"/>
              <w:spacing w:line="480" w:lineRule="auto"/>
            </w:pPr>
            <w:r w:rsidRPr="002915B7">
              <w:rPr>
                <w:rFonts w:ascii="Calibri Light" w:hAnsi="Calibri Light" w:cs="Calibri Light"/>
                <w:sz w:val="18"/>
                <w:szCs w:val="18"/>
              </w:rPr>
              <w:t>Lanius senator</w:t>
            </w:r>
          </w:p>
        </w:tc>
      </w:tr>
      <w:tr w:rsidR="00C62B39" w:rsidRPr="002915B7" w14:paraId="622EC0D8" w14:textId="77777777">
        <w:tc>
          <w:tcPr>
            <w:tcW w:w="1962" w:type="dxa"/>
            <w:shd w:val="clear" w:color="auto" w:fill="auto"/>
          </w:tcPr>
          <w:p w14:paraId="41A7ECA8" w14:textId="77777777" w:rsidR="00C62B39" w:rsidRPr="002915B7" w:rsidRDefault="00C62B39" w:rsidP="003F6AB2">
            <w:pPr>
              <w:pStyle w:val="Compact"/>
              <w:spacing w:line="480" w:lineRule="auto"/>
            </w:pPr>
            <w:r w:rsidRPr="002915B7">
              <w:rPr>
                <w:rFonts w:ascii="Calibri Light" w:hAnsi="Calibri Light" w:cs="Calibri Light"/>
                <w:sz w:val="18"/>
                <w:szCs w:val="18"/>
              </w:rPr>
              <w:t>Larus argentatus</w:t>
            </w:r>
          </w:p>
        </w:tc>
      </w:tr>
      <w:tr w:rsidR="00C62B39" w:rsidRPr="002915B7" w14:paraId="105E05EB" w14:textId="77777777">
        <w:tc>
          <w:tcPr>
            <w:tcW w:w="1962" w:type="dxa"/>
            <w:shd w:val="clear" w:color="auto" w:fill="auto"/>
          </w:tcPr>
          <w:p w14:paraId="36A91A2D" w14:textId="77777777" w:rsidR="00C62B39" w:rsidRPr="002915B7" w:rsidRDefault="00C62B39" w:rsidP="003F6AB2">
            <w:pPr>
              <w:pStyle w:val="Compact"/>
              <w:spacing w:line="480" w:lineRule="auto"/>
            </w:pPr>
            <w:r w:rsidRPr="002915B7">
              <w:rPr>
                <w:rFonts w:ascii="Calibri Light" w:hAnsi="Calibri Light" w:cs="Calibri Light"/>
                <w:sz w:val="18"/>
                <w:szCs w:val="18"/>
              </w:rPr>
              <w:t>Larus audouinii</w:t>
            </w:r>
          </w:p>
        </w:tc>
      </w:tr>
      <w:tr w:rsidR="00C62B39" w:rsidRPr="002915B7" w14:paraId="195268CC" w14:textId="77777777">
        <w:tc>
          <w:tcPr>
            <w:tcW w:w="1962" w:type="dxa"/>
            <w:shd w:val="clear" w:color="auto" w:fill="auto"/>
          </w:tcPr>
          <w:p w14:paraId="0215CC7C" w14:textId="77777777" w:rsidR="00C62B39" w:rsidRPr="002915B7" w:rsidRDefault="00C62B39" w:rsidP="003F6AB2">
            <w:pPr>
              <w:pStyle w:val="Compact"/>
              <w:spacing w:line="480" w:lineRule="auto"/>
            </w:pPr>
            <w:r w:rsidRPr="002915B7">
              <w:rPr>
                <w:rFonts w:ascii="Calibri Light" w:hAnsi="Calibri Light" w:cs="Calibri Light"/>
                <w:sz w:val="18"/>
                <w:szCs w:val="18"/>
              </w:rPr>
              <w:t>Larus cachinnans</w:t>
            </w:r>
          </w:p>
        </w:tc>
      </w:tr>
      <w:tr w:rsidR="00C62B39" w:rsidRPr="002915B7" w14:paraId="376412DB" w14:textId="77777777">
        <w:tc>
          <w:tcPr>
            <w:tcW w:w="1962" w:type="dxa"/>
            <w:shd w:val="clear" w:color="auto" w:fill="auto"/>
          </w:tcPr>
          <w:p w14:paraId="098B12FC" w14:textId="77777777" w:rsidR="00C62B39" w:rsidRPr="002915B7" w:rsidRDefault="00C62B39" w:rsidP="003F6AB2">
            <w:pPr>
              <w:pStyle w:val="Compact"/>
              <w:spacing w:line="480" w:lineRule="auto"/>
            </w:pPr>
            <w:r w:rsidRPr="002915B7">
              <w:rPr>
                <w:rFonts w:ascii="Calibri Light" w:hAnsi="Calibri Light" w:cs="Calibri Light"/>
                <w:sz w:val="18"/>
                <w:szCs w:val="18"/>
              </w:rPr>
              <w:t>Larus canus</w:t>
            </w:r>
          </w:p>
        </w:tc>
      </w:tr>
      <w:tr w:rsidR="00C62B39" w:rsidRPr="002915B7" w14:paraId="0F0B3A91" w14:textId="77777777">
        <w:tc>
          <w:tcPr>
            <w:tcW w:w="1962" w:type="dxa"/>
            <w:shd w:val="clear" w:color="auto" w:fill="auto"/>
          </w:tcPr>
          <w:p w14:paraId="15343613" w14:textId="77777777" w:rsidR="00C62B39" w:rsidRPr="002915B7" w:rsidRDefault="00C62B39" w:rsidP="003F6AB2">
            <w:pPr>
              <w:pStyle w:val="Compact"/>
              <w:spacing w:line="480" w:lineRule="auto"/>
            </w:pPr>
            <w:r w:rsidRPr="002915B7">
              <w:rPr>
                <w:rFonts w:ascii="Calibri Light" w:hAnsi="Calibri Light" w:cs="Calibri Light"/>
                <w:sz w:val="18"/>
                <w:szCs w:val="18"/>
              </w:rPr>
              <w:t>Larus fuscus</w:t>
            </w:r>
          </w:p>
        </w:tc>
      </w:tr>
      <w:tr w:rsidR="00C62B39" w:rsidRPr="002915B7" w14:paraId="72AAC86A" w14:textId="77777777">
        <w:tc>
          <w:tcPr>
            <w:tcW w:w="1962" w:type="dxa"/>
            <w:shd w:val="clear" w:color="auto" w:fill="auto"/>
          </w:tcPr>
          <w:p w14:paraId="3CD280FA" w14:textId="77777777" w:rsidR="00C62B39" w:rsidRPr="002915B7" w:rsidRDefault="00C62B39" w:rsidP="003F6AB2">
            <w:pPr>
              <w:pStyle w:val="Compact"/>
              <w:spacing w:line="480" w:lineRule="auto"/>
            </w:pPr>
            <w:r w:rsidRPr="002915B7">
              <w:rPr>
                <w:rFonts w:ascii="Calibri Light" w:hAnsi="Calibri Light" w:cs="Calibri Light"/>
                <w:sz w:val="18"/>
                <w:szCs w:val="18"/>
              </w:rPr>
              <w:t>Larus genei</w:t>
            </w:r>
          </w:p>
        </w:tc>
      </w:tr>
      <w:tr w:rsidR="00C62B39" w:rsidRPr="002915B7" w14:paraId="12D4A698" w14:textId="77777777">
        <w:tc>
          <w:tcPr>
            <w:tcW w:w="1962" w:type="dxa"/>
            <w:shd w:val="clear" w:color="auto" w:fill="auto"/>
          </w:tcPr>
          <w:p w14:paraId="1CD7834B" w14:textId="77777777" w:rsidR="00C62B39" w:rsidRPr="002915B7" w:rsidRDefault="00C62B39" w:rsidP="003F6AB2">
            <w:pPr>
              <w:pStyle w:val="Compact"/>
              <w:spacing w:line="480" w:lineRule="auto"/>
            </w:pPr>
            <w:r w:rsidRPr="002915B7">
              <w:rPr>
                <w:rFonts w:ascii="Calibri Light" w:hAnsi="Calibri Light" w:cs="Calibri Light"/>
                <w:sz w:val="18"/>
                <w:szCs w:val="18"/>
              </w:rPr>
              <w:t>Larus marinus</w:t>
            </w:r>
          </w:p>
        </w:tc>
      </w:tr>
      <w:tr w:rsidR="00C62B39" w:rsidRPr="002915B7" w14:paraId="60401D14" w14:textId="77777777">
        <w:tc>
          <w:tcPr>
            <w:tcW w:w="1962" w:type="dxa"/>
            <w:shd w:val="clear" w:color="auto" w:fill="auto"/>
          </w:tcPr>
          <w:p w14:paraId="0307E09A" w14:textId="77777777" w:rsidR="00C62B39" w:rsidRPr="002915B7" w:rsidRDefault="00C62B39" w:rsidP="003F6AB2">
            <w:pPr>
              <w:pStyle w:val="Compact"/>
              <w:spacing w:line="480" w:lineRule="auto"/>
            </w:pPr>
            <w:r w:rsidRPr="002915B7">
              <w:rPr>
                <w:rFonts w:ascii="Calibri Light" w:hAnsi="Calibri Light" w:cs="Calibri Light"/>
                <w:sz w:val="18"/>
                <w:szCs w:val="18"/>
              </w:rPr>
              <w:t>Larus melanocephalus</w:t>
            </w:r>
          </w:p>
        </w:tc>
      </w:tr>
      <w:tr w:rsidR="00C62B39" w:rsidRPr="002915B7" w14:paraId="58ED3EC3" w14:textId="77777777">
        <w:tc>
          <w:tcPr>
            <w:tcW w:w="1962" w:type="dxa"/>
            <w:shd w:val="clear" w:color="auto" w:fill="auto"/>
          </w:tcPr>
          <w:p w14:paraId="16A87DC2" w14:textId="77777777" w:rsidR="00C62B39" w:rsidRPr="002915B7" w:rsidRDefault="00C62B39" w:rsidP="003F6AB2">
            <w:pPr>
              <w:pStyle w:val="Compact"/>
              <w:spacing w:line="480" w:lineRule="auto"/>
            </w:pPr>
            <w:r w:rsidRPr="002915B7">
              <w:rPr>
                <w:rFonts w:ascii="Calibri Light" w:hAnsi="Calibri Light" w:cs="Calibri Light"/>
                <w:sz w:val="18"/>
                <w:szCs w:val="18"/>
              </w:rPr>
              <w:t>Larus minutus</w:t>
            </w:r>
          </w:p>
        </w:tc>
      </w:tr>
      <w:tr w:rsidR="00C62B39" w:rsidRPr="002915B7" w14:paraId="73CDD561" w14:textId="77777777">
        <w:tc>
          <w:tcPr>
            <w:tcW w:w="1962" w:type="dxa"/>
            <w:shd w:val="clear" w:color="auto" w:fill="auto"/>
          </w:tcPr>
          <w:p w14:paraId="208D9D07" w14:textId="77777777" w:rsidR="00C62B39" w:rsidRPr="002915B7" w:rsidRDefault="00C62B39" w:rsidP="003F6AB2">
            <w:pPr>
              <w:pStyle w:val="Compact"/>
              <w:spacing w:line="480" w:lineRule="auto"/>
            </w:pPr>
            <w:r w:rsidRPr="002915B7">
              <w:rPr>
                <w:rFonts w:ascii="Calibri Light" w:hAnsi="Calibri Light" w:cs="Calibri Light"/>
                <w:sz w:val="18"/>
                <w:szCs w:val="18"/>
              </w:rPr>
              <w:t>Larus ridibundus</w:t>
            </w:r>
          </w:p>
        </w:tc>
      </w:tr>
      <w:tr w:rsidR="00C62B39" w:rsidRPr="002915B7" w14:paraId="56ED52D5" w14:textId="77777777">
        <w:tc>
          <w:tcPr>
            <w:tcW w:w="1962" w:type="dxa"/>
            <w:shd w:val="clear" w:color="auto" w:fill="auto"/>
          </w:tcPr>
          <w:p w14:paraId="3A7FE126" w14:textId="77777777" w:rsidR="00C62B39" w:rsidRPr="002915B7" w:rsidRDefault="00C62B39" w:rsidP="003F6AB2">
            <w:pPr>
              <w:pStyle w:val="Compact"/>
              <w:spacing w:line="480" w:lineRule="auto"/>
            </w:pPr>
            <w:r w:rsidRPr="002915B7">
              <w:rPr>
                <w:rFonts w:ascii="Calibri Light" w:hAnsi="Calibri Light" w:cs="Calibri Light"/>
                <w:sz w:val="18"/>
                <w:szCs w:val="18"/>
              </w:rPr>
              <w:t>Limicola falcinellus</w:t>
            </w:r>
          </w:p>
        </w:tc>
      </w:tr>
      <w:tr w:rsidR="00C62B39" w:rsidRPr="002915B7" w14:paraId="4647A88E" w14:textId="77777777">
        <w:tc>
          <w:tcPr>
            <w:tcW w:w="1962" w:type="dxa"/>
            <w:shd w:val="clear" w:color="auto" w:fill="auto"/>
          </w:tcPr>
          <w:p w14:paraId="698FA206" w14:textId="77777777" w:rsidR="00C62B39" w:rsidRPr="002915B7" w:rsidRDefault="00C62B39" w:rsidP="003F6AB2">
            <w:pPr>
              <w:pStyle w:val="Compact"/>
              <w:spacing w:line="480" w:lineRule="auto"/>
            </w:pPr>
            <w:r w:rsidRPr="002915B7">
              <w:rPr>
                <w:rFonts w:ascii="Calibri Light" w:hAnsi="Calibri Light" w:cs="Calibri Light"/>
                <w:sz w:val="18"/>
                <w:szCs w:val="18"/>
              </w:rPr>
              <w:t>Limosa lapponica</w:t>
            </w:r>
          </w:p>
        </w:tc>
      </w:tr>
      <w:tr w:rsidR="00C62B39" w:rsidRPr="002915B7" w14:paraId="74D96A96" w14:textId="77777777">
        <w:tc>
          <w:tcPr>
            <w:tcW w:w="1962" w:type="dxa"/>
            <w:shd w:val="clear" w:color="auto" w:fill="auto"/>
          </w:tcPr>
          <w:p w14:paraId="461A2A66" w14:textId="77777777" w:rsidR="00C62B39" w:rsidRPr="002915B7" w:rsidRDefault="00C62B39" w:rsidP="003F6AB2">
            <w:pPr>
              <w:pStyle w:val="Compact"/>
              <w:spacing w:line="480" w:lineRule="auto"/>
            </w:pPr>
            <w:r w:rsidRPr="002915B7">
              <w:rPr>
                <w:rFonts w:ascii="Calibri Light" w:hAnsi="Calibri Light" w:cs="Calibri Light"/>
                <w:sz w:val="18"/>
                <w:szCs w:val="18"/>
              </w:rPr>
              <w:t>Limosa limosa</w:t>
            </w:r>
          </w:p>
        </w:tc>
      </w:tr>
      <w:tr w:rsidR="00C62B39" w:rsidRPr="002915B7" w14:paraId="10C44585" w14:textId="77777777">
        <w:tc>
          <w:tcPr>
            <w:tcW w:w="1962" w:type="dxa"/>
            <w:shd w:val="clear" w:color="auto" w:fill="auto"/>
          </w:tcPr>
          <w:p w14:paraId="53DAED09" w14:textId="77777777" w:rsidR="00C62B39" w:rsidRPr="002915B7" w:rsidRDefault="00C62B39" w:rsidP="003F6AB2">
            <w:pPr>
              <w:pStyle w:val="Compact"/>
              <w:spacing w:line="480" w:lineRule="auto"/>
            </w:pPr>
            <w:r w:rsidRPr="002915B7">
              <w:rPr>
                <w:rFonts w:ascii="Calibri Light" w:hAnsi="Calibri Light" w:cs="Calibri Light"/>
                <w:sz w:val="18"/>
                <w:szCs w:val="18"/>
              </w:rPr>
              <w:t>Locustella fluviatilis</w:t>
            </w:r>
          </w:p>
        </w:tc>
      </w:tr>
      <w:tr w:rsidR="00C62B39" w:rsidRPr="002915B7" w14:paraId="58D4947B" w14:textId="77777777">
        <w:tc>
          <w:tcPr>
            <w:tcW w:w="1962" w:type="dxa"/>
            <w:shd w:val="clear" w:color="auto" w:fill="auto"/>
          </w:tcPr>
          <w:p w14:paraId="54ABAB39" w14:textId="77777777" w:rsidR="00C62B39" w:rsidRPr="002915B7" w:rsidRDefault="00C62B39" w:rsidP="003F6AB2">
            <w:pPr>
              <w:pStyle w:val="Compact"/>
              <w:spacing w:line="480" w:lineRule="auto"/>
            </w:pPr>
            <w:r w:rsidRPr="002915B7">
              <w:rPr>
                <w:rFonts w:ascii="Calibri Light" w:hAnsi="Calibri Light" w:cs="Calibri Light"/>
                <w:sz w:val="18"/>
                <w:szCs w:val="18"/>
              </w:rPr>
              <w:t>Locustella luscinioides</w:t>
            </w:r>
          </w:p>
        </w:tc>
      </w:tr>
      <w:tr w:rsidR="00C62B39" w:rsidRPr="002915B7" w14:paraId="356BAD16" w14:textId="77777777">
        <w:tc>
          <w:tcPr>
            <w:tcW w:w="1962" w:type="dxa"/>
            <w:shd w:val="clear" w:color="auto" w:fill="auto"/>
          </w:tcPr>
          <w:p w14:paraId="6E51064D" w14:textId="77777777" w:rsidR="00C62B39" w:rsidRPr="002915B7" w:rsidRDefault="00C62B39" w:rsidP="003F6AB2">
            <w:pPr>
              <w:pStyle w:val="Compact"/>
              <w:spacing w:line="480" w:lineRule="auto"/>
            </w:pPr>
            <w:r w:rsidRPr="002915B7">
              <w:rPr>
                <w:rFonts w:ascii="Calibri Light" w:hAnsi="Calibri Light" w:cs="Calibri Light"/>
                <w:sz w:val="18"/>
                <w:szCs w:val="18"/>
              </w:rPr>
              <w:t>Locustella naevia</w:t>
            </w:r>
          </w:p>
        </w:tc>
      </w:tr>
      <w:tr w:rsidR="00C62B39" w:rsidRPr="002915B7" w14:paraId="58420942" w14:textId="77777777">
        <w:tc>
          <w:tcPr>
            <w:tcW w:w="1962" w:type="dxa"/>
            <w:shd w:val="clear" w:color="auto" w:fill="auto"/>
          </w:tcPr>
          <w:p w14:paraId="7EDBFB3B" w14:textId="77777777" w:rsidR="00C62B39" w:rsidRPr="002915B7" w:rsidRDefault="00C62B39" w:rsidP="003F6AB2">
            <w:pPr>
              <w:pStyle w:val="Compact"/>
              <w:spacing w:line="480" w:lineRule="auto"/>
            </w:pPr>
            <w:r w:rsidRPr="002915B7">
              <w:rPr>
                <w:rFonts w:ascii="Calibri Light" w:hAnsi="Calibri Light" w:cs="Calibri Light"/>
                <w:sz w:val="18"/>
                <w:szCs w:val="18"/>
              </w:rPr>
              <w:t>Loxia curvirostra</w:t>
            </w:r>
          </w:p>
        </w:tc>
      </w:tr>
      <w:tr w:rsidR="00C62B39" w:rsidRPr="002915B7" w14:paraId="16D553C6" w14:textId="77777777">
        <w:tc>
          <w:tcPr>
            <w:tcW w:w="1962" w:type="dxa"/>
            <w:shd w:val="clear" w:color="auto" w:fill="auto"/>
          </w:tcPr>
          <w:p w14:paraId="786A0882" w14:textId="77777777" w:rsidR="00C62B39" w:rsidRPr="002915B7" w:rsidRDefault="00C62B39" w:rsidP="003F6AB2">
            <w:pPr>
              <w:pStyle w:val="Compact"/>
              <w:spacing w:line="480" w:lineRule="auto"/>
            </w:pPr>
            <w:r w:rsidRPr="002915B7">
              <w:rPr>
                <w:rFonts w:ascii="Calibri Light" w:hAnsi="Calibri Light" w:cs="Calibri Light"/>
                <w:sz w:val="18"/>
                <w:szCs w:val="18"/>
              </w:rPr>
              <w:t>Loxia leucoptera</w:t>
            </w:r>
          </w:p>
        </w:tc>
      </w:tr>
      <w:tr w:rsidR="00C62B39" w:rsidRPr="002915B7" w14:paraId="1B6320D6" w14:textId="77777777">
        <w:tc>
          <w:tcPr>
            <w:tcW w:w="1962" w:type="dxa"/>
            <w:shd w:val="clear" w:color="auto" w:fill="auto"/>
          </w:tcPr>
          <w:p w14:paraId="10FB7FD1" w14:textId="77777777" w:rsidR="00C62B39" w:rsidRPr="002915B7" w:rsidRDefault="00C62B39" w:rsidP="003F6AB2">
            <w:pPr>
              <w:pStyle w:val="Compact"/>
              <w:spacing w:line="480" w:lineRule="auto"/>
            </w:pPr>
            <w:r w:rsidRPr="002915B7">
              <w:rPr>
                <w:rFonts w:ascii="Calibri Light" w:hAnsi="Calibri Light" w:cs="Calibri Light"/>
                <w:sz w:val="18"/>
                <w:szCs w:val="18"/>
              </w:rPr>
              <w:t>Loxia pytyopsittacus</w:t>
            </w:r>
          </w:p>
        </w:tc>
      </w:tr>
      <w:tr w:rsidR="00C62B39" w:rsidRPr="002915B7" w14:paraId="319489CA" w14:textId="77777777">
        <w:tc>
          <w:tcPr>
            <w:tcW w:w="1962" w:type="dxa"/>
            <w:shd w:val="clear" w:color="auto" w:fill="auto"/>
          </w:tcPr>
          <w:p w14:paraId="44EF7627" w14:textId="77777777" w:rsidR="00C62B39" w:rsidRPr="002915B7" w:rsidRDefault="00C62B39" w:rsidP="003F6AB2">
            <w:pPr>
              <w:pStyle w:val="Compact"/>
              <w:spacing w:line="480" w:lineRule="auto"/>
            </w:pPr>
            <w:r w:rsidRPr="002915B7">
              <w:rPr>
                <w:rFonts w:ascii="Calibri Light" w:hAnsi="Calibri Light" w:cs="Calibri Light"/>
                <w:sz w:val="18"/>
                <w:szCs w:val="18"/>
              </w:rPr>
              <w:t>Loxia scotica</w:t>
            </w:r>
          </w:p>
        </w:tc>
      </w:tr>
      <w:tr w:rsidR="00C62B39" w:rsidRPr="002915B7" w14:paraId="2C74C385" w14:textId="77777777">
        <w:tc>
          <w:tcPr>
            <w:tcW w:w="1962" w:type="dxa"/>
            <w:shd w:val="clear" w:color="auto" w:fill="auto"/>
          </w:tcPr>
          <w:p w14:paraId="2A76D922" w14:textId="77777777" w:rsidR="00C62B39" w:rsidRPr="002915B7" w:rsidRDefault="00C62B39" w:rsidP="003F6AB2">
            <w:pPr>
              <w:pStyle w:val="Compact"/>
              <w:spacing w:line="480" w:lineRule="auto"/>
            </w:pPr>
            <w:r w:rsidRPr="002915B7">
              <w:rPr>
                <w:rFonts w:ascii="Calibri Light" w:hAnsi="Calibri Light" w:cs="Calibri Light"/>
                <w:sz w:val="18"/>
                <w:szCs w:val="18"/>
              </w:rPr>
              <w:t>Lullula arborea</w:t>
            </w:r>
          </w:p>
        </w:tc>
      </w:tr>
      <w:tr w:rsidR="00C62B39" w:rsidRPr="002915B7" w14:paraId="6BA8DAB4" w14:textId="77777777">
        <w:tc>
          <w:tcPr>
            <w:tcW w:w="1962" w:type="dxa"/>
            <w:shd w:val="clear" w:color="auto" w:fill="auto"/>
          </w:tcPr>
          <w:p w14:paraId="167D9AD0" w14:textId="77777777" w:rsidR="00C62B39" w:rsidRPr="002915B7" w:rsidRDefault="00C62B39" w:rsidP="003F6AB2">
            <w:pPr>
              <w:pStyle w:val="Compact"/>
              <w:spacing w:line="480" w:lineRule="auto"/>
            </w:pPr>
            <w:r w:rsidRPr="002915B7">
              <w:rPr>
                <w:rFonts w:ascii="Calibri Light" w:hAnsi="Calibri Light" w:cs="Calibri Light"/>
                <w:sz w:val="18"/>
                <w:szCs w:val="18"/>
              </w:rPr>
              <w:t>Luscinia luscinia</w:t>
            </w:r>
          </w:p>
        </w:tc>
      </w:tr>
      <w:tr w:rsidR="00C62B39" w:rsidRPr="002915B7" w14:paraId="39A66BB2" w14:textId="77777777">
        <w:tc>
          <w:tcPr>
            <w:tcW w:w="1962" w:type="dxa"/>
            <w:shd w:val="clear" w:color="auto" w:fill="auto"/>
          </w:tcPr>
          <w:p w14:paraId="47DB0D9F" w14:textId="77777777" w:rsidR="00C62B39" w:rsidRPr="002915B7" w:rsidRDefault="00C62B39" w:rsidP="003F6AB2">
            <w:pPr>
              <w:pStyle w:val="Compact"/>
              <w:spacing w:line="480" w:lineRule="auto"/>
            </w:pPr>
            <w:r w:rsidRPr="002915B7">
              <w:rPr>
                <w:rFonts w:ascii="Calibri Light" w:hAnsi="Calibri Light" w:cs="Calibri Light"/>
                <w:sz w:val="18"/>
                <w:szCs w:val="18"/>
              </w:rPr>
              <w:t>Luscinia megarhynchos</w:t>
            </w:r>
          </w:p>
        </w:tc>
      </w:tr>
      <w:tr w:rsidR="00C62B39" w:rsidRPr="002915B7" w14:paraId="4CD4EE5A" w14:textId="77777777">
        <w:tc>
          <w:tcPr>
            <w:tcW w:w="1962" w:type="dxa"/>
            <w:shd w:val="clear" w:color="auto" w:fill="auto"/>
          </w:tcPr>
          <w:p w14:paraId="407E6AD3" w14:textId="77777777" w:rsidR="00C62B39" w:rsidRPr="002915B7" w:rsidRDefault="00C62B39" w:rsidP="003F6AB2">
            <w:pPr>
              <w:pStyle w:val="Compact"/>
              <w:spacing w:line="480" w:lineRule="auto"/>
            </w:pPr>
            <w:r w:rsidRPr="002915B7">
              <w:rPr>
                <w:rFonts w:ascii="Calibri Light" w:hAnsi="Calibri Light" w:cs="Calibri Light"/>
                <w:sz w:val="18"/>
                <w:szCs w:val="18"/>
              </w:rPr>
              <w:t>Luscinia svecica</w:t>
            </w:r>
          </w:p>
        </w:tc>
      </w:tr>
      <w:tr w:rsidR="00C62B39" w:rsidRPr="002915B7" w14:paraId="776F3D83" w14:textId="77777777">
        <w:tc>
          <w:tcPr>
            <w:tcW w:w="1962" w:type="dxa"/>
            <w:shd w:val="clear" w:color="auto" w:fill="auto"/>
          </w:tcPr>
          <w:p w14:paraId="1FC8DA66" w14:textId="77777777" w:rsidR="00C62B39" w:rsidRPr="002915B7" w:rsidRDefault="00C62B39" w:rsidP="003F6AB2">
            <w:pPr>
              <w:pStyle w:val="Compact"/>
              <w:spacing w:line="480" w:lineRule="auto"/>
            </w:pPr>
            <w:r w:rsidRPr="002915B7">
              <w:rPr>
                <w:rFonts w:ascii="Calibri Light" w:hAnsi="Calibri Light" w:cs="Calibri Light"/>
                <w:sz w:val="18"/>
                <w:szCs w:val="18"/>
              </w:rPr>
              <w:t>Lymnocryptes minimus</w:t>
            </w:r>
          </w:p>
        </w:tc>
      </w:tr>
      <w:tr w:rsidR="00C62B39" w:rsidRPr="002915B7" w14:paraId="37F537F0" w14:textId="77777777">
        <w:tc>
          <w:tcPr>
            <w:tcW w:w="1962" w:type="dxa"/>
            <w:shd w:val="clear" w:color="auto" w:fill="auto"/>
          </w:tcPr>
          <w:p w14:paraId="0197CF38" w14:textId="77777777" w:rsidR="00C62B39" w:rsidRPr="002915B7" w:rsidRDefault="00C62B39" w:rsidP="003F6AB2">
            <w:pPr>
              <w:pStyle w:val="Compact"/>
              <w:spacing w:line="480" w:lineRule="auto"/>
            </w:pPr>
            <w:r w:rsidRPr="002915B7">
              <w:rPr>
                <w:rFonts w:ascii="Calibri Light" w:hAnsi="Calibri Light" w:cs="Calibri Light"/>
                <w:sz w:val="18"/>
                <w:szCs w:val="18"/>
              </w:rPr>
              <w:t>Marmaronetta angustirostris</w:t>
            </w:r>
          </w:p>
        </w:tc>
      </w:tr>
      <w:tr w:rsidR="00C62B39" w:rsidRPr="002915B7" w14:paraId="3D0724C6" w14:textId="77777777">
        <w:tc>
          <w:tcPr>
            <w:tcW w:w="1962" w:type="dxa"/>
            <w:shd w:val="clear" w:color="auto" w:fill="auto"/>
          </w:tcPr>
          <w:p w14:paraId="556FCC8D" w14:textId="77777777" w:rsidR="00C62B39" w:rsidRPr="002915B7" w:rsidRDefault="00C62B39" w:rsidP="003F6AB2">
            <w:pPr>
              <w:pStyle w:val="Compact"/>
              <w:spacing w:line="480" w:lineRule="auto"/>
            </w:pPr>
            <w:r w:rsidRPr="002915B7">
              <w:rPr>
                <w:rFonts w:ascii="Calibri Light" w:hAnsi="Calibri Light" w:cs="Calibri Light"/>
                <w:sz w:val="18"/>
                <w:szCs w:val="18"/>
              </w:rPr>
              <w:t>Melanitta fusca</w:t>
            </w:r>
          </w:p>
        </w:tc>
      </w:tr>
      <w:tr w:rsidR="00C62B39" w:rsidRPr="002915B7" w14:paraId="55B22A6D" w14:textId="77777777">
        <w:tc>
          <w:tcPr>
            <w:tcW w:w="1962" w:type="dxa"/>
            <w:shd w:val="clear" w:color="auto" w:fill="auto"/>
          </w:tcPr>
          <w:p w14:paraId="561A9AD1" w14:textId="77777777" w:rsidR="00C62B39" w:rsidRPr="002915B7" w:rsidRDefault="00C62B39" w:rsidP="003F6AB2">
            <w:pPr>
              <w:pStyle w:val="Compact"/>
              <w:spacing w:line="480" w:lineRule="auto"/>
            </w:pPr>
            <w:r w:rsidRPr="002915B7">
              <w:rPr>
                <w:rFonts w:ascii="Calibri Light" w:hAnsi="Calibri Light" w:cs="Calibri Light"/>
                <w:sz w:val="18"/>
                <w:szCs w:val="18"/>
              </w:rPr>
              <w:t>Melanitta nigra</w:t>
            </w:r>
          </w:p>
        </w:tc>
      </w:tr>
      <w:tr w:rsidR="00C62B39" w:rsidRPr="002915B7" w14:paraId="745F8749" w14:textId="77777777">
        <w:tc>
          <w:tcPr>
            <w:tcW w:w="1962" w:type="dxa"/>
            <w:shd w:val="clear" w:color="auto" w:fill="auto"/>
          </w:tcPr>
          <w:p w14:paraId="2F128405" w14:textId="77777777" w:rsidR="00C62B39" w:rsidRPr="002915B7" w:rsidRDefault="00C62B39" w:rsidP="003F6AB2">
            <w:pPr>
              <w:pStyle w:val="Compact"/>
              <w:spacing w:line="480" w:lineRule="auto"/>
            </w:pPr>
            <w:r w:rsidRPr="002915B7">
              <w:rPr>
                <w:rFonts w:ascii="Calibri Light" w:hAnsi="Calibri Light" w:cs="Calibri Light"/>
                <w:sz w:val="18"/>
                <w:szCs w:val="18"/>
              </w:rPr>
              <w:t>Melanocorypha calandra</w:t>
            </w:r>
          </w:p>
        </w:tc>
      </w:tr>
      <w:tr w:rsidR="00C62B39" w:rsidRPr="002915B7" w14:paraId="1B66A527" w14:textId="77777777">
        <w:tc>
          <w:tcPr>
            <w:tcW w:w="1962" w:type="dxa"/>
            <w:shd w:val="clear" w:color="auto" w:fill="auto"/>
          </w:tcPr>
          <w:p w14:paraId="0FD5E2B3" w14:textId="77777777" w:rsidR="00C62B39" w:rsidRPr="002915B7" w:rsidRDefault="00C62B39" w:rsidP="003F6AB2">
            <w:pPr>
              <w:pStyle w:val="Compact"/>
              <w:spacing w:line="480" w:lineRule="auto"/>
            </w:pPr>
            <w:r w:rsidRPr="002915B7">
              <w:rPr>
                <w:rFonts w:ascii="Calibri Light" w:hAnsi="Calibri Light" w:cs="Calibri Light"/>
                <w:sz w:val="18"/>
                <w:szCs w:val="18"/>
              </w:rPr>
              <w:t>Mergus albellus</w:t>
            </w:r>
          </w:p>
        </w:tc>
      </w:tr>
      <w:tr w:rsidR="00C62B39" w:rsidRPr="002915B7" w14:paraId="18347462" w14:textId="77777777">
        <w:tc>
          <w:tcPr>
            <w:tcW w:w="1962" w:type="dxa"/>
            <w:shd w:val="clear" w:color="auto" w:fill="auto"/>
          </w:tcPr>
          <w:p w14:paraId="4BDA7E84" w14:textId="77777777" w:rsidR="00C62B39" w:rsidRPr="002915B7" w:rsidRDefault="00C62B39" w:rsidP="003F6AB2">
            <w:pPr>
              <w:pStyle w:val="Compact"/>
              <w:spacing w:line="480" w:lineRule="auto"/>
            </w:pPr>
            <w:r w:rsidRPr="002915B7">
              <w:rPr>
                <w:rFonts w:ascii="Calibri Light" w:hAnsi="Calibri Light" w:cs="Calibri Light"/>
                <w:sz w:val="18"/>
                <w:szCs w:val="18"/>
              </w:rPr>
              <w:t>Mergus merganser</w:t>
            </w:r>
          </w:p>
        </w:tc>
      </w:tr>
      <w:tr w:rsidR="00C62B39" w:rsidRPr="002915B7" w14:paraId="4D4567E4" w14:textId="77777777">
        <w:tc>
          <w:tcPr>
            <w:tcW w:w="1962" w:type="dxa"/>
            <w:shd w:val="clear" w:color="auto" w:fill="auto"/>
          </w:tcPr>
          <w:p w14:paraId="2F6192B1" w14:textId="77777777" w:rsidR="00C62B39" w:rsidRPr="002915B7" w:rsidRDefault="00C62B39" w:rsidP="003F6AB2">
            <w:pPr>
              <w:pStyle w:val="Compact"/>
              <w:spacing w:line="480" w:lineRule="auto"/>
            </w:pPr>
            <w:r w:rsidRPr="002915B7">
              <w:rPr>
                <w:rFonts w:ascii="Calibri Light" w:hAnsi="Calibri Light" w:cs="Calibri Light"/>
                <w:sz w:val="18"/>
                <w:szCs w:val="18"/>
              </w:rPr>
              <w:t>Mergus serrator</w:t>
            </w:r>
          </w:p>
        </w:tc>
      </w:tr>
      <w:tr w:rsidR="00C62B39" w:rsidRPr="002915B7" w14:paraId="394D0E6C" w14:textId="77777777">
        <w:tc>
          <w:tcPr>
            <w:tcW w:w="1962" w:type="dxa"/>
            <w:shd w:val="clear" w:color="auto" w:fill="auto"/>
          </w:tcPr>
          <w:p w14:paraId="7AAF7CA0" w14:textId="77777777" w:rsidR="00C62B39" w:rsidRPr="002915B7" w:rsidRDefault="00C62B39" w:rsidP="003F6AB2">
            <w:pPr>
              <w:pStyle w:val="Compact"/>
              <w:spacing w:line="480" w:lineRule="auto"/>
            </w:pPr>
            <w:r w:rsidRPr="002915B7">
              <w:rPr>
                <w:rFonts w:ascii="Calibri Light" w:hAnsi="Calibri Light" w:cs="Calibri Light"/>
                <w:sz w:val="18"/>
                <w:szCs w:val="18"/>
              </w:rPr>
              <w:t>Merops apiaster</w:t>
            </w:r>
          </w:p>
        </w:tc>
      </w:tr>
      <w:tr w:rsidR="00C62B39" w:rsidRPr="002915B7" w14:paraId="135E14E4" w14:textId="77777777">
        <w:tc>
          <w:tcPr>
            <w:tcW w:w="1962" w:type="dxa"/>
            <w:shd w:val="clear" w:color="auto" w:fill="auto"/>
          </w:tcPr>
          <w:p w14:paraId="5C2F084B" w14:textId="77777777" w:rsidR="00C62B39" w:rsidRPr="002915B7" w:rsidRDefault="00C62B39" w:rsidP="003F6AB2">
            <w:pPr>
              <w:pStyle w:val="Compact"/>
              <w:spacing w:line="480" w:lineRule="auto"/>
            </w:pPr>
            <w:r w:rsidRPr="002915B7">
              <w:rPr>
                <w:rFonts w:ascii="Calibri Light" w:hAnsi="Calibri Light" w:cs="Calibri Light"/>
                <w:sz w:val="18"/>
                <w:szCs w:val="18"/>
              </w:rPr>
              <w:t>Miliaria calandra</w:t>
            </w:r>
          </w:p>
        </w:tc>
      </w:tr>
      <w:tr w:rsidR="00C62B39" w:rsidRPr="002915B7" w14:paraId="09697155" w14:textId="77777777">
        <w:tc>
          <w:tcPr>
            <w:tcW w:w="1962" w:type="dxa"/>
            <w:shd w:val="clear" w:color="auto" w:fill="auto"/>
          </w:tcPr>
          <w:p w14:paraId="1B543B08" w14:textId="77777777" w:rsidR="00C62B39" w:rsidRPr="002915B7" w:rsidRDefault="00C62B39" w:rsidP="003F6AB2">
            <w:pPr>
              <w:pStyle w:val="Compact"/>
              <w:spacing w:line="480" w:lineRule="auto"/>
            </w:pPr>
            <w:r w:rsidRPr="002915B7">
              <w:rPr>
                <w:rFonts w:ascii="Calibri Light" w:hAnsi="Calibri Light" w:cs="Calibri Light"/>
                <w:sz w:val="18"/>
                <w:szCs w:val="18"/>
              </w:rPr>
              <w:t>Milvus migrans</w:t>
            </w:r>
          </w:p>
        </w:tc>
      </w:tr>
      <w:tr w:rsidR="00C62B39" w:rsidRPr="002915B7" w14:paraId="48483A09" w14:textId="77777777">
        <w:tc>
          <w:tcPr>
            <w:tcW w:w="1962" w:type="dxa"/>
            <w:shd w:val="clear" w:color="auto" w:fill="auto"/>
          </w:tcPr>
          <w:p w14:paraId="2D2D9209" w14:textId="77777777" w:rsidR="00C62B39" w:rsidRPr="002915B7" w:rsidRDefault="00C62B39" w:rsidP="003F6AB2">
            <w:pPr>
              <w:pStyle w:val="Compact"/>
              <w:spacing w:line="480" w:lineRule="auto"/>
            </w:pPr>
            <w:r w:rsidRPr="002915B7">
              <w:rPr>
                <w:rFonts w:ascii="Calibri Light" w:hAnsi="Calibri Light" w:cs="Calibri Light"/>
                <w:sz w:val="18"/>
                <w:szCs w:val="18"/>
              </w:rPr>
              <w:t>Milvus milvus</w:t>
            </w:r>
          </w:p>
        </w:tc>
      </w:tr>
      <w:tr w:rsidR="00C62B39" w:rsidRPr="002915B7" w14:paraId="66473E57" w14:textId="77777777">
        <w:tc>
          <w:tcPr>
            <w:tcW w:w="1962" w:type="dxa"/>
            <w:shd w:val="clear" w:color="auto" w:fill="auto"/>
          </w:tcPr>
          <w:p w14:paraId="15E75226" w14:textId="77777777" w:rsidR="00C62B39" w:rsidRPr="002915B7" w:rsidRDefault="00C62B39" w:rsidP="003F6AB2">
            <w:pPr>
              <w:pStyle w:val="Compact"/>
              <w:spacing w:line="480" w:lineRule="auto"/>
            </w:pPr>
            <w:r w:rsidRPr="002915B7">
              <w:rPr>
                <w:rFonts w:ascii="Calibri Light" w:hAnsi="Calibri Light" w:cs="Calibri Light"/>
                <w:sz w:val="18"/>
                <w:szCs w:val="18"/>
              </w:rPr>
              <w:t>Monticola saxatilis</w:t>
            </w:r>
          </w:p>
        </w:tc>
      </w:tr>
      <w:tr w:rsidR="00C62B39" w:rsidRPr="002915B7" w14:paraId="75A1F86D" w14:textId="77777777">
        <w:tc>
          <w:tcPr>
            <w:tcW w:w="1962" w:type="dxa"/>
            <w:shd w:val="clear" w:color="auto" w:fill="auto"/>
          </w:tcPr>
          <w:p w14:paraId="562F74D5" w14:textId="77777777" w:rsidR="00C62B39" w:rsidRPr="002915B7" w:rsidRDefault="00C62B39" w:rsidP="003F6AB2">
            <w:pPr>
              <w:pStyle w:val="Compact"/>
              <w:spacing w:line="480" w:lineRule="auto"/>
            </w:pPr>
            <w:r w:rsidRPr="002915B7">
              <w:rPr>
                <w:rFonts w:ascii="Calibri Light" w:hAnsi="Calibri Light" w:cs="Calibri Light"/>
                <w:sz w:val="18"/>
                <w:szCs w:val="18"/>
              </w:rPr>
              <w:t>Monticola solitarius</w:t>
            </w:r>
          </w:p>
        </w:tc>
      </w:tr>
      <w:tr w:rsidR="00C62B39" w:rsidRPr="002915B7" w14:paraId="45C0F9B9" w14:textId="77777777">
        <w:tc>
          <w:tcPr>
            <w:tcW w:w="1962" w:type="dxa"/>
            <w:shd w:val="clear" w:color="auto" w:fill="auto"/>
          </w:tcPr>
          <w:p w14:paraId="61C460C3" w14:textId="77777777" w:rsidR="00C62B39" w:rsidRPr="002915B7" w:rsidRDefault="00C62B39" w:rsidP="003F6AB2">
            <w:pPr>
              <w:pStyle w:val="Compact"/>
              <w:spacing w:line="480" w:lineRule="auto"/>
            </w:pPr>
            <w:r w:rsidRPr="002915B7">
              <w:rPr>
                <w:rFonts w:ascii="Calibri Light" w:hAnsi="Calibri Light" w:cs="Calibri Light"/>
                <w:sz w:val="18"/>
                <w:szCs w:val="18"/>
              </w:rPr>
              <w:t>Montifringilla nivalis</w:t>
            </w:r>
          </w:p>
        </w:tc>
      </w:tr>
      <w:tr w:rsidR="00C62B39" w:rsidRPr="002915B7" w14:paraId="012A6F38" w14:textId="77777777">
        <w:tc>
          <w:tcPr>
            <w:tcW w:w="1962" w:type="dxa"/>
            <w:shd w:val="clear" w:color="auto" w:fill="auto"/>
          </w:tcPr>
          <w:p w14:paraId="173902BB" w14:textId="77777777" w:rsidR="00C62B39" w:rsidRPr="002915B7" w:rsidRDefault="00C62B39" w:rsidP="003F6AB2">
            <w:pPr>
              <w:pStyle w:val="Compact"/>
              <w:spacing w:line="480" w:lineRule="auto"/>
            </w:pPr>
            <w:r w:rsidRPr="002915B7">
              <w:rPr>
                <w:rFonts w:ascii="Calibri Light" w:hAnsi="Calibri Light" w:cs="Calibri Light"/>
                <w:sz w:val="18"/>
                <w:szCs w:val="18"/>
              </w:rPr>
              <w:t>Morus bassanus</w:t>
            </w:r>
          </w:p>
        </w:tc>
      </w:tr>
      <w:tr w:rsidR="00C62B39" w:rsidRPr="002915B7" w14:paraId="204D8571" w14:textId="77777777">
        <w:tc>
          <w:tcPr>
            <w:tcW w:w="1962" w:type="dxa"/>
            <w:shd w:val="clear" w:color="auto" w:fill="auto"/>
          </w:tcPr>
          <w:p w14:paraId="53F95C0F" w14:textId="77777777" w:rsidR="00C62B39" w:rsidRPr="002915B7" w:rsidRDefault="00C62B39" w:rsidP="003F6AB2">
            <w:pPr>
              <w:pStyle w:val="Compact"/>
              <w:spacing w:line="480" w:lineRule="auto"/>
            </w:pPr>
            <w:r w:rsidRPr="002915B7">
              <w:rPr>
                <w:rFonts w:ascii="Calibri Light" w:hAnsi="Calibri Light" w:cs="Calibri Light"/>
                <w:sz w:val="18"/>
                <w:szCs w:val="18"/>
              </w:rPr>
              <w:t>Motacilla alba</w:t>
            </w:r>
          </w:p>
        </w:tc>
      </w:tr>
      <w:tr w:rsidR="00C62B39" w:rsidRPr="002915B7" w14:paraId="309475F9" w14:textId="77777777">
        <w:tc>
          <w:tcPr>
            <w:tcW w:w="1962" w:type="dxa"/>
            <w:shd w:val="clear" w:color="auto" w:fill="auto"/>
          </w:tcPr>
          <w:p w14:paraId="590504C2" w14:textId="77777777" w:rsidR="00C62B39" w:rsidRPr="002915B7" w:rsidRDefault="00C62B39" w:rsidP="003F6AB2">
            <w:pPr>
              <w:pStyle w:val="Compact"/>
              <w:spacing w:line="480" w:lineRule="auto"/>
            </w:pPr>
            <w:r w:rsidRPr="002915B7">
              <w:rPr>
                <w:rFonts w:ascii="Calibri Light" w:hAnsi="Calibri Light" w:cs="Calibri Light"/>
                <w:sz w:val="18"/>
                <w:szCs w:val="18"/>
              </w:rPr>
              <w:t>Motacilla cinerea</w:t>
            </w:r>
          </w:p>
        </w:tc>
      </w:tr>
      <w:tr w:rsidR="00C62B39" w:rsidRPr="002915B7" w14:paraId="745C83DF" w14:textId="77777777">
        <w:tc>
          <w:tcPr>
            <w:tcW w:w="1962" w:type="dxa"/>
            <w:shd w:val="clear" w:color="auto" w:fill="auto"/>
          </w:tcPr>
          <w:p w14:paraId="4A7E8FB9" w14:textId="77777777" w:rsidR="00C62B39" w:rsidRPr="002915B7" w:rsidRDefault="00C62B39" w:rsidP="003F6AB2">
            <w:pPr>
              <w:pStyle w:val="Compact"/>
              <w:spacing w:line="480" w:lineRule="auto"/>
            </w:pPr>
            <w:r w:rsidRPr="002915B7">
              <w:rPr>
                <w:rFonts w:ascii="Calibri Light" w:hAnsi="Calibri Light" w:cs="Calibri Light"/>
                <w:sz w:val="18"/>
                <w:szCs w:val="18"/>
              </w:rPr>
              <w:t>Motacilla citreola</w:t>
            </w:r>
          </w:p>
        </w:tc>
      </w:tr>
      <w:tr w:rsidR="00C62B39" w:rsidRPr="002915B7" w14:paraId="426AA98B" w14:textId="77777777">
        <w:tc>
          <w:tcPr>
            <w:tcW w:w="1962" w:type="dxa"/>
            <w:shd w:val="clear" w:color="auto" w:fill="auto"/>
          </w:tcPr>
          <w:p w14:paraId="1C3BEFC9" w14:textId="77777777" w:rsidR="00C62B39" w:rsidRPr="002915B7" w:rsidRDefault="00C62B39" w:rsidP="003F6AB2">
            <w:pPr>
              <w:pStyle w:val="Compact"/>
              <w:spacing w:line="480" w:lineRule="auto"/>
            </w:pPr>
            <w:r w:rsidRPr="002915B7">
              <w:rPr>
                <w:rFonts w:ascii="Calibri Light" w:hAnsi="Calibri Light" w:cs="Calibri Light"/>
                <w:sz w:val="18"/>
                <w:szCs w:val="18"/>
              </w:rPr>
              <w:t>Motacilla flava</w:t>
            </w:r>
          </w:p>
        </w:tc>
      </w:tr>
      <w:tr w:rsidR="00C62B39" w:rsidRPr="002915B7" w14:paraId="6F5A96AF" w14:textId="77777777">
        <w:tc>
          <w:tcPr>
            <w:tcW w:w="1962" w:type="dxa"/>
            <w:shd w:val="clear" w:color="auto" w:fill="auto"/>
          </w:tcPr>
          <w:p w14:paraId="10F703D4" w14:textId="77777777" w:rsidR="00C62B39" w:rsidRPr="002915B7" w:rsidRDefault="00C62B39" w:rsidP="003F6AB2">
            <w:pPr>
              <w:pStyle w:val="Compact"/>
              <w:spacing w:line="480" w:lineRule="auto"/>
            </w:pPr>
            <w:r w:rsidRPr="002915B7">
              <w:rPr>
                <w:rFonts w:ascii="Calibri Light" w:hAnsi="Calibri Light" w:cs="Calibri Light"/>
                <w:sz w:val="18"/>
                <w:szCs w:val="18"/>
              </w:rPr>
              <w:t>Muscicapa striata</w:t>
            </w:r>
          </w:p>
        </w:tc>
      </w:tr>
      <w:tr w:rsidR="00C62B39" w:rsidRPr="002915B7" w14:paraId="7F48F274" w14:textId="77777777">
        <w:tc>
          <w:tcPr>
            <w:tcW w:w="1962" w:type="dxa"/>
            <w:shd w:val="clear" w:color="auto" w:fill="auto"/>
          </w:tcPr>
          <w:p w14:paraId="01539A09" w14:textId="77777777" w:rsidR="00C62B39" w:rsidRPr="002915B7" w:rsidRDefault="00C62B39" w:rsidP="003F6AB2">
            <w:pPr>
              <w:pStyle w:val="Compact"/>
              <w:spacing w:line="480" w:lineRule="auto"/>
            </w:pPr>
            <w:r w:rsidRPr="002915B7">
              <w:rPr>
                <w:rFonts w:ascii="Calibri Light" w:hAnsi="Calibri Light" w:cs="Calibri Light"/>
                <w:sz w:val="18"/>
                <w:szCs w:val="18"/>
              </w:rPr>
              <w:t>Neophron percnopterus</w:t>
            </w:r>
          </w:p>
        </w:tc>
      </w:tr>
      <w:tr w:rsidR="00C62B39" w:rsidRPr="002915B7" w14:paraId="509CC94F" w14:textId="77777777">
        <w:tc>
          <w:tcPr>
            <w:tcW w:w="1962" w:type="dxa"/>
            <w:shd w:val="clear" w:color="auto" w:fill="auto"/>
          </w:tcPr>
          <w:p w14:paraId="2C8A4C45" w14:textId="77777777" w:rsidR="00C62B39" w:rsidRPr="002915B7" w:rsidRDefault="00C62B39" w:rsidP="003F6AB2">
            <w:pPr>
              <w:pStyle w:val="Compact"/>
              <w:spacing w:line="480" w:lineRule="auto"/>
            </w:pPr>
            <w:r w:rsidRPr="002915B7">
              <w:rPr>
                <w:rFonts w:ascii="Calibri Light" w:hAnsi="Calibri Light" w:cs="Calibri Light"/>
                <w:sz w:val="18"/>
                <w:szCs w:val="18"/>
              </w:rPr>
              <w:t>Netta rufina</w:t>
            </w:r>
          </w:p>
        </w:tc>
      </w:tr>
      <w:tr w:rsidR="00C62B39" w:rsidRPr="002915B7" w14:paraId="201CDC48" w14:textId="77777777">
        <w:tc>
          <w:tcPr>
            <w:tcW w:w="1962" w:type="dxa"/>
            <w:shd w:val="clear" w:color="auto" w:fill="auto"/>
          </w:tcPr>
          <w:p w14:paraId="29E3B82A" w14:textId="77777777" w:rsidR="00C62B39" w:rsidRPr="002915B7" w:rsidRDefault="00C62B39" w:rsidP="003F6AB2">
            <w:pPr>
              <w:pStyle w:val="Compact"/>
              <w:spacing w:line="480" w:lineRule="auto"/>
            </w:pPr>
            <w:r w:rsidRPr="002915B7">
              <w:rPr>
                <w:rFonts w:ascii="Calibri Light" w:hAnsi="Calibri Light" w:cs="Calibri Light"/>
                <w:sz w:val="18"/>
                <w:szCs w:val="18"/>
              </w:rPr>
              <w:t>Nucifraga caryocatactes</w:t>
            </w:r>
          </w:p>
        </w:tc>
      </w:tr>
      <w:tr w:rsidR="00C62B39" w:rsidRPr="002915B7" w14:paraId="19A08E65" w14:textId="77777777">
        <w:tc>
          <w:tcPr>
            <w:tcW w:w="1962" w:type="dxa"/>
            <w:shd w:val="clear" w:color="auto" w:fill="auto"/>
          </w:tcPr>
          <w:p w14:paraId="0E3B7267" w14:textId="77777777" w:rsidR="00C62B39" w:rsidRPr="002915B7" w:rsidRDefault="00C62B39" w:rsidP="003F6AB2">
            <w:pPr>
              <w:pStyle w:val="Compact"/>
              <w:spacing w:line="480" w:lineRule="auto"/>
            </w:pPr>
            <w:r w:rsidRPr="002915B7">
              <w:rPr>
                <w:rFonts w:ascii="Calibri Light" w:hAnsi="Calibri Light" w:cs="Calibri Light"/>
                <w:sz w:val="18"/>
                <w:szCs w:val="18"/>
              </w:rPr>
              <w:t>Numenius arquata</w:t>
            </w:r>
          </w:p>
        </w:tc>
      </w:tr>
      <w:tr w:rsidR="00C62B39" w:rsidRPr="002915B7" w14:paraId="3243837D" w14:textId="77777777">
        <w:tc>
          <w:tcPr>
            <w:tcW w:w="1962" w:type="dxa"/>
            <w:shd w:val="clear" w:color="auto" w:fill="auto"/>
          </w:tcPr>
          <w:p w14:paraId="3F837C47" w14:textId="77777777" w:rsidR="00C62B39" w:rsidRPr="002915B7" w:rsidRDefault="00C62B39" w:rsidP="003F6AB2">
            <w:pPr>
              <w:pStyle w:val="Compact"/>
              <w:spacing w:line="480" w:lineRule="auto"/>
            </w:pPr>
            <w:r w:rsidRPr="002915B7">
              <w:rPr>
                <w:rFonts w:ascii="Calibri Light" w:hAnsi="Calibri Light" w:cs="Calibri Light"/>
                <w:sz w:val="18"/>
                <w:szCs w:val="18"/>
              </w:rPr>
              <w:t>Numenius phaeopus</w:t>
            </w:r>
          </w:p>
        </w:tc>
      </w:tr>
      <w:tr w:rsidR="00C62B39" w:rsidRPr="002915B7" w14:paraId="30C84C09" w14:textId="77777777">
        <w:tc>
          <w:tcPr>
            <w:tcW w:w="1962" w:type="dxa"/>
            <w:shd w:val="clear" w:color="auto" w:fill="auto"/>
          </w:tcPr>
          <w:p w14:paraId="63182820" w14:textId="77777777" w:rsidR="00C62B39" w:rsidRPr="002915B7" w:rsidRDefault="00C62B39" w:rsidP="003F6AB2">
            <w:pPr>
              <w:pStyle w:val="Compact"/>
              <w:spacing w:line="480" w:lineRule="auto"/>
            </w:pPr>
            <w:r w:rsidRPr="002915B7">
              <w:rPr>
                <w:rFonts w:ascii="Calibri Light" w:hAnsi="Calibri Light" w:cs="Calibri Light"/>
                <w:sz w:val="18"/>
                <w:szCs w:val="18"/>
              </w:rPr>
              <w:t>Nyctea scandiaca</w:t>
            </w:r>
          </w:p>
        </w:tc>
      </w:tr>
      <w:tr w:rsidR="00C62B39" w:rsidRPr="002915B7" w14:paraId="6B92DDB2" w14:textId="77777777">
        <w:tc>
          <w:tcPr>
            <w:tcW w:w="1962" w:type="dxa"/>
            <w:shd w:val="clear" w:color="auto" w:fill="auto"/>
          </w:tcPr>
          <w:p w14:paraId="0F19CB24" w14:textId="77777777" w:rsidR="00C62B39" w:rsidRPr="002915B7" w:rsidRDefault="00C62B39" w:rsidP="003F6AB2">
            <w:pPr>
              <w:pStyle w:val="Compact"/>
              <w:spacing w:line="480" w:lineRule="auto"/>
            </w:pPr>
            <w:r w:rsidRPr="002915B7">
              <w:rPr>
                <w:rFonts w:ascii="Calibri Light" w:hAnsi="Calibri Light" w:cs="Calibri Light"/>
                <w:sz w:val="18"/>
                <w:szCs w:val="18"/>
              </w:rPr>
              <w:t>Nycticorax nycticorax</w:t>
            </w:r>
          </w:p>
        </w:tc>
      </w:tr>
      <w:tr w:rsidR="00C62B39" w:rsidRPr="002915B7" w14:paraId="20C38C67" w14:textId="77777777">
        <w:tc>
          <w:tcPr>
            <w:tcW w:w="1962" w:type="dxa"/>
            <w:shd w:val="clear" w:color="auto" w:fill="auto"/>
          </w:tcPr>
          <w:p w14:paraId="7C4FE9A6" w14:textId="77777777" w:rsidR="00C62B39" w:rsidRPr="002915B7" w:rsidRDefault="00C62B39" w:rsidP="003F6AB2">
            <w:pPr>
              <w:pStyle w:val="Compact"/>
              <w:spacing w:line="480" w:lineRule="auto"/>
            </w:pPr>
            <w:r w:rsidRPr="002915B7">
              <w:rPr>
                <w:rFonts w:ascii="Calibri Light" w:hAnsi="Calibri Light" w:cs="Calibri Light"/>
                <w:sz w:val="18"/>
                <w:szCs w:val="18"/>
              </w:rPr>
              <w:t>Oceanodroma castro</w:t>
            </w:r>
          </w:p>
        </w:tc>
      </w:tr>
      <w:tr w:rsidR="00C62B39" w:rsidRPr="002915B7" w14:paraId="303847C2" w14:textId="77777777">
        <w:tc>
          <w:tcPr>
            <w:tcW w:w="1962" w:type="dxa"/>
            <w:shd w:val="clear" w:color="auto" w:fill="auto"/>
          </w:tcPr>
          <w:p w14:paraId="08EE1214" w14:textId="77777777" w:rsidR="00C62B39" w:rsidRPr="002915B7" w:rsidRDefault="00C62B39" w:rsidP="003F6AB2">
            <w:pPr>
              <w:pStyle w:val="Compact"/>
              <w:spacing w:line="480" w:lineRule="auto"/>
            </w:pPr>
            <w:r w:rsidRPr="002915B7">
              <w:rPr>
                <w:rFonts w:ascii="Calibri Light" w:hAnsi="Calibri Light" w:cs="Calibri Light"/>
                <w:sz w:val="18"/>
                <w:szCs w:val="18"/>
              </w:rPr>
              <w:t>Oceanodroma leucorhoa</w:t>
            </w:r>
          </w:p>
        </w:tc>
      </w:tr>
      <w:tr w:rsidR="00C62B39" w:rsidRPr="002915B7" w14:paraId="110551FC" w14:textId="77777777">
        <w:tc>
          <w:tcPr>
            <w:tcW w:w="1962" w:type="dxa"/>
            <w:shd w:val="clear" w:color="auto" w:fill="auto"/>
          </w:tcPr>
          <w:p w14:paraId="7A25A3AE" w14:textId="77777777" w:rsidR="00C62B39" w:rsidRPr="002915B7" w:rsidRDefault="00C62B39" w:rsidP="003F6AB2">
            <w:pPr>
              <w:pStyle w:val="Compact"/>
              <w:spacing w:line="480" w:lineRule="auto"/>
            </w:pPr>
            <w:r w:rsidRPr="002915B7">
              <w:rPr>
                <w:rFonts w:ascii="Calibri Light" w:hAnsi="Calibri Light" w:cs="Calibri Light"/>
                <w:sz w:val="18"/>
                <w:szCs w:val="18"/>
              </w:rPr>
              <w:t>Oenanthe hispanica</w:t>
            </w:r>
          </w:p>
        </w:tc>
      </w:tr>
      <w:tr w:rsidR="00C62B39" w:rsidRPr="002915B7" w14:paraId="33CA030F" w14:textId="77777777">
        <w:tc>
          <w:tcPr>
            <w:tcW w:w="1962" w:type="dxa"/>
            <w:shd w:val="clear" w:color="auto" w:fill="auto"/>
          </w:tcPr>
          <w:p w14:paraId="1426E91F" w14:textId="77777777" w:rsidR="00C62B39" w:rsidRPr="002915B7" w:rsidRDefault="00C62B39" w:rsidP="003F6AB2">
            <w:pPr>
              <w:pStyle w:val="Compact"/>
              <w:spacing w:line="480" w:lineRule="auto"/>
            </w:pPr>
            <w:r w:rsidRPr="002915B7">
              <w:rPr>
                <w:rFonts w:ascii="Calibri Light" w:hAnsi="Calibri Light" w:cs="Calibri Light"/>
                <w:sz w:val="18"/>
                <w:szCs w:val="18"/>
              </w:rPr>
              <w:t>Oenanthe isabellina</w:t>
            </w:r>
          </w:p>
        </w:tc>
      </w:tr>
      <w:tr w:rsidR="00C62B39" w:rsidRPr="002915B7" w14:paraId="364BAD82" w14:textId="77777777">
        <w:tc>
          <w:tcPr>
            <w:tcW w:w="1962" w:type="dxa"/>
            <w:shd w:val="clear" w:color="auto" w:fill="auto"/>
          </w:tcPr>
          <w:p w14:paraId="67E42426" w14:textId="77777777" w:rsidR="00C62B39" w:rsidRPr="002915B7" w:rsidRDefault="00C62B39" w:rsidP="003F6AB2">
            <w:pPr>
              <w:pStyle w:val="Compact"/>
              <w:spacing w:line="480" w:lineRule="auto"/>
            </w:pPr>
            <w:r w:rsidRPr="002915B7">
              <w:rPr>
                <w:rFonts w:ascii="Calibri Light" w:hAnsi="Calibri Light" w:cs="Calibri Light"/>
                <w:sz w:val="18"/>
                <w:szCs w:val="18"/>
              </w:rPr>
              <w:t>Oenanthe leucura</w:t>
            </w:r>
          </w:p>
        </w:tc>
      </w:tr>
      <w:tr w:rsidR="00C62B39" w:rsidRPr="002915B7" w14:paraId="520F3C32" w14:textId="77777777">
        <w:tc>
          <w:tcPr>
            <w:tcW w:w="1962" w:type="dxa"/>
            <w:shd w:val="clear" w:color="auto" w:fill="auto"/>
          </w:tcPr>
          <w:p w14:paraId="104C16B1" w14:textId="77777777" w:rsidR="00C62B39" w:rsidRPr="002915B7" w:rsidRDefault="00C62B39" w:rsidP="003F6AB2">
            <w:pPr>
              <w:pStyle w:val="Compact"/>
              <w:spacing w:line="480" w:lineRule="auto"/>
            </w:pPr>
            <w:r w:rsidRPr="002915B7">
              <w:rPr>
                <w:rFonts w:ascii="Calibri Light" w:hAnsi="Calibri Light" w:cs="Calibri Light"/>
                <w:sz w:val="18"/>
                <w:szCs w:val="18"/>
              </w:rPr>
              <w:t>Oenanthe oenanthe</w:t>
            </w:r>
          </w:p>
        </w:tc>
      </w:tr>
      <w:tr w:rsidR="00C62B39" w:rsidRPr="002915B7" w14:paraId="6AA8AAAB" w14:textId="77777777">
        <w:tc>
          <w:tcPr>
            <w:tcW w:w="1962" w:type="dxa"/>
            <w:shd w:val="clear" w:color="auto" w:fill="auto"/>
          </w:tcPr>
          <w:p w14:paraId="2D853756" w14:textId="77777777" w:rsidR="00C62B39" w:rsidRPr="002915B7" w:rsidRDefault="00C62B39" w:rsidP="003F6AB2">
            <w:pPr>
              <w:pStyle w:val="Compact"/>
              <w:spacing w:line="480" w:lineRule="auto"/>
            </w:pPr>
            <w:r w:rsidRPr="002915B7">
              <w:rPr>
                <w:rFonts w:ascii="Calibri Light" w:hAnsi="Calibri Light" w:cs="Calibri Light"/>
                <w:sz w:val="18"/>
                <w:szCs w:val="18"/>
              </w:rPr>
              <w:t>Oenanthe pleschanka</w:t>
            </w:r>
          </w:p>
        </w:tc>
      </w:tr>
      <w:tr w:rsidR="00C62B39" w:rsidRPr="002915B7" w14:paraId="49A38BEF" w14:textId="77777777">
        <w:tc>
          <w:tcPr>
            <w:tcW w:w="1962" w:type="dxa"/>
            <w:shd w:val="clear" w:color="auto" w:fill="auto"/>
          </w:tcPr>
          <w:p w14:paraId="63A84673" w14:textId="77777777" w:rsidR="00C62B39" w:rsidRPr="002915B7" w:rsidRDefault="00C62B39" w:rsidP="003F6AB2">
            <w:pPr>
              <w:pStyle w:val="Compact"/>
              <w:spacing w:line="480" w:lineRule="auto"/>
            </w:pPr>
            <w:r w:rsidRPr="002915B7">
              <w:rPr>
                <w:rFonts w:ascii="Calibri Light" w:hAnsi="Calibri Light" w:cs="Calibri Light"/>
                <w:sz w:val="18"/>
                <w:szCs w:val="18"/>
              </w:rPr>
              <w:t>Oriolus oriolus</w:t>
            </w:r>
          </w:p>
        </w:tc>
      </w:tr>
      <w:tr w:rsidR="00C62B39" w:rsidRPr="002915B7" w14:paraId="78CC73CA" w14:textId="77777777">
        <w:tc>
          <w:tcPr>
            <w:tcW w:w="1962" w:type="dxa"/>
            <w:shd w:val="clear" w:color="auto" w:fill="auto"/>
          </w:tcPr>
          <w:p w14:paraId="223C27B8" w14:textId="77777777" w:rsidR="00C62B39" w:rsidRPr="002915B7" w:rsidRDefault="00C62B39" w:rsidP="003F6AB2">
            <w:pPr>
              <w:pStyle w:val="Compact"/>
              <w:spacing w:line="480" w:lineRule="auto"/>
            </w:pPr>
            <w:r w:rsidRPr="002915B7">
              <w:rPr>
                <w:rFonts w:ascii="Calibri Light" w:hAnsi="Calibri Light" w:cs="Calibri Light"/>
                <w:sz w:val="18"/>
                <w:szCs w:val="18"/>
              </w:rPr>
              <w:t>Otis tarda</w:t>
            </w:r>
          </w:p>
        </w:tc>
      </w:tr>
      <w:tr w:rsidR="00C62B39" w:rsidRPr="002915B7" w14:paraId="7B44B6B8" w14:textId="77777777">
        <w:tc>
          <w:tcPr>
            <w:tcW w:w="1962" w:type="dxa"/>
            <w:shd w:val="clear" w:color="auto" w:fill="auto"/>
          </w:tcPr>
          <w:p w14:paraId="56830431" w14:textId="77777777" w:rsidR="00C62B39" w:rsidRPr="002915B7" w:rsidRDefault="00C62B39" w:rsidP="003F6AB2">
            <w:pPr>
              <w:pStyle w:val="Compact"/>
              <w:spacing w:line="480" w:lineRule="auto"/>
            </w:pPr>
            <w:r w:rsidRPr="002915B7">
              <w:rPr>
                <w:rFonts w:ascii="Calibri Light" w:hAnsi="Calibri Light" w:cs="Calibri Light"/>
                <w:sz w:val="18"/>
                <w:szCs w:val="18"/>
              </w:rPr>
              <w:t>Otus scops</w:t>
            </w:r>
          </w:p>
        </w:tc>
      </w:tr>
      <w:tr w:rsidR="00C62B39" w:rsidRPr="002915B7" w14:paraId="4D16FDDC" w14:textId="77777777">
        <w:tc>
          <w:tcPr>
            <w:tcW w:w="1962" w:type="dxa"/>
            <w:shd w:val="clear" w:color="auto" w:fill="auto"/>
          </w:tcPr>
          <w:p w14:paraId="1622B8C4" w14:textId="77777777" w:rsidR="00C62B39" w:rsidRPr="002915B7" w:rsidRDefault="00C62B39" w:rsidP="003F6AB2">
            <w:pPr>
              <w:pStyle w:val="Compact"/>
              <w:spacing w:line="480" w:lineRule="auto"/>
            </w:pPr>
            <w:r w:rsidRPr="002915B7">
              <w:rPr>
                <w:rFonts w:ascii="Calibri Light" w:hAnsi="Calibri Light" w:cs="Calibri Light"/>
                <w:sz w:val="18"/>
                <w:szCs w:val="18"/>
              </w:rPr>
              <w:t>Oxyura leucocephala</w:t>
            </w:r>
          </w:p>
        </w:tc>
      </w:tr>
      <w:tr w:rsidR="00C62B39" w:rsidRPr="002915B7" w14:paraId="0C512981" w14:textId="77777777">
        <w:tc>
          <w:tcPr>
            <w:tcW w:w="1962" w:type="dxa"/>
            <w:shd w:val="clear" w:color="auto" w:fill="auto"/>
          </w:tcPr>
          <w:p w14:paraId="0615C5C7" w14:textId="77777777" w:rsidR="00C62B39" w:rsidRPr="002915B7" w:rsidRDefault="00C62B39" w:rsidP="003F6AB2">
            <w:pPr>
              <w:pStyle w:val="Compact"/>
              <w:spacing w:line="480" w:lineRule="auto"/>
            </w:pPr>
            <w:r w:rsidRPr="002915B7">
              <w:rPr>
                <w:rFonts w:ascii="Calibri Light" w:hAnsi="Calibri Light" w:cs="Calibri Light"/>
                <w:sz w:val="18"/>
                <w:szCs w:val="18"/>
              </w:rPr>
              <w:t>Pandion haliaetus</w:t>
            </w:r>
          </w:p>
        </w:tc>
      </w:tr>
      <w:tr w:rsidR="00C62B39" w:rsidRPr="002915B7" w14:paraId="660D4737" w14:textId="77777777">
        <w:tc>
          <w:tcPr>
            <w:tcW w:w="1962" w:type="dxa"/>
            <w:shd w:val="clear" w:color="auto" w:fill="auto"/>
          </w:tcPr>
          <w:p w14:paraId="20B1F4E9" w14:textId="77777777" w:rsidR="00C62B39" w:rsidRPr="002915B7" w:rsidRDefault="00C62B39" w:rsidP="003F6AB2">
            <w:pPr>
              <w:pStyle w:val="Compact"/>
              <w:spacing w:line="480" w:lineRule="auto"/>
            </w:pPr>
            <w:r w:rsidRPr="002915B7">
              <w:rPr>
                <w:rFonts w:ascii="Calibri Light" w:hAnsi="Calibri Light" w:cs="Calibri Light"/>
                <w:sz w:val="18"/>
                <w:szCs w:val="18"/>
              </w:rPr>
              <w:t>Panurus biarmicus</w:t>
            </w:r>
          </w:p>
        </w:tc>
      </w:tr>
      <w:tr w:rsidR="00C62B39" w:rsidRPr="002915B7" w14:paraId="7AE37AC7" w14:textId="77777777">
        <w:tc>
          <w:tcPr>
            <w:tcW w:w="1962" w:type="dxa"/>
            <w:shd w:val="clear" w:color="auto" w:fill="auto"/>
          </w:tcPr>
          <w:p w14:paraId="2671E824" w14:textId="77777777" w:rsidR="00C62B39" w:rsidRPr="002915B7" w:rsidRDefault="00C62B39" w:rsidP="003F6AB2">
            <w:pPr>
              <w:pStyle w:val="Compact"/>
              <w:spacing w:line="480" w:lineRule="auto"/>
            </w:pPr>
            <w:r w:rsidRPr="002915B7">
              <w:rPr>
                <w:rFonts w:ascii="Calibri Light" w:hAnsi="Calibri Light" w:cs="Calibri Light"/>
                <w:sz w:val="18"/>
                <w:szCs w:val="18"/>
              </w:rPr>
              <w:t>Parus caeruleus</w:t>
            </w:r>
          </w:p>
        </w:tc>
      </w:tr>
      <w:tr w:rsidR="00C62B39" w:rsidRPr="002915B7" w14:paraId="44DAF819" w14:textId="77777777">
        <w:tc>
          <w:tcPr>
            <w:tcW w:w="1962" w:type="dxa"/>
            <w:shd w:val="clear" w:color="auto" w:fill="auto"/>
          </w:tcPr>
          <w:p w14:paraId="03EA0BFF" w14:textId="77777777" w:rsidR="00C62B39" w:rsidRPr="002915B7" w:rsidRDefault="00C62B39" w:rsidP="003F6AB2">
            <w:pPr>
              <w:pStyle w:val="Compact"/>
              <w:spacing w:line="480" w:lineRule="auto"/>
            </w:pPr>
            <w:r w:rsidRPr="002915B7">
              <w:rPr>
                <w:rFonts w:ascii="Calibri Light" w:hAnsi="Calibri Light" w:cs="Calibri Light"/>
                <w:sz w:val="18"/>
                <w:szCs w:val="18"/>
              </w:rPr>
              <w:t>Parus cinctus</w:t>
            </w:r>
          </w:p>
        </w:tc>
      </w:tr>
      <w:tr w:rsidR="00C62B39" w:rsidRPr="002915B7" w14:paraId="2875B7C7" w14:textId="77777777">
        <w:tc>
          <w:tcPr>
            <w:tcW w:w="1962" w:type="dxa"/>
            <w:shd w:val="clear" w:color="auto" w:fill="auto"/>
          </w:tcPr>
          <w:p w14:paraId="1F6CB558" w14:textId="77777777" w:rsidR="00C62B39" w:rsidRPr="002915B7" w:rsidRDefault="00C62B39" w:rsidP="003F6AB2">
            <w:pPr>
              <w:pStyle w:val="Compact"/>
              <w:spacing w:line="480" w:lineRule="auto"/>
            </w:pPr>
            <w:r w:rsidRPr="002915B7">
              <w:rPr>
                <w:rFonts w:ascii="Calibri Light" w:hAnsi="Calibri Light" w:cs="Calibri Light"/>
                <w:sz w:val="18"/>
                <w:szCs w:val="18"/>
              </w:rPr>
              <w:t>Parus cristatus</w:t>
            </w:r>
          </w:p>
        </w:tc>
      </w:tr>
      <w:tr w:rsidR="00C62B39" w:rsidRPr="002915B7" w14:paraId="029F8C2D" w14:textId="77777777">
        <w:tc>
          <w:tcPr>
            <w:tcW w:w="1962" w:type="dxa"/>
            <w:shd w:val="clear" w:color="auto" w:fill="auto"/>
          </w:tcPr>
          <w:p w14:paraId="471819B8" w14:textId="77777777" w:rsidR="00C62B39" w:rsidRPr="002915B7" w:rsidRDefault="00C62B39" w:rsidP="003F6AB2">
            <w:pPr>
              <w:pStyle w:val="Compact"/>
              <w:spacing w:line="480" w:lineRule="auto"/>
            </w:pPr>
            <w:r w:rsidRPr="002915B7">
              <w:rPr>
                <w:rFonts w:ascii="Calibri Light" w:hAnsi="Calibri Light" w:cs="Calibri Light"/>
                <w:sz w:val="18"/>
                <w:szCs w:val="18"/>
              </w:rPr>
              <w:t>Parus lugubris</w:t>
            </w:r>
          </w:p>
        </w:tc>
      </w:tr>
      <w:tr w:rsidR="00C62B39" w:rsidRPr="002915B7" w14:paraId="22E27AF9" w14:textId="77777777">
        <w:tc>
          <w:tcPr>
            <w:tcW w:w="1962" w:type="dxa"/>
            <w:shd w:val="clear" w:color="auto" w:fill="auto"/>
          </w:tcPr>
          <w:p w14:paraId="3DD15624" w14:textId="77777777" w:rsidR="00C62B39" w:rsidRPr="002915B7" w:rsidRDefault="00C62B39" w:rsidP="003F6AB2">
            <w:pPr>
              <w:pStyle w:val="Compact"/>
              <w:spacing w:line="480" w:lineRule="auto"/>
            </w:pPr>
            <w:r w:rsidRPr="002915B7">
              <w:rPr>
                <w:rFonts w:ascii="Calibri Light" w:hAnsi="Calibri Light" w:cs="Calibri Light"/>
                <w:sz w:val="18"/>
                <w:szCs w:val="18"/>
              </w:rPr>
              <w:t>Parus major</w:t>
            </w:r>
          </w:p>
        </w:tc>
      </w:tr>
      <w:tr w:rsidR="00C62B39" w:rsidRPr="002915B7" w14:paraId="0A82D787" w14:textId="77777777">
        <w:tc>
          <w:tcPr>
            <w:tcW w:w="1962" w:type="dxa"/>
            <w:shd w:val="clear" w:color="auto" w:fill="auto"/>
          </w:tcPr>
          <w:p w14:paraId="65946F68" w14:textId="77777777" w:rsidR="00C62B39" w:rsidRPr="002915B7" w:rsidRDefault="00C62B39" w:rsidP="003F6AB2">
            <w:pPr>
              <w:pStyle w:val="Compact"/>
              <w:spacing w:line="480" w:lineRule="auto"/>
            </w:pPr>
            <w:r w:rsidRPr="002915B7">
              <w:rPr>
                <w:rFonts w:ascii="Calibri Light" w:hAnsi="Calibri Light" w:cs="Calibri Light"/>
                <w:sz w:val="18"/>
                <w:szCs w:val="18"/>
              </w:rPr>
              <w:t>Parus montanus</w:t>
            </w:r>
          </w:p>
        </w:tc>
      </w:tr>
      <w:tr w:rsidR="00C62B39" w:rsidRPr="002915B7" w14:paraId="1E8D2636" w14:textId="77777777">
        <w:tc>
          <w:tcPr>
            <w:tcW w:w="1962" w:type="dxa"/>
            <w:shd w:val="clear" w:color="auto" w:fill="auto"/>
          </w:tcPr>
          <w:p w14:paraId="58931B5A" w14:textId="77777777" w:rsidR="00C62B39" w:rsidRPr="002915B7" w:rsidRDefault="00C62B39" w:rsidP="003F6AB2">
            <w:pPr>
              <w:pStyle w:val="Compact"/>
              <w:spacing w:line="480" w:lineRule="auto"/>
            </w:pPr>
            <w:r w:rsidRPr="002915B7">
              <w:rPr>
                <w:rFonts w:ascii="Calibri Light" w:hAnsi="Calibri Light" w:cs="Calibri Light"/>
                <w:sz w:val="18"/>
                <w:szCs w:val="18"/>
              </w:rPr>
              <w:t>Parus palustris</w:t>
            </w:r>
          </w:p>
        </w:tc>
      </w:tr>
      <w:tr w:rsidR="00C62B39" w:rsidRPr="002915B7" w14:paraId="160DE376" w14:textId="77777777">
        <w:tc>
          <w:tcPr>
            <w:tcW w:w="1962" w:type="dxa"/>
            <w:shd w:val="clear" w:color="auto" w:fill="auto"/>
          </w:tcPr>
          <w:p w14:paraId="27FFA947" w14:textId="77777777" w:rsidR="00C62B39" w:rsidRPr="002915B7" w:rsidRDefault="00C62B39" w:rsidP="003F6AB2">
            <w:pPr>
              <w:pStyle w:val="Compact"/>
              <w:spacing w:line="480" w:lineRule="auto"/>
            </w:pPr>
            <w:r w:rsidRPr="002915B7">
              <w:rPr>
                <w:rFonts w:ascii="Calibri Light" w:hAnsi="Calibri Light" w:cs="Calibri Light"/>
                <w:sz w:val="18"/>
                <w:szCs w:val="18"/>
              </w:rPr>
              <w:t>Passer domesticus</w:t>
            </w:r>
          </w:p>
        </w:tc>
      </w:tr>
      <w:tr w:rsidR="00C62B39" w:rsidRPr="002915B7" w14:paraId="64F1A4DD" w14:textId="77777777">
        <w:tc>
          <w:tcPr>
            <w:tcW w:w="1962" w:type="dxa"/>
            <w:shd w:val="clear" w:color="auto" w:fill="auto"/>
          </w:tcPr>
          <w:p w14:paraId="2DDBD11A" w14:textId="77777777" w:rsidR="00C62B39" w:rsidRPr="002915B7" w:rsidRDefault="00C62B39" w:rsidP="003F6AB2">
            <w:pPr>
              <w:pStyle w:val="Compact"/>
              <w:spacing w:line="480" w:lineRule="auto"/>
            </w:pPr>
            <w:r w:rsidRPr="002915B7">
              <w:rPr>
                <w:rFonts w:ascii="Calibri Light" w:hAnsi="Calibri Light" w:cs="Calibri Light"/>
                <w:sz w:val="18"/>
                <w:szCs w:val="18"/>
              </w:rPr>
              <w:t>Passer hispaniolensis</w:t>
            </w:r>
          </w:p>
        </w:tc>
      </w:tr>
      <w:tr w:rsidR="00C62B39" w:rsidRPr="002915B7" w14:paraId="5602C403" w14:textId="77777777">
        <w:tc>
          <w:tcPr>
            <w:tcW w:w="1962" w:type="dxa"/>
            <w:shd w:val="clear" w:color="auto" w:fill="auto"/>
          </w:tcPr>
          <w:p w14:paraId="254EAAFF" w14:textId="77777777" w:rsidR="00C62B39" w:rsidRPr="002915B7" w:rsidRDefault="00C62B39" w:rsidP="003F6AB2">
            <w:pPr>
              <w:pStyle w:val="Compact"/>
              <w:spacing w:line="480" w:lineRule="auto"/>
            </w:pPr>
            <w:r w:rsidRPr="002915B7">
              <w:rPr>
                <w:rFonts w:ascii="Calibri Light" w:hAnsi="Calibri Light" w:cs="Calibri Light"/>
                <w:sz w:val="18"/>
                <w:szCs w:val="18"/>
              </w:rPr>
              <w:t>Passer italiae</w:t>
            </w:r>
          </w:p>
        </w:tc>
      </w:tr>
      <w:tr w:rsidR="00C62B39" w:rsidRPr="002915B7" w14:paraId="3B600BC4" w14:textId="77777777">
        <w:tc>
          <w:tcPr>
            <w:tcW w:w="1962" w:type="dxa"/>
            <w:shd w:val="clear" w:color="auto" w:fill="auto"/>
          </w:tcPr>
          <w:p w14:paraId="43269CF4" w14:textId="77777777" w:rsidR="00C62B39" w:rsidRPr="002915B7" w:rsidRDefault="00C62B39" w:rsidP="003F6AB2">
            <w:pPr>
              <w:pStyle w:val="Compact"/>
              <w:spacing w:line="480" w:lineRule="auto"/>
            </w:pPr>
            <w:r w:rsidRPr="002915B7">
              <w:rPr>
                <w:rFonts w:ascii="Calibri Light" w:hAnsi="Calibri Light" w:cs="Calibri Light"/>
                <w:sz w:val="18"/>
                <w:szCs w:val="18"/>
              </w:rPr>
              <w:t>Passer montanus</w:t>
            </w:r>
          </w:p>
        </w:tc>
      </w:tr>
      <w:tr w:rsidR="00C62B39" w:rsidRPr="002915B7" w14:paraId="784EDC15" w14:textId="77777777">
        <w:tc>
          <w:tcPr>
            <w:tcW w:w="1962" w:type="dxa"/>
            <w:shd w:val="clear" w:color="auto" w:fill="auto"/>
          </w:tcPr>
          <w:p w14:paraId="6EB030D9" w14:textId="77777777" w:rsidR="00C62B39" w:rsidRPr="002915B7" w:rsidRDefault="00C62B39" w:rsidP="003F6AB2">
            <w:pPr>
              <w:pStyle w:val="Compact"/>
              <w:spacing w:line="480" w:lineRule="auto"/>
            </w:pPr>
            <w:r w:rsidRPr="002915B7">
              <w:rPr>
                <w:rFonts w:ascii="Calibri Light" w:hAnsi="Calibri Light" w:cs="Calibri Light"/>
                <w:sz w:val="18"/>
                <w:szCs w:val="18"/>
              </w:rPr>
              <w:t>Pelecanus crispus</w:t>
            </w:r>
          </w:p>
        </w:tc>
      </w:tr>
      <w:tr w:rsidR="00C62B39" w:rsidRPr="002915B7" w14:paraId="23DF982B" w14:textId="77777777">
        <w:tc>
          <w:tcPr>
            <w:tcW w:w="1962" w:type="dxa"/>
            <w:shd w:val="clear" w:color="auto" w:fill="auto"/>
          </w:tcPr>
          <w:p w14:paraId="045DF729" w14:textId="77777777" w:rsidR="00C62B39" w:rsidRPr="002915B7" w:rsidRDefault="00C62B39" w:rsidP="003F6AB2">
            <w:pPr>
              <w:pStyle w:val="Compact"/>
              <w:spacing w:line="480" w:lineRule="auto"/>
            </w:pPr>
            <w:r w:rsidRPr="002915B7">
              <w:rPr>
                <w:rFonts w:ascii="Calibri Light" w:hAnsi="Calibri Light" w:cs="Calibri Light"/>
                <w:sz w:val="18"/>
                <w:szCs w:val="18"/>
              </w:rPr>
              <w:t>Pelecanus onocrotalus</w:t>
            </w:r>
          </w:p>
        </w:tc>
      </w:tr>
      <w:tr w:rsidR="00C62B39" w:rsidRPr="002915B7" w14:paraId="70A7DE77" w14:textId="77777777">
        <w:tc>
          <w:tcPr>
            <w:tcW w:w="1962" w:type="dxa"/>
            <w:shd w:val="clear" w:color="auto" w:fill="auto"/>
          </w:tcPr>
          <w:p w14:paraId="53DD6CE8" w14:textId="77777777" w:rsidR="00C62B39" w:rsidRPr="002915B7" w:rsidRDefault="00C62B39" w:rsidP="003F6AB2">
            <w:pPr>
              <w:pStyle w:val="Compact"/>
              <w:spacing w:line="480" w:lineRule="auto"/>
            </w:pPr>
            <w:r w:rsidRPr="002915B7">
              <w:rPr>
                <w:rFonts w:ascii="Calibri Light" w:hAnsi="Calibri Light" w:cs="Calibri Light"/>
                <w:sz w:val="18"/>
                <w:szCs w:val="18"/>
              </w:rPr>
              <w:t>Perisoreus infaustus</w:t>
            </w:r>
          </w:p>
        </w:tc>
      </w:tr>
      <w:tr w:rsidR="00C62B39" w:rsidRPr="002915B7" w14:paraId="09BCAFE0" w14:textId="77777777">
        <w:tc>
          <w:tcPr>
            <w:tcW w:w="1962" w:type="dxa"/>
            <w:shd w:val="clear" w:color="auto" w:fill="auto"/>
          </w:tcPr>
          <w:p w14:paraId="730E616E" w14:textId="77777777" w:rsidR="00C62B39" w:rsidRPr="002915B7" w:rsidRDefault="00C62B39" w:rsidP="003F6AB2">
            <w:pPr>
              <w:pStyle w:val="Compact"/>
              <w:spacing w:line="480" w:lineRule="auto"/>
            </w:pPr>
            <w:r w:rsidRPr="002915B7">
              <w:rPr>
                <w:rFonts w:ascii="Calibri Light" w:hAnsi="Calibri Light" w:cs="Calibri Light"/>
                <w:sz w:val="18"/>
                <w:szCs w:val="18"/>
              </w:rPr>
              <w:t>Pernis apivorus</w:t>
            </w:r>
          </w:p>
        </w:tc>
      </w:tr>
      <w:tr w:rsidR="00C62B39" w:rsidRPr="002915B7" w14:paraId="5DF38647" w14:textId="77777777">
        <w:tc>
          <w:tcPr>
            <w:tcW w:w="1962" w:type="dxa"/>
            <w:shd w:val="clear" w:color="auto" w:fill="auto"/>
          </w:tcPr>
          <w:p w14:paraId="26B3E20B" w14:textId="77777777" w:rsidR="00C62B39" w:rsidRPr="002915B7" w:rsidRDefault="00C62B39" w:rsidP="003F6AB2">
            <w:pPr>
              <w:pStyle w:val="Compact"/>
              <w:spacing w:line="480" w:lineRule="auto"/>
            </w:pPr>
            <w:r w:rsidRPr="002915B7">
              <w:rPr>
                <w:rFonts w:ascii="Calibri Light" w:hAnsi="Calibri Light" w:cs="Calibri Light"/>
                <w:sz w:val="18"/>
                <w:szCs w:val="18"/>
              </w:rPr>
              <w:t>Petronia petronia</w:t>
            </w:r>
          </w:p>
        </w:tc>
      </w:tr>
      <w:tr w:rsidR="00C62B39" w:rsidRPr="002915B7" w14:paraId="798B5E6E" w14:textId="77777777">
        <w:tc>
          <w:tcPr>
            <w:tcW w:w="1962" w:type="dxa"/>
            <w:shd w:val="clear" w:color="auto" w:fill="auto"/>
          </w:tcPr>
          <w:p w14:paraId="62733A2B" w14:textId="77777777" w:rsidR="00C62B39" w:rsidRPr="002915B7" w:rsidRDefault="00C62B39" w:rsidP="003F6AB2">
            <w:pPr>
              <w:pStyle w:val="Compact"/>
              <w:spacing w:line="480" w:lineRule="auto"/>
            </w:pPr>
            <w:r w:rsidRPr="002915B7">
              <w:rPr>
                <w:rFonts w:ascii="Calibri Light" w:hAnsi="Calibri Light" w:cs="Calibri Light"/>
                <w:sz w:val="18"/>
                <w:szCs w:val="18"/>
              </w:rPr>
              <w:t>Phalaropus lobatus</w:t>
            </w:r>
          </w:p>
        </w:tc>
      </w:tr>
      <w:tr w:rsidR="00C62B39" w:rsidRPr="002915B7" w14:paraId="4ADE6D2D" w14:textId="77777777">
        <w:tc>
          <w:tcPr>
            <w:tcW w:w="1962" w:type="dxa"/>
            <w:shd w:val="clear" w:color="auto" w:fill="auto"/>
          </w:tcPr>
          <w:p w14:paraId="72B2A7DB" w14:textId="77777777" w:rsidR="00C62B39" w:rsidRPr="002915B7" w:rsidRDefault="00C62B39" w:rsidP="003F6AB2">
            <w:pPr>
              <w:pStyle w:val="Compact"/>
              <w:spacing w:line="480" w:lineRule="auto"/>
            </w:pPr>
            <w:r w:rsidRPr="002915B7">
              <w:rPr>
                <w:rFonts w:ascii="Calibri Light" w:hAnsi="Calibri Light" w:cs="Calibri Light"/>
                <w:sz w:val="18"/>
                <w:szCs w:val="18"/>
              </w:rPr>
              <w:t>Phalocrocorax carbo</w:t>
            </w:r>
          </w:p>
        </w:tc>
      </w:tr>
      <w:tr w:rsidR="00C62B39" w:rsidRPr="002915B7" w14:paraId="2BEA4F98" w14:textId="77777777">
        <w:tc>
          <w:tcPr>
            <w:tcW w:w="1962" w:type="dxa"/>
            <w:shd w:val="clear" w:color="auto" w:fill="auto"/>
          </w:tcPr>
          <w:p w14:paraId="520F317C" w14:textId="77777777" w:rsidR="00C62B39" w:rsidRPr="002915B7" w:rsidRDefault="00C62B39" w:rsidP="003F6AB2">
            <w:pPr>
              <w:pStyle w:val="Compact"/>
              <w:spacing w:line="480" w:lineRule="auto"/>
            </w:pPr>
            <w:r w:rsidRPr="002915B7">
              <w:rPr>
                <w:rFonts w:ascii="Calibri Light" w:hAnsi="Calibri Light" w:cs="Calibri Light"/>
                <w:sz w:val="18"/>
                <w:szCs w:val="18"/>
              </w:rPr>
              <w:t>Phalocrocorax pygmaeus</w:t>
            </w:r>
          </w:p>
        </w:tc>
      </w:tr>
      <w:tr w:rsidR="00C62B39" w:rsidRPr="002915B7" w14:paraId="26A7F25A" w14:textId="77777777">
        <w:tc>
          <w:tcPr>
            <w:tcW w:w="1962" w:type="dxa"/>
            <w:shd w:val="clear" w:color="auto" w:fill="auto"/>
          </w:tcPr>
          <w:p w14:paraId="56FC431F" w14:textId="77777777" w:rsidR="00C62B39" w:rsidRPr="002915B7" w:rsidRDefault="00C62B39" w:rsidP="003F6AB2">
            <w:pPr>
              <w:pStyle w:val="Compact"/>
              <w:spacing w:line="480" w:lineRule="auto"/>
            </w:pPr>
            <w:r w:rsidRPr="002915B7">
              <w:rPr>
                <w:rFonts w:ascii="Calibri Light" w:hAnsi="Calibri Light" w:cs="Calibri Light"/>
                <w:sz w:val="18"/>
                <w:szCs w:val="18"/>
              </w:rPr>
              <w:t>Phasianus colchicus</w:t>
            </w:r>
          </w:p>
        </w:tc>
      </w:tr>
      <w:tr w:rsidR="00C62B39" w:rsidRPr="002915B7" w14:paraId="3DC4CA11" w14:textId="77777777">
        <w:tc>
          <w:tcPr>
            <w:tcW w:w="1962" w:type="dxa"/>
            <w:shd w:val="clear" w:color="auto" w:fill="auto"/>
          </w:tcPr>
          <w:p w14:paraId="1409245D" w14:textId="77777777" w:rsidR="00C62B39" w:rsidRPr="002915B7" w:rsidRDefault="00C62B39" w:rsidP="003F6AB2">
            <w:pPr>
              <w:pStyle w:val="Compact"/>
              <w:spacing w:line="480" w:lineRule="auto"/>
            </w:pPr>
            <w:r w:rsidRPr="002915B7">
              <w:rPr>
                <w:rFonts w:ascii="Calibri Light" w:hAnsi="Calibri Light" w:cs="Calibri Light"/>
                <w:sz w:val="18"/>
                <w:szCs w:val="18"/>
              </w:rPr>
              <w:t>Philomachus pugnax</w:t>
            </w:r>
          </w:p>
        </w:tc>
      </w:tr>
      <w:tr w:rsidR="00C62B39" w:rsidRPr="002915B7" w14:paraId="399BBA09" w14:textId="77777777">
        <w:tc>
          <w:tcPr>
            <w:tcW w:w="1962" w:type="dxa"/>
            <w:shd w:val="clear" w:color="auto" w:fill="auto"/>
          </w:tcPr>
          <w:p w14:paraId="4188D68D" w14:textId="77777777" w:rsidR="00C62B39" w:rsidRPr="002915B7" w:rsidRDefault="00C62B39" w:rsidP="003F6AB2">
            <w:pPr>
              <w:pStyle w:val="Compact"/>
              <w:spacing w:line="480" w:lineRule="auto"/>
            </w:pPr>
            <w:r w:rsidRPr="002915B7">
              <w:rPr>
                <w:rFonts w:ascii="Calibri Light" w:hAnsi="Calibri Light" w:cs="Calibri Light"/>
                <w:sz w:val="18"/>
                <w:szCs w:val="18"/>
              </w:rPr>
              <w:t>Phoenicopterus roseus</w:t>
            </w:r>
          </w:p>
        </w:tc>
      </w:tr>
      <w:tr w:rsidR="00C62B39" w:rsidRPr="002915B7" w14:paraId="053D0B05" w14:textId="77777777">
        <w:tc>
          <w:tcPr>
            <w:tcW w:w="1962" w:type="dxa"/>
            <w:shd w:val="clear" w:color="auto" w:fill="auto"/>
          </w:tcPr>
          <w:p w14:paraId="263CCACE" w14:textId="77777777" w:rsidR="00C62B39" w:rsidRPr="002915B7" w:rsidRDefault="00C62B39" w:rsidP="003F6AB2">
            <w:pPr>
              <w:pStyle w:val="Compact"/>
              <w:spacing w:line="480" w:lineRule="auto"/>
            </w:pPr>
            <w:r w:rsidRPr="002915B7">
              <w:rPr>
                <w:rFonts w:ascii="Calibri Light" w:hAnsi="Calibri Light" w:cs="Calibri Light"/>
                <w:sz w:val="18"/>
                <w:szCs w:val="18"/>
              </w:rPr>
              <w:t>Phoenicurus ochruros</w:t>
            </w:r>
          </w:p>
        </w:tc>
      </w:tr>
      <w:tr w:rsidR="00C62B39" w:rsidRPr="002915B7" w14:paraId="5016C48E" w14:textId="77777777">
        <w:tc>
          <w:tcPr>
            <w:tcW w:w="1962" w:type="dxa"/>
            <w:shd w:val="clear" w:color="auto" w:fill="auto"/>
          </w:tcPr>
          <w:p w14:paraId="11DC6B8D" w14:textId="77777777" w:rsidR="00C62B39" w:rsidRPr="002915B7" w:rsidRDefault="00C62B39" w:rsidP="003F6AB2">
            <w:pPr>
              <w:pStyle w:val="Compact"/>
              <w:spacing w:line="480" w:lineRule="auto"/>
            </w:pPr>
            <w:r w:rsidRPr="002915B7">
              <w:rPr>
                <w:rFonts w:ascii="Calibri Light" w:hAnsi="Calibri Light" w:cs="Calibri Light"/>
                <w:sz w:val="18"/>
                <w:szCs w:val="18"/>
              </w:rPr>
              <w:t>Phoenicurus phoenicurus</w:t>
            </w:r>
          </w:p>
        </w:tc>
      </w:tr>
      <w:tr w:rsidR="00C62B39" w:rsidRPr="002915B7" w14:paraId="77C2DCD0" w14:textId="77777777">
        <w:tc>
          <w:tcPr>
            <w:tcW w:w="1962" w:type="dxa"/>
            <w:shd w:val="clear" w:color="auto" w:fill="auto"/>
          </w:tcPr>
          <w:p w14:paraId="147F6E9B" w14:textId="77777777" w:rsidR="00C62B39" w:rsidRPr="002915B7" w:rsidRDefault="00C62B39" w:rsidP="003F6AB2">
            <w:pPr>
              <w:pStyle w:val="Compact"/>
              <w:spacing w:line="480" w:lineRule="auto"/>
            </w:pPr>
            <w:r w:rsidRPr="002915B7">
              <w:rPr>
                <w:rFonts w:ascii="Calibri Light" w:hAnsi="Calibri Light" w:cs="Calibri Light"/>
                <w:sz w:val="18"/>
                <w:szCs w:val="18"/>
              </w:rPr>
              <w:t>Phylloscopus bonelli</w:t>
            </w:r>
          </w:p>
        </w:tc>
      </w:tr>
      <w:tr w:rsidR="00C62B39" w:rsidRPr="002915B7" w14:paraId="106752F0" w14:textId="77777777">
        <w:tc>
          <w:tcPr>
            <w:tcW w:w="1962" w:type="dxa"/>
            <w:shd w:val="clear" w:color="auto" w:fill="auto"/>
          </w:tcPr>
          <w:p w14:paraId="099E13B9" w14:textId="77777777" w:rsidR="00C62B39" w:rsidRPr="002915B7" w:rsidRDefault="00C62B39" w:rsidP="003F6AB2">
            <w:pPr>
              <w:pStyle w:val="Compact"/>
              <w:spacing w:line="480" w:lineRule="auto"/>
            </w:pPr>
            <w:r w:rsidRPr="002915B7">
              <w:rPr>
                <w:rFonts w:ascii="Calibri Light" w:hAnsi="Calibri Light" w:cs="Calibri Light"/>
                <w:sz w:val="18"/>
                <w:szCs w:val="18"/>
              </w:rPr>
              <w:t>Phylloscopus borealis</w:t>
            </w:r>
          </w:p>
        </w:tc>
      </w:tr>
      <w:tr w:rsidR="00C62B39" w:rsidRPr="002915B7" w14:paraId="0B8E5160" w14:textId="77777777">
        <w:tc>
          <w:tcPr>
            <w:tcW w:w="1962" w:type="dxa"/>
            <w:shd w:val="clear" w:color="auto" w:fill="auto"/>
          </w:tcPr>
          <w:p w14:paraId="66E5738A" w14:textId="77777777" w:rsidR="00C62B39" w:rsidRPr="002915B7" w:rsidRDefault="00C62B39" w:rsidP="003F6AB2">
            <w:pPr>
              <w:pStyle w:val="Compact"/>
              <w:spacing w:line="480" w:lineRule="auto"/>
            </w:pPr>
            <w:r w:rsidRPr="002915B7">
              <w:rPr>
                <w:rFonts w:ascii="Calibri Light" w:hAnsi="Calibri Light" w:cs="Calibri Light"/>
                <w:sz w:val="18"/>
                <w:szCs w:val="18"/>
              </w:rPr>
              <w:t>Phylloscopus collybita</w:t>
            </w:r>
          </w:p>
        </w:tc>
      </w:tr>
      <w:tr w:rsidR="00C62B39" w:rsidRPr="002915B7" w14:paraId="0A729FE2" w14:textId="77777777">
        <w:tc>
          <w:tcPr>
            <w:tcW w:w="1962" w:type="dxa"/>
            <w:shd w:val="clear" w:color="auto" w:fill="auto"/>
          </w:tcPr>
          <w:p w14:paraId="6DD473FD" w14:textId="77777777" w:rsidR="00C62B39" w:rsidRPr="002915B7" w:rsidRDefault="00C62B39" w:rsidP="003F6AB2">
            <w:pPr>
              <w:pStyle w:val="Compact"/>
              <w:spacing w:line="480" w:lineRule="auto"/>
            </w:pPr>
            <w:r w:rsidRPr="002915B7">
              <w:rPr>
                <w:rFonts w:ascii="Calibri Light" w:hAnsi="Calibri Light" w:cs="Calibri Light"/>
                <w:sz w:val="18"/>
                <w:szCs w:val="18"/>
              </w:rPr>
              <w:lastRenderedPageBreak/>
              <w:t>Phylloscopus sibilatrix</w:t>
            </w:r>
          </w:p>
        </w:tc>
      </w:tr>
      <w:tr w:rsidR="00C62B39" w:rsidRPr="002915B7" w14:paraId="5906C2A9" w14:textId="77777777">
        <w:tc>
          <w:tcPr>
            <w:tcW w:w="1962" w:type="dxa"/>
            <w:shd w:val="clear" w:color="auto" w:fill="auto"/>
          </w:tcPr>
          <w:p w14:paraId="6A6C5506" w14:textId="77777777" w:rsidR="00C62B39" w:rsidRPr="002915B7" w:rsidRDefault="00C62B39" w:rsidP="003F6AB2">
            <w:pPr>
              <w:pStyle w:val="Compact"/>
              <w:spacing w:line="480" w:lineRule="auto"/>
            </w:pPr>
            <w:r w:rsidRPr="002915B7">
              <w:rPr>
                <w:rFonts w:ascii="Calibri Light" w:hAnsi="Calibri Light" w:cs="Calibri Light"/>
                <w:sz w:val="18"/>
                <w:szCs w:val="18"/>
              </w:rPr>
              <w:t>Phylloscopus trochiloides</w:t>
            </w:r>
          </w:p>
        </w:tc>
      </w:tr>
      <w:tr w:rsidR="00C62B39" w:rsidRPr="002915B7" w14:paraId="462463B5" w14:textId="77777777">
        <w:tc>
          <w:tcPr>
            <w:tcW w:w="1962" w:type="dxa"/>
            <w:shd w:val="clear" w:color="auto" w:fill="auto"/>
          </w:tcPr>
          <w:p w14:paraId="7366B46B" w14:textId="77777777" w:rsidR="00C62B39" w:rsidRPr="002915B7" w:rsidRDefault="00C62B39" w:rsidP="003F6AB2">
            <w:pPr>
              <w:pStyle w:val="Compact"/>
              <w:spacing w:line="480" w:lineRule="auto"/>
            </w:pPr>
            <w:r w:rsidRPr="002915B7">
              <w:rPr>
                <w:rFonts w:ascii="Calibri Light" w:hAnsi="Calibri Light" w:cs="Calibri Light"/>
                <w:sz w:val="18"/>
                <w:szCs w:val="18"/>
              </w:rPr>
              <w:t>Phylloscopus trochilus</w:t>
            </w:r>
          </w:p>
        </w:tc>
      </w:tr>
      <w:tr w:rsidR="00C62B39" w:rsidRPr="002915B7" w14:paraId="34C64334" w14:textId="77777777">
        <w:tc>
          <w:tcPr>
            <w:tcW w:w="1962" w:type="dxa"/>
            <w:shd w:val="clear" w:color="auto" w:fill="auto"/>
          </w:tcPr>
          <w:p w14:paraId="7D11F3E3" w14:textId="77777777" w:rsidR="00C62B39" w:rsidRPr="002915B7" w:rsidRDefault="00C62B39" w:rsidP="003F6AB2">
            <w:pPr>
              <w:pStyle w:val="Compact"/>
              <w:spacing w:line="480" w:lineRule="auto"/>
            </w:pPr>
            <w:r w:rsidRPr="002915B7">
              <w:rPr>
                <w:rFonts w:ascii="Calibri Light" w:hAnsi="Calibri Light" w:cs="Calibri Light"/>
                <w:sz w:val="18"/>
                <w:szCs w:val="18"/>
              </w:rPr>
              <w:t>Pica pica</w:t>
            </w:r>
          </w:p>
        </w:tc>
      </w:tr>
      <w:tr w:rsidR="00C62B39" w:rsidRPr="002915B7" w14:paraId="49E9373B" w14:textId="77777777">
        <w:tc>
          <w:tcPr>
            <w:tcW w:w="1962" w:type="dxa"/>
            <w:shd w:val="clear" w:color="auto" w:fill="auto"/>
          </w:tcPr>
          <w:p w14:paraId="350CDF8F" w14:textId="77777777" w:rsidR="00C62B39" w:rsidRPr="002915B7" w:rsidRDefault="00C62B39" w:rsidP="003F6AB2">
            <w:pPr>
              <w:pStyle w:val="Compact"/>
              <w:spacing w:line="480" w:lineRule="auto"/>
            </w:pPr>
            <w:r w:rsidRPr="002915B7">
              <w:rPr>
                <w:rFonts w:ascii="Calibri Light" w:hAnsi="Calibri Light" w:cs="Calibri Light"/>
                <w:sz w:val="18"/>
                <w:szCs w:val="18"/>
              </w:rPr>
              <w:t>Picoides tridactylus</w:t>
            </w:r>
          </w:p>
        </w:tc>
      </w:tr>
      <w:tr w:rsidR="00C62B39" w:rsidRPr="002915B7" w14:paraId="6B237203" w14:textId="77777777">
        <w:tc>
          <w:tcPr>
            <w:tcW w:w="1962" w:type="dxa"/>
            <w:shd w:val="clear" w:color="auto" w:fill="auto"/>
          </w:tcPr>
          <w:p w14:paraId="12F8BAD0" w14:textId="77777777" w:rsidR="00C62B39" w:rsidRPr="002915B7" w:rsidRDefault="00C62B39" w:rsidP="003F6AB2">
            <w:pPr>
              <w:pStyle w:val="Compact"/>
              <w:spacing w:line="480" w:lineRule="auto"/>
            </w:pPr>
            <w:r w:rsidRPr="002915B7">
              <w:rPr>
                <w:rFonts w:ascii="Calibri Light" w:hAnsi="Calibri Light" w:cs="Calibri Light"/>
                <w:sz w:val="18"/>
                <w:szCs w:val="18"/>
              </w:rPr>
              <w:t>Picus canus</w:t>
            </w:r>
          </w:p>
        </w:tc>
      </w:tr>
      <w:tr w:rsidR="00C62B39" w:rsidRPr="002915B7" w14:paraId="41261061" w14:textId="77777777">
        <w:tc>
          <w:tcPr>
            <w:tcW w:w="1962" w:type="dxa"/>
            <w:shd w:val="clear" w:color="auto" w:fill="auto"/>
          </w:tcPr>
          <w:p w14:paraId="49D9BCA0" w14:textId="77777777" w:rsidR="00C62B39" w:rsidRPr="002915B7" w:rsidRDefault="00C62B39" w:rsidP="003F6AB2">
            <w:pPr>
              <w:pStyle w:val="Compact"/>
              <w:spacing w:line="480" w:lineRule="auto"/>
            </w:pPr>
            <w:r w:rsidRPr="002915B7">
              <w:rPr>
                <w:rFonts w:ascii="Calibri Light" w:hAnsi="Calibri Light" w:cs="Calibri Light"/>
                <w:sz w:val="18"/>
                <w:szCs w:val="18"/>
              </w:rPr>
              <w:t>Picus viridis</w:t>
            </w:r>
          </w:p>
        </w:tc>
      </w:tr>
      <w:tr w:rsidR="00C62B39" w:rsidRPr="002915B7" w14:paraId="356FF78D" w14:textId="77777777">
        <w:tc>
          <w:tcPr>
            <w:tcW w:w="1962" w:type="dxa"/>
            <w:shd w:val="clear" w:color="auto" w:fill="auto"/>
          </w:tcPr>
          <w:p w14:paraId="6C4F334D" w14:textId="77777777" w:rsidR="00C62B39" w:rsidRPr="002915B7" w:rsidRDefault="00C62B39" w:rsidP="003F6AB2">
            <w:pPr>
              <w:pStyle w:val="Compact"/>
              <w:spacing w:line="480" w:lineRule="auto"/>
            </w:pPr>
            <w:r w:rsidRPr="002915B7">
              <w:rPr>
                <w:rFonts w:ascii="Calibri Light" w:hAnsi="Calibri Light" w:cs="Calibri Light"/>
                <w:sz w:val="18"/>
                <w:szCs w:val="18"/>
              </w:rPr>
              <w:t>Pinicola enucleator</w:t>
            </w:r>
          </w:p>
        </w:tc>
      </w:tr>
      <w:tr w:rsidR="00C62B39" w:rsidRPr="002915B7" w14:paraId="6704AB78" w14:textId="77777777">
        <w:tc>
          <w:tcPr>
            <w:tcW w:w="1962" w:type="dxa"/>
            <w:shd w:val="clear" w:color="auto" w:fill="auto"/>
          </w:tcPr>
          <w:p w14:paraId="2378A953" w14:textId="77777777" w:rsidR="00C62B39" w:rsidRPr="002915B7" w:rsidRDefault="00C62B39" w:rsidP="003F6AB2">
            <w:pPr>
              <w:pStyle w:val="Compact"/>
              <w:spacing w:line="480" w:lineRule="auto"/>
            </w:pPr>
            <w:r w:rsidRPr="002915B7">
              <w:rPr>
                <w:rFonts w:ascii="Calibri Light" w:hAnsi="Calibri Light" w:cs="Calibri Light"/>
                <w:sz w:val="18"/>
                <w:szCs w:val="18"/>
              </w:rPr>
              <w:t>Platalea leucorodia</w:t>
            </w:r>
          </w:p>
        </w:tc>
      </w:tr>
      <w:tr w:rsidR="00C62B39" w:rsidRPr="002915B7" w14:paraId="74480771" w14:textId="77777777">
        <w:tc>
          <w:tcPr>
            <w:tcW w:w="1962" w:type="dxa"/>
            <w:shd w:val="clear" w:color="auto" w:fill="auto"/>
          </w:tcPr>
          <w:p w14:paraId="3932FE06" w14:textId="77777777" w:rsidR="00C62B39" w:rsidRPr="002915B7" w:rsidRDefault="00C62B39" w:rsidP="003F6AB2">
            <w:pPr>
              <w:pStyle w:val="Compact"/>
              <w:spacing w:line="480" w:lineRule="auto"/>
            </w:pPr>
            <w:r w:rsidRPr="002915B7">
              <w:rPr>
                <w:rFonts w:ascii="Calibri Light" w:hAnsi="Calibri Light" w:cs="Calibri Light"/>
                <w:sz w:val="18"/>
                <w:szCs w:val="18"/>
              </w:rPr>
              <w:t>Plectrophenax nivalis</w:t>
            </w:r>
          </w:p>
        </w:tc>
      </w:tr>
      <w:tr w:rsidR="00C62B39" w:rsidRPr="002915B7" w14:paraId="14C7D3CD" w14:textId="77777777">
        <w:tc>
          <w:tcPr>
            <w:tcW w:w="1962" w:type="dxa"/>
            <w:shd w:val="clear" w:color="auto" w:fill="auto"/>
          </w:tcPr>
          <w:p w14:paraId="0A525D09" w14:textId="77777777" w:rsidR="00C62B39" w:rsidRPr="002915B7" w:rsidRDefault="00C62B39" w:rsidP="003F6AB2">
            <w:pPr>
              <w:pStyle w:val="Compact"/>
              <w:spacing w:line="480" w:lineRule="auto"/>
            </w:pPr>
            <w:r w:rsidRPr="002915B7">
              <w:rPr>
                <w:rFonts w:ascii="Calibri Light" w:hAnsi="Calibri Light" w:cs="Calibri Light"/>
                <w:sz w:val="18"/>
                <w:szCs w:val="18"/>
              </w:rPr>
              <w:t>Plegadis falcinellus</w:t>
            </w:r>
          </w:p>
        </w:tc>
      </w:tr>
      <w:tr w:rsidR="00C62B39" w:rsidRPr="002915B7" w14:paraId="30E3A1AF" w14:textId="77777777">
        <w:tc>
          <w:tcPr>
            <w:tcW w:w="1962" w:type="dxa"/>
            <w:shd w:val="clear" w:color="auto" w:fill="auto"/>
          </w:tcPr>
          <w:p w14:paraId="5115156C" w14:textId="77777777" w:rsidR="00C62B39" w:rsidRPr="002915B7" w:rsidRDefault="00C62B39" w:rsidP="003F6AB2">
            <w:pPr>
              <w:pStyle w:val="Compact"/>
              <w:spacing w:line="480" w:lineRule="auto"/>
            </w:pPr>
            <w:r w:rsidRPr="002915B7">
              <w:rPr>
                <w:rFonts w:ascii="Calibri Light" w:hAnsi="Calibri Light" w:cs="Calibri Light"/>
                <w:sz w:val="18"/>
                <w:szCs w:val="18"/>
              </w:rPr>
              <w:t>Pluvialis apricaria</w:t>
            </w:r>
          </w:p>
        </w:tc>
      </w:tr>
      <w:tr w:rsidR="00C62B39" w:rsidRPr="002915B7" w14:paraId="5183C909" w14:textId="77777777">
        <w:tc>
          <w:tcPr>
            <w:tcW w:w="1962" w:type="dxa"/>
            <w:shd w:val="clear" w:color="auto" w:fill="auto"/>
          </w:tcPr>
          <w:p w14:paraId="27BE7B0F" w14:textId="77777777" w:rsidR="00C62B39" w:rsidRPr="002915B7" w:rsidRDefault="00C62B39" w:rsidP="003F6AB2">
            <w:pPr>
              <w:pStyle w:val="Compact"/>
              <w:spacing w:line="480" w:lineRule="auto"/>
            </w:pPr>
            <w:r w:rsidRPr="002915B7">
              <w:rPr>
                <w:rFonts w:ascii="Calibri Light" w:hAnsi="Calibri Light" w:cs="Calibri Light"/>
                <w:sz w:val="18"/>
                <w:szCs w:val="18"/>
              </w:rPr>
              <w:t>Podiceps auritus</w:t>
            </w:r>
          </w:p>
        </w:tc>
      </w:tr>
      <w:tr w:rsidR="00C62B39" w:rsidRPr="002915B7" w14:paraId="512193E2" w14:textId="77777777">
        <w:tc>
          <w:tcPr>
            <w:tcW w:w="1962" w:type="dxa"/>
            <w:shd w:val="clear" w:color="auto" w:fill="auto"/>
          </w:tcPr>
          <w:p w14:paraId="47C44F43" w14:textId="77777777" w:rsidR="00C62B39" w:rsidRPr="002915B7" w:rsidRDefault="00C62B39" w:rsidP="003F6AB2">
            <w:pPr>
              <w:pStyle w:val="Compact"/>
              <w:spacing w:line="480" w:lineRule="auto"/>
            </w:pPr>
            <w:r w:rsidRPr="002915B7">
              <w:rPr>
                <w:rFonts w:ascii="Calibri Light" w:hAnsi="Calibri Light" w:cs="Calibri Light"/>
                <w:sz w:val="18"/>
                <w:szCs w:val="18"/>
              </w:rPr>
              <w:t>Podiceps cristatus</w:t>
            </w:r>
          </w:p>
        </w:tc>
      </w:tr>
      <w:tr w:rsidR="00C62B39" w:rsidRPr="002915B7" w14:paraId="130902CE" w14:textId="77777777">
        <w:tc>
          <w:tcPr>
            <w:tcW w:w="1962" w:type="dxa"/>
            <w:shd w:val="clear" w:color="auto" w:fill="auto"/>
          </w:tcPr>
          <w:p w14:paraId="10331714" w14:textId="77777777" w:rsidR="00C62B39" w:rsidRPr="002915B7" w:rsidRDefault="00C62B39" w:rsidP="003F6AB2">
            <w:pPr>
              <w:pStyle w:val="Compact"/>
              <w:spacing w:line="480" w:lineRule="auto"/>
            </w:pPr>
            <w:r w:rsidRPr="002915B7">
              <w:rPr>
                <w:rFonts w:ascii="Calibri Light" w:hAnsi="Calibri Light" w:cs="Calibri Light"/>
                <w:sz w:val="18"/>
                <w:szCs w:val="18"/>
              </w:rPr>
              <w:t>Podiceps grisegena</w:t>
            </w:r>
          </w:p>
        </w:tc>
      </w:tr>
      <w:tr w:rsidR="00C62B39" w:rsidRPr="002915B7" w14:paraId="09AF3905" w14:textId="77777777">
        <w:tc>
          <w:tcPr>
            <w:tcW w:w="1962" w:type="dxa"/>
            <w:shd w:val="clear" w:color="auto" w:fill="auto"/>
          </w:tcPr>
          <w:p w14:paraId="5BBD5693" w14:textId="77777777" w:rsidR="00C62B39" w:rsidRPr="002915B7" w:rsidRDefault="00C62B39" w:rsidP="003F6AB2">
            <w:pPr>
              <w:pStyle w:val="Compact"/>
              <w:spacing w:line="480" w:lineRule="auto"/>
            </w:pPr>
            <w:r w:rsidRPr="002915B7">
              <w:rPr>
                <w:rFonts w:ascii="Calibri Light" w:hAnsi="Calibri Light" w:cs="Calibri Light"/>
                <w:sz w:val="18"/>
                <w:szCs w:val="18"/>
              </w:rPr>
              <w:t>Podiceps nigricollis</w:t>
            </w:r>
          </w:p>
        </w:tc>
      </w:tr>
      <w:tr w:rsidR="00C62B39" w:rsidRPr="002915B7" w14:paraId="6E4524F0" w14:textId="77777777">
        <w:tc>
          <w:tcPr>
            <w:tcW w:w="1962" w:type="dxa"/>
            <w:shd w:val="clear" w:color="auto" w:fill="auto"/>
          </w:tcPr>
          <w:p w14:paraId="222B32B6" w14:textId="77777777" w:rsidR="00C62B39" w:rsidRPr="002915B7" w:rsidRDefault="00C62B39" w:rsidP="003F6AB2">
            <w:pPr>
              <w:pStyle w:val="Compact"/>
              <w:spacing w:line="480" w:lineRule="auto"/>
            </w:pPr>
            <w:r w:rsidRPr="002915B7">
              <w:rPr>
                <w:rFonts w:ascii="Calibri Light" w:hAnsi="Calibri Light" w:cs="Calibri Light"/>
                <w:sz w:val="18"/>
                <w:szCs w:val="18"/>
              </w:rPr>
              <w:t>Porphyrio porphyrio</w:t>
            </w:r>
          </w:p>
        </w:tc>
      </w:tr>
      <w:tr w:rsidR="00C62B39" w:rsidRPr="002915B7" w14:paraId="3CC02940" w14:textId="77777777">
        <w:tc>
          <w:tcPr>
            <w:tcW w:w="1962" w:type="dxa"/>
            <w:shd w:val="clear" w:color="auto" w:fill="auto"/>
          </w:tcPr>
          <w:p w14:paraId="6DA70D8F" w14:textId="77777777" w:rsidR="00C62B39" w:rsidRPr="002915B7" w:rsidRDefault="00C62B39" w:rsidP="003F6AB2">
            <w:pPr>
              <w:pStyle w:val="Compact"/>
              <w:spacing w:line="480" w:lineRule="auto"/>
            </w:pPr>
            <w:r w:rsidRPr="002915B7">
              <w:rPr>
                <w:rFonts w:ascii="Calibri Light" w:hAnsi="Calibri Light" w:cs="Calibri Light"/>
                <w:sz w:val="18"/>
                <w:szCs w:val="18"/>
              </w:rPr>
              <w:t>Porzana parva</w:t>
            </w:r>
          </w:p>
        </w:tc>
      </w:tr>
      <w:tr w:rsidR="00C62B39" w:rsidRPr="002915B7" w14:paraId="6E6A8A4D" w14:textId="77777777">
        <w:tc>
          <w:tcPr>
            <w:tcW w:w="1962" w:type="dxa"/>
            <w:shd w:val="clear" w:color="auto" w:fill="auto"/>
          </w:tcPr>
          <w:p w14:paraId="32FB514B" w14:textId="77777777" w:rsidR="00C62B39" w:rsidRPr="002915B7" w:rsidRDefault="00C62B39" w:rsidP="003F6AB2">
            <w:pPr>
              <w:pStyle w:val="Compact"/>
              <w:spacing w:line="480" w:lineRule="auto"/>
            </w:pPr>
            <w:r w:rsidRPr="002915B7">
              <w:rPr>
                <w:rFonts w:ascii="Calibri Light" w:hAnsi="Calibri Light" w:cs="Calibri Light"/>
                <w:sz w:val="18"/>
                <w:szCs w:val="18"/>
              </w:rPr>
              <w:t>Porzana porzana</w:t>
            </w:r>
          </w:p>
        </w:tc>
      </w:tr>
      <w:tr w:rsidR="00C62B39" w:rsidRPr="002915B7" w14:paraId="6638D525" w14:textId="77777777">
        <w:tc>
          <w:tcPr>
            <w:tcW w:w="1962" w:type="dxa"/>
            <w:shd w:val="clear" w:color="auto" w:fill="auto"/>
          </w:tcPr>
          <w:p w14:paraId="0848A6EF" w14:textId="77777777" w:rsidR="00C62B39" w:rsidRPr="002915B7" w:rsidRDefault="00C62B39" w:rsidP="003F6AB2">
            <w:pPr>
              <w:pStyle w:val="Compact"/>
              <w:spacing w:line="480" w:lineRule="auto"/>
            </w:pPr>
            <w:r w:rsidRPr="002915B7">
              <w:rPr>
                <w:rFonts w:ascii="Calibri Light" w:hAnsi="Calibri Light" w:cs="Calibri Light"/>
                <w:sz w:val="18"/>
                <w:szCs w:val="18"/>
              </w:rPr>
              <w:t>Porzana pusilla</w:t>
            </w:r>
          </w:p>
        </w:tc>
      </w:tr>
      <w:tr w:rsidR="00C62B39" w:rsidRPr="002915B7" w14:paraId="529B3C2D" w14:textId="77777777">
        <w:tc>
          <w:tcPr>
            <w:tcW w:w="1962" w:type="dxa"/>
            <w:shd w:val="clear" w:color="auto" w:fill="auto"/>
          </w:tcPr>
          <w:p w14:paraId="2D55E0BB" w14:textId="77777777" w:rsidR="00C62B39" w:rsidRPr="002915B7" w:rsidRDefault="00C62B39" w:rsidP="003F6AB2">
            <w:pPr>
              <w:pStyle w:val="Compact"/>
              <w:spacing w:line="480" w:lineRule="auto"/>
            </w:pPr>
            <w:r w:rsidRPr="002915B7">
              <w:rPr>
                <w:rFonts w:ascii="Calibri Light" w:hAnsi="Calibri Light" w:cs="Calibri Light"/>
                <w:sz w:val="18"/>
                <w:szCs w:val="18"/>
              </w:rPr>
              <w:t>Prunella collaris</w:t>
            </w:r>
          </w:p>
        </w:tc>
      </w:tr>
      <w:tr w:rsidR="00C62B39" w:rsidRPr="002915B7" w14:paraId="1554F296" w14:textId="77777777">
        <w:tc>
          <w:tcPr>
            <w:tcW w:w="1962" w:type="dxa"/>
            <w:shd w:val="clear" w:color="auto" w:fill="auto"/>
          </w:tcPr>
          <w:p w14:paraId="286066D0" w14:textId="77777777" w:rsidR="00C62B39" w:rsidRPr="002915B7" w:rsidRDefault="00C62B39" w:rsidP="003F6AB2">
            <w:pPr>
              <w:pStyle w:val="Compact"/>
              <w:spacing w:line="480" w:lineRule="auto"/>
            </w:pPr>
            <w:r w:rsidRPr="002915B7">
              <w:rPr>
                <w:rFonts w:ascii="Calibri Light" w:hAnsi="Calibri Light" w:cs="Calibri Light"/>
                <w:sz w:val="18"/>
                <w:szCs w:val="18"/>
              </w:rPr>
              <w:t>Prunella modularis</w:t>
            </w:r>
          </w:p>
        </w:tc>
      </w:tr>
      <w:tr w:rsidR="00C62B39" w:rsidRPr="002915B7" w14:paraId="3553A7A3" w14:textId="77777777">
        <w:tc>
          <w:tcPr>
            <w:tcW w:w="1962" w:type="dxa"/>
            <w:shd w:val="clear" w:color="auto" w:fill="auto"/>
          </w:tcPr>
          <w:p w14:paraId="76EB20BB" w14:textId="77777777" w:rsidR="00C62B39" w:rsidRPr="002915B7" w:rsidRDefault="00C62B39" w:rsidP="003F6AB2">
            <w:pPr>
              <w:pStyle w:val="Compact"/>
              <w:spacing w:line="480" w:lineRule="auto"/>
            </w:pPr>
            <w:r w:rsidRPr="002915B7">
              <w:rPr>
                <w:rFonts w:ascii="Calibri Light" w:hAnsi="Calibri Light" w:cs="Calibri Light"/>
                <w:sz w:val="18"/>
                <w:szCs w:val="18"/>
              </w:rPr>
              <w:t>Pterocles alchata</w:t>
            </w:r>
          </w:p>
        </w:tc>
      </w:tr>
      <w:tr w:rsidR="00C62B39" w:rsidRPr="002915B7" w14:paraId="36C9FB0A" w14:textId="77777777">
        <w:tc>
          <w:tcPr>
            <w:tcW w:w="1962" w:type="dxa"/>
            <w:shd w:val="clear" w:color="auto" w:fill="auto"/>
          </w:tcPr>
          <w:p w14:paraId="6552DBE0" w14:textId="77777777" w:rsidR="00C62B39" w:rsidRPr="002915B7" w:rsidRDefault="00C62B39" w:rsidP="003F6AB2">
            <w:pPr>
              <w:pStyle w:val="Compact"/>
              <w:spacing w:line="480" w:lineRule="auto"/>
            </w:pPr>
            <w:r w:rsidRPr="002915B7">
              <w:rPr>
                <w:rFonts w:ascii="Calibri Light" w:hAnsi="Calibri Light" w:cs="Calibri Light"/>
                <w:sz w:val="18"/>
                <w:szCs w:val="18"/>
              </w:rPr>
              <w:t>Pterocles orientalis</w:t>
            </w:r>
          </w:p>
        </w:tc>
      </w:tr>
      <w:tr w:rsidR="00C62B39" w:rsidRPr="002915B7" w14:paraId="773429DA" w14:textId="77777777">
        <w:tc>
          <w:tcPr>
            <w:tcW w:w="1962" w:type="dxa"/>
            <w:shd w:val="clear" w:color="auto" w:fill="auto"/>
          </w:tcPr>
          <w:p w14:paraId="7DB0803A" w14:textId="77777777" w:rsidR="00C62B39" w:rsidRPr="002915B7" w:rsidRDefault="00C62B39" w:rsidP="003F6AB2">
            <w:pPr>
              <w:pStyle w:val="Compact"/>
              <w:spacing w:line="480" w:lineRule="auto"/>
            </w:pPr>
            <w:r w:rsidRPr="002915B7">
              <w:rPr>
                <w:rFonts w:ascii="Calibri Light" w:hAnsi="Calibri Light" w:cs="Calibri Light"/>
                <w:sz w:val="18"/>
                <w:szCs w:val="18"/>
              </w:rPr>
              <w:t>Ptyonoprogne rupestris</w:t>
            </w:r>
          </w:p>
        </w:tc>
      </w:tr>
      <w:tr w:rsidR="00C62B39" w:rsidRPr="002915B7" w14:paraId="722EF7BB" w14:textId="77777777">
        <w:tc>
          <w:tcPr>
            <w:tcW w:w="1962" w:type="dxa"/>
            <w:shd w:val="clear" w:color="auto" w:fill="auto"/>
          </w:tcPr>
          <w:p w14:paraId="273688E8" w14:textId="77777777" w:rsidR="00C62B39" w:rsidRPr="002915B7" w:rsidRDefault="00C62B39" w:rsidP="003F6AB2">
            <w:pPr>
              <w:pStyle w:val="Compact"/>
              <w:spacing w:line="480" w:lineRule="auto"/>
            </w:pPr>
            <w:r w:rsidRPr="002915B7">
              <w:rPr>
                <w:rFonts w:ascii="Calibri Light" w:hAnsi="Calibri Light" w:cs="Calibri Light"/>
                <w:sz w:val="18"/>
                <w:szCs w:val="18"/>
              </w:rPr>
              <w:t>Puffinus mauretanicus</w:t>
            </w:r>
          </w:p>
        </w:tc>
      </w:tr>
      <w:tr w:rsidR="00C62B39" w:rsidRPr="002915B7" w14:paraId="2B96D35C" w14:textId="77777777">
        <w:tc>
          <w:tcPr>
            <w:tcW w:w="1962" w:type="dxa"/>
            <w:shd w:val="clear" w:color="auto" w:fill="auto"/>
          </w:tcPr>
          <w:p w14:paraId="0EE2BDC4" w14:textId="77777777" w:rsidR="00C62B39" w:rsidRPr="002915B7" w:rsidRDefault="00C62B39" w:rsidP="003F6AB2">
            <w:pPr>
              <w:pStyle w:val="Compact"/>
              <w:spacing w:line="480" w:lineRule="auto"/>
            </w:pPr>
            <w:r w:rsidRPr="002915B7">
              <w:rPr>
                <w:rFonts w:ascii="Calibri Light" w:hAnsi="Calibri Light" w:cs="Calibri Light"/>
                <w:sz w:val="18"/>
                <w:szCs w:val="18"/>
              </w:rPr>
              <w:t>Puffinus puffinus</w:t>
            </w:r>
          </w:p>
        </w:tc>
      </w:tr>
      <w:tr w:rsidR="00C62B39" w:rsidRPr="002915B7" w14:paraId="637A13F0" w14:textId="77777777">
        <w:tc>
          <w:tcPr>
            <w:tcW w:w="1962" w:type="dxa"/>
            <w:shd w:val="clear" w:color="auto" w:fill="auto"/>
          </w:tcPr>
          <w:p w14:paraId="54372B04" w14:textId="77777777" w:rsidR="00C62B39" w:rsidRPr="002915B7" w:rsidRDefault="00C62B39" w:rsidP="003F6AB2">
            <w:pPr>
              <w:pStyle w:val="Compact"/>
              <w:spacing w:line="480" w:lineRule="auto"/>
            </w:pPr>
            <w:r w:rsidRPr="002915B7">
              <w:rPr>
                <w:rFonts w:ascii="Calibri Light" w:hAnsi="Calibri Light" w:cs="Calibri Light"/>
                <w:sz w:val="18"/>
                <w:szCs w:val="18"/>
              </w:rPr>
              <w:t>Puffinus yelkouan</w:t>
            </w:r>
          </w:p>
        </w:tc>
      </w:tr>
      <w:tr w:rsidR="00C62B39" w:rsidRPr="002915B7" w14:paraId="2730625B" w14:textId="77777777">
        <w:tc>
          <w:tcPr>
            <w:tcW w:w="1962" w:type="dxa"/>
            <w:shd w:val="clear" w:color="auto" w:fill="auto"/>
          </w:tcPr>
          <w:p w14:paraId="5D5BD612" w14:textId="77777777" w:rsidR="00C62B39" w:rsidRPr="002915B7" w:rsidRDefault="00C62B39" w:rsidP="003F6AB2">
            <w:pPr>
              <w:pStyle w:val="Compact"/>
              <w:spacing w:line="480" w:lineRule="auto"/>
            </w:pPr>
            <w:r w:rsidRPr="002915B7">
              <w:rPr>
                <w:rFonts w:ascii="Calibri Light" w:hAnsi="Calibri Light" w:cs="Calibri Light"/>
                <w:sz w:val="18"/>
                <w:szCs w:val="18"/>
              </w:rPr>
              <w:t>Pyrrhocorax graculus</w:t>
            </w:r>
          </w:p>
        </w:tc>
      </w:tr>
      <w:tr w:rsidR="00C62B39" w:rsidRPr="002915B7" w14:paraId="7D0BED0B" w14:textId="77777777">
        <w:tc>
          <w:tcPr>
            <w:tcW w:w="1962" w:type="dxa"/>
            <w:shd w:val="clear" w:color="auto" w:fill="auto"/>
          </w:tcPr>
          <w:p w14:paraId="063A1388" w14:textId="77777777" w:rsidR="00C62B39" w:rsidRPr="002915B7" w:rsidRDefault="00C62B39" w:rsidP="003F6AB2">
            <w:pPr>
              <w:pStyle w:val="Compact"/>
              <w:spacing w:line="480" w:lineRule="auto"/>
            </w:pPr>
            <w:r w:rsidRPr="002915B7">
              <w:rPr>
                <w:rFonts w:ascii="Calibri Light" w:hAnsi="Calibri Light" w:cs="Calibri Light"/>
                <w:sz w:val="18"/>
                <w:szCs w:val="18"/>
              </w:rPr>
              <w:t>Pyrrhocorax pyrrhocorax</w:t>
            </w:r>
          </w:p>
        </w:tc>
      </w:tr>
      <w:tr w:rsidR="00C62B39" w:rsidRPr="002915B7" w14:paraId="6A5B44F7" w14:textId="77777777">
        <w:tc>
          <w:tcPr>
            <w:tcW w:w="1962" w:type="dxa"/>
            <w:shd w:val="clear" w:color="auto" w:fill="auto"/>
          </w:tcPr>
          <w:p w14:paraId="4D91B861" w14:textId="77777777" w:rsidR="00C62B39" w:rsidRPr="002915B7" w:rsidRDefault="00C62B39" w:rsidP="003F6AB2">
            <w:pPr>
              <w:pStyle w:val="Compact"/>
              <w:spacing w:line="480" w:lineRule="auto"/>
            </w:pPr>
            <w:r w:rsidRPr="002915B7">
              <w:rPr>
                <w:rFonts w:ascii="Calibri Light" w:hAnsi="Calibri Light" w:cs="Calibri Light"/>
                <w:sz w:val="18"/>
                <w:szCs w:val="18"/>
              </w:rPr>
              <w:t>Pyrrhula pyrrhula</w:t>
            </w:r>
          </w:p>
        </w:tc>
      </w:tr>
      <w:tr w:rsidR="00C62B39" w:rsidRPr="002915B7" w14:paraId="064E4D26" w14:textId="77777777">
        <w:tc>
          <w:tcPr>
            <w:tcW w:w="1962" w:type="dxa"/>
            <w:shd w:val="clear" w:color="auto" w:fill="auto"/>
          </w:tcPr>
          <w:p w14:paraId="4A71AEDE" w14:textId="77777777" w:rsidR="00C62B39" w:rsidRPr="002915B7" w:rsidRDefault="00C62B39" w:rsidP="003F6AB2">
            <w:pPr>
              <w:pStyle w:val="Compact"/>
              <w:spacing w:line="480" w:lineRule="auto"/>
            </w:pPr>
            <w:r w:rsidRPr="002915B7">
              <w:rPr>
                <w:rFonts w:ascii="Calibri Light" w:hAnsi="Calibri Light" w:cs="Calibri Light"/>
                <w:sz w:val="18"/>
                <w:szCs w:val="18"/>
              </w:rPr>
              <w:t>Rallus aquaticus</w:t>
            </w:r>
          </w:p>
        </w:tc>
      </w:tr>
      <w:tr w:rsidR="00C62B39" w:rsidRPr="002915B7" w14:paraId="6103A2BB" w14:textId="77777777">
        <w:tc>
          <w:tcPr>
            <w:tcW w:w="1962" w:type="dxa"/>
            <w:shd w:val="clear" w:color="auto" w:fill="auto"/>
          </w:tcPr>
          <w:p w14:paraId="04F25DC3" w14:textId="77777777" w:rsidR="00C62B39" w:rsidRPr="002915B7" w:rsidRDefault="00C62B39" w:rsidP="003F6AB2">
            <w:pPr>
              <w:pStyle w:val="Compact"/>
              <w:spacing w:line="480" w:lineRule="auto"/>
            </w:pPr>
            <w:r w:rsidRPr="002915B7">
              <w:rPr>
                <w:rFonts w:ascii="Calibri Light" w:hAnsi="Calibri Light" w:cs="Calibri Light"/>
                <w:sz w:val="18"/>
                <w:szCs w:val="18"/>
              </w:rPr>
              <w:t>Recurvirostra avosetta</w:t>
            </w:r>
          </w:p>
        </w:tc>
      </w:tr>
      <w:tr w:rsidR="00C62B39" w:rsidRPr="002915B7" w14:paraId="46D32196" w14:textId="77777777">
        <w:tc>
          <w:tcPr>
            <w:tcW w:w="1962" w:type="dxa"/>
            <w:shd w:val="clear" w:color="auto" w:fill="auto"/>
          </w:tcPr>
          <w:p w14:paraId="6386D62B" w14:textId="77777777" w:rsidR="00C62B39" w:rsidRPr="002915B7" w:rsidRDefault="00C62B39" w:rsidP="003F6AB2">
            <w:pPr>
              <w:pStyle w:val="Compact"/>
              <w:spacing w:line="480" w:lineRule="auto"/>
            </w:pPr>
            <w:r w:rsidRPr="002915B7">
              <w:rPr>
                <w:rFonts w:ascii="Calibri Light" w:hAnsi="Calibri Light" w:cs="Calibri Light"/>
                <w:sz w:val="18"/>
                <w:szCs w:val="18"/>
              </w:rPr>
              <w:t>Regulus ignicapillus</w:t>
            </w:r>
          </w:p>
        </w:tc>
      </w:tr>
      <w:tr w:rsidR="00C62B39" w:rsidRPr="002915B7" w14:paraId="511E4951" w14:textId="77777777">
        <w:tc>
          <w:tcPr>
            <w:tcW w:w="1962" w:type="dxa"/>
            <w:shd w:val="clear" w:color="auto" w:fill="auto"/>
          </w:tcPr>
          <w:p w14:paraId="2CBC5BE6" w14:textId="77777777" w:rsidR="00C62B39" w:rsidRPr="002915B7" w:rsidRDefault="00C62B39" w:rsidP="003F6AB2">
            <w:pPr>
              <w:pStyle w:val="Compact"/>
              <w:spacing w:line="480" w:lineRule="auto"/>
            </w:pPr>
            <w:r w:rsidRPr="002915B7">
              <w:rPr>
                <w:rFonts w:ascii="Calibri Light" w:hAnsi="Calibri Light" w:cs="Calibri Light"/>
                <w:sz w:val="18"/>
                <w:szCs w:val="18"/>
              </w:rPr>
              <w:t>Regulus regulus</w:t>
            </w:r>
          </w:p>
        </w:tc>
      </w:tr>
      <w:tr w:rsidR="00C62B39" w:rsidRPr="002915B7" w14:paraId="2B7C66DA" w14:textId="77777777">
        <w:tc>
          <w:tcPr>
            <w:tcW w:w="1962" w:type="dxa"/>
            <w:shd w:val="clear" w:color="auto" w:fill="auto"/>
          </w:tcPr>
          <w:p w14:paraId="11EF7C33" w14:textId="77777777" w:rsidR="00C62B39" w:rsidRPr="002915B7" w:rsidRDefault="00C62B39" w:rsidP="003F6AB2">
            <w:pPr>
              <w:pStyle w:val="Compact"/>
              <w:spacing w:line="480" w:lineRule="auto"/>
            </w:pPr>
            <w:r w:rsidRPr="002915B7">
              <w:rPr>
                <w:rFonts w:ascii="Calibri Light" w:hAnsi="Calibri Light" w:cs="Calibri Light"/>
                <w:sz w:val="18"/>
                <w:szCs w:val="18"/>
              </w:rPr>
              <w:t>Remiz pendulinus</w:t>
            </w:r>
          </w:p>
        </w:tc>
      </w:tr>
      <w:tr w:rsidR="00C62B39" w:rsidRPr="002915B7" w14:paraId="50868681" w14:textId="77777777">
        <w:tc>
          <w:tcPr>
            <w:tcW w:w="1962" w:type="dxa"/>
            <w:shd w:val="clear" w:color="auto" w:fill="auto"/>
          </w:tcPr>
          <w:p w14:paraId="5E82871F" w14:textId="77777777" w:rsidR="00C62B39" w:rsidRPr="002915B7" w:rsidRDefault="00C62B39" w:rsidP="003F6AB2">
            <w:pPr>
              <w:pStyle w:val="Compact"/>
              <w:spacing w:line="480" w:lineRule="auto"/>
            </w:pPr>
            <w:r w:rsidRPr="002915B7">
              <w:rPr>
                <w:rFonts w:ascii="Calibri Light" w:hAnsi="Calibri Light" w:cs="Calibri Light"/>
                <w:sz w:val="18"/>
                <w:szCs w:val="18"/>
              </w:rPr>
              <w:t>Riparia riparia</w:t>
            </w:r>
          </w:p>
        </w:tc>
      </w:tr>
      <w:tr w:rsidR="00C62B39" w:rsidRPr="002915B7" w14:paraId="419E5289" w14:textId="77777777">
        <w:tc>
          <w:tcPr>
            <w:tcW w:w="1962" w:type="dxa"/>
            <w:shd w:val="clear" w:color="auto" w:fill="auto"/>
          </w:tcPr>
          <w:p w14:paraId="53E2DF53" w14:textId="77777777" w:rsidR="00C62B39" w:rsidRPr="002915B7" w:rsidRDefault="00C62B39" w:rsidP="003F6AB2">
            <w:pPr>
              <w:pStyle w:val="Compact"/>
              <w:spacing w:line="480" w:lineRule="auto"/>
            </w:pPr>
            <w:r w:rsidRPr="002915B7">
              <w:rPr>
                <w:rFonts w:ascii="Calibri Light" w:hAnsi="Calibri Light" w:cs="Calibri Light"/>
                <w:sz w:val="18"/>
                <w:szCs w:val="18"/>
              </w:rPr>
              <w:t>Rissa tridactyla</w:t>
            </w:r>
          </w:p>
        </w:tc>
      </w:tr>
      <w:tr w:rsidR="00C62B39" w:rsidRPr="002915B7" w14:paraId="01D32237" w14:textId="77777777">
        <w:tc>
          <w:tcPr>
            <w:tcW w:w="1962" w:type="dxa"/>
            <w:shd w:val="clear" w:color="auto" w:fill="auto"/>
          </w:tcPr>
          <w:p w14:paraId="71D1345F" w14:textId="77777777" w:rsidR="00C62B39" w:rsidRPr="002915B7" w:rsidRDefault="00C62B39" w:rsidP="003F6AB2">
            <w:pPr>
              <w:pStyle w:val="Compact"/>
              <w:spacing w:line="480" w:lineRule="auto"/>
            </w:pPr>
            <w:r w:rsidRPr="002915B7">
              <w:rPr>
                <w:rFonts w:ascii="Calibri Light" w:hAnsi="Calibri Light" w:cs="Calibri Light"/>
                <w:sz w:val="18"/>
                <w:szCs w:val="18"/>
              </w:rPr>
              <w:t>Saxicola rubetra</w:t>
            </w:r>
          </w:p>
        </w:tc>
      </w:tr>
      <w:tr w:rsidR="00C62B39" w:rsidRPr="002915B7" w14:paraId="3CCC7D3F" w14:textId="77777777">
        <w:tc>
          <w:tcPr>
            <w:tcW w:w="1962" w:type="dxa"/>
            <w:shd w:val="clear" w:color="auto" w:fill="auto"/>
          </w:tcPr>
          <w:p w14:paraId="1BD45BA5" w14:textId="77777777" w:rsidR="00C62B39" w:rsidRPr="002915B7" w:rsidRDefault="00C62B39" w:rsidP="003F6AB2">
            <w:pPr>
              <w:pStyle w:val="Compact"/>
              <w:spacing w:line="480" w:lineRule="auto"/>
            </w:pPr>
            <w:r w:rsidRPr="002915B7">
              <w:rPr>
                <w:rFonts w:ascii="Calibri Light" w:hAnsi="Calibri Light" w:cs="Calibri Light"/>
                <w:sz w:val="18"/>
                <w:szCs w:val="18"/>
              </w:rPr>
              <w:t>Saxicola torquata</w:t>
            </w:r>
          </w:p>
        </w:tc>
      </w:tr>
      <w:tr w:rsidR="00C62B39" w:rsidRPr="002915B7" w14:paraId="358B40FB" w14:textId="77777777">
        <w:tc>
          <w:tcPr>
            <w:tcW w:w="1962" w:type="dxa"/>
            <w:shd w:val="clear" w:color="auto" w:fill="auto"/>
          </w:tcPr>
          <w:p w14:paraId="0BED9C20" w14:textId="77777777" w:rsidR="00C62B39" w:rsidRPr="002915B7" w:rsidRDefault="00C62B39" w:rsidP="003F6AB2">
            <w:pPr>
              <w:pStyle w:val="Compact"/>
              <w:spacing w:line="480" w:lineRule="auto"/>
            </w:pPr>
            <w:r w:rsidRPr="002915B7">
              <w:rPr>
                <w:rFonts w:ascii="Calibri Light" w:hAnsi="Calibri Light" w:cs="Calibri Light"/>
                <w:sz w:val="18"/>
                <w:szCs w:val="18"/>
              </w:rPr>
              <w:t>Scolopax rusticola</w:t>
            </w:r>
          </w:p>
        </w:tc>
      </w:tr>
      <w:tr w:rsidR="00C62B39" w:rsidRPr="002915B7" w14:paraId="11A25E5D" w14:textId="77777777">
        <w:tc>
          <w:tcPr>
            <w:tcW w:w="1962" w:type="dxa"/>
            <w:shd w:val="clear" w:color="auto" w:fill="auto"/>
          </w:tcPr>
          <w:p w14:paraId="3A48B05B" w14:textId="77777777" w:rsidR="00C62B39" w:rsidRPr="002915B7" w:rsidRDefault="00C62B39" w:rsidP="003F6AB2">
            <w:pPr>
              <w:pStyle w:val="Compact"/>
              <w:spacing w:line="480" w:lineRule="auto"/>
            </w:pPr>
            <w:r w:rsidRPr="002915B7">
              <w:rPr>
                <w:rFonts w:ascii="Calibri Light" w:hAnsi="Calibri Light" w:cs="Calibri Light"/>
                <w:sz w:val="18"/>
                <w:szCs w:val="18"/>
              </w:rPr>
              <w:t>Serinus citrinella</w:t>
            </w:r>
          </w:p>
        </w:tc>
      </w:tr>
      <w:tr w:rsidR="00C62B39" w:rsidRPr="002915B7" w14:paraId="44FF9CAC" w14:textId="77777777">
        <w:tc>
          <w:tcPr>
            <w:tcW w:w="1962" w:type="dxa"/>
            <w:shd w:val="clear" w:color="auto" w:fill="auto"/>
          </w:tcPr>
          <w:p w14:paraId="1D0ADE51" w14:textId="77777777" w:rsidR="00C62B39" w:rsidRPr="002915B7" w:rsidRDefault="00C62B39" w:rsidP="003F6AB2">
            <w:pPr>
              <w:pStyle w:val="Compact"/>
              <w:spacing w:line="480" w:lineRule="auto"/>
            </w:pPr>
            <w:r w:rsidRPr="002915B7">
              <w:rPr>
                <w:rFonts w:ascii="Calibri Light" w:hAnsi="Calibri Light" w:cs="Calibri Light"/>
                <w:sz w:val="18"/>
                <w:szCs w:val="18"/>
              </w:rPr>
              <w:t>Serinus serinus</w:t>
            </w:r>
          </w:p>
        </w:tc>
      </w:tr>
      <w:tr w:rsidR="00C62B39" w:rsidRPr="002915B7" w14:paraId="799C8AE2" w14:textId="77777777">
        <w:tc>
          <w:tcPr>
            <w:tcW w:w="1962" w:type="dxa"/>
            <w:shd w:val="clear" w:color="auto" w:fill="auto"/>
          </w:tcPr>
          <w:p w14:paraId="1D2A44C2" w14:textId="77777777" w:rsidR="00C62B39" w:rsidRPr="002915B7" w:rsidRDefault="00C62B39" w:rsidP="003F6AB2">
            <w:pPr>
              <w:pStyle w:val="Compact"/>
              <w:spacing w:line="480" w:lineRule="auto"/>
            </w:pPr>
            <w:r w:rsidRPr="002915B7">
              <w:rPr>
                <w:rFonts w:ascii="Calibri Light" w:hAnsi="Calibri Light" w:cs="Calibri Light"/>
                <w:sz w:val="18"/>
                <w:szCs w:val="18"/>
              </w:rPr>
              <w:t>Sitta europaea</w:t>
            </w:r>
          </w:p>
        </w:tc>
      </w:tr>
      <w:tr w:rsidR="00C62B39" w:rsidRPr="002915B7" w14:paraId="72EEECBD" w14:textId="77777777">
        <w:tc>
          <w:tcPr>
            <w:tcW w:w="1962" w:type="dxa"/>
            <w:shd w:val="clear" w:color="auto" w:fill="auto"/>
          </w:tcPr>
          <w:p w14:paraId="0588FA17" w14:textId="77777777" w:rsidR="00C62B39" w:rsidRPr="002915B7" w:rsidRDefault="00C62B39" w:rsidP="003F6AB2">
            <w:pPr>
              <w:pStyle w:val="Compact"/>
              <w:spacing w:line="480" w:lineRule="auto"/>
            </w:pPr>
            <w:r w:rsidRPr="002915B7">
              <w:rPr>
                <w:rFonts w:ascii="Calibri Light" w:hAnsi="Calibri Light" w:cs="Calibri Light"/>
                <w:sz w:val="18"/>
                <w:szCs w:val="18"/>
              </w:rPr>
              <w:t>Sitta krueperi</w:t>
            </w:r>
          </w:p>
        </w:tc>
      </w:tr>
      <w:tr w:rsidR="00C62B39" w:rsidRPr="002915B7" w14:paraId="50A32C71" w14:textId="77777777">
        <w:tc>
          <w:tcPr>
            <w:tcW w:w="1962" w:type="dxa"/>
            <w:shd w:val="clear" w:color="auto" w:fill="auto"/>
          </w:tcPr>
          <w:p w14:paraId="52FD0B31" w14:textId="77777777" w:rsidR="00C62B39" w:rsidRPr="002915B7" w:rsidRDefault="00C62B39" w:rsidP="003F6AB2">
            <w:pPr>
              <w:pStyle w:val="Compact"/>
              <w:spacing w:line="480" w:lineRule="auto"/>
            </w:pPr>
            <w:r w:rsidRPr="002915B7">
              <w:rPr>
                <w:rFonts w:ascii="Calibri Light" w:hAnsi="Calibri Light" w:cs="Calibri Light"/>
                <w:sz w:val="18"/>
                <w:szCs w:val="18"/>
              </w:rPr>
              <w:t>Sitta neumayer</w:t>
            </w:r>
          </w:p>
        </w:tc>
      </w:tr>
      <w:tr w:rsidR="00C62B39" w:rsidRPr="002915B7" w14:paraId="7FD3A7C2" w14:textId="77777777">
        <w:tc>
          <w:tcPr>
            <w:tcW w:w="1962" w:type="dxa"/>
            <w:shd w:val="clear" w:color="auto" w:fill="auto"/>
          </w:tcPr>
          <w:p w14:paraId="1EECDC7F" w14:textId="77777777" w:rsidR="00C62B39" w:rsidRPr="002915B7" w:rsidRDefault="00C62B39" w:rsidP="003F6AB2">
            <w:pPr>
              <w:pStyle w:val="Compact"/>
              <w:spacing w:line="480" w:lineRule="auto"/>
            </w:pPr>
            <w:r w:rsidRPr="002915B7">
              <w:rPr>
                <w:rFonts w:ascii="Calibri Light" w:hAnsi="Calibri Light" w:cs="Calibri Light"/>
                <w:sz w:val="18"/>
                <w:szCs w:val="18"/>
              </w:rPr>
              <w:t>Sitta whiteheadi</w:t>
            </w:r>
          </w:p>
        </w:tc>
      </w:tr>
      <w:tr w:rsidR="00C62B39" w:rsidRPr="002915B7" w14:paraId="7171E3EC" w14:textId="77777777">
        <w:tc>
          <w:tcPr>
            <w:tcW w:w="1962" w:type="dxa"/>
            <w:shd w:val="clear" w:color="auto" w:fill="auto"/>
          </w:tcPr>
          <w:p w14:paraId="75D7C372" w14:textId="77777777" w:rsidR="00C62B39" w:rsidRPr="002915B7" w:rsidRDefault="00C62B39" w:rsidP="003F6AB2">
            <w:pPr>
              <w:pStyle w:val="Compact"/>
              <w:spacing w:line="480" w:lineRule="auto"/>
            </w:pPr>
            <w:r w:rsidRPr="002915B7">
              <w:rPr>
                <w:rFonts w:ascii="Calibri Light" w:hAnsi="Calibri Light" w:cs="Calibri Light"/>
                <w:sz w:val="18"/>
                <w:szCs w:val="18"/>
              </w:rPr>
              <w:t>Somateria mollissima</w:t>
            </w:r>
          </w:p>
        </w:tc>
      </w:tr>
      <w:tr w:rsidR="00C62B39" w:rsidRPr="002915B7" w14:paraId="2BF4DF8F" w14:textId="77777777">
        <w:tc>
          <w:tcPr>
            <w:tcW w:w="1962" w:type="dxa"/>
            <w:shd w:val="clear" w:color="auto" w:fill="auto"/>
          </w:tcPr>
          <w:p w14:paraId="3941CA26" w14:textId="77777777" w:rsidR="00C62B39" w:rsidRPr="002915B7" w:rsidRDefault="00C62B39" w:rsidP="003F6AB2">
            <w:pPr>
              <w:pStyle w:val="Compact"/>
              <w:spacing w:line="480" w:lineRule="auto"/>
            </w:pPr>
            <w:r w:rsidRPr="002915B7">
              <w:rPr>
                <w:rFonts w:ascii="Calibri Light" w:hAnsi="Calibri Light" w:cs="Calibri Light"/>
                <w:sz w:val="18"/>
                <w:szCs w:val="18"/>
              </w:rPr>
              <w:t>Stercorarius longicaudus</w:t>
            </w:r>
          </w:p>
        </w:tc>
      </w:tr>
      <w:tr w:rsidR="00C62B39" w:rsidRPr="002915B7" w14:paraId="37FB30FB" w14:textId="77777777">
        <w:tc>
          <w:tcPr>
            <w:tcW w:w="1962" w:type="dxa"/>
            <w:shd w:val="clear" w:color="auto" w:fill="auto"/>
          </w:tcPr>
          <w:p w14:paraId="6C313CED" w14:textId="77777777" w:rsidR="00C62B39" w:rsidRPr="002915B7" w:rsidRDefault="00C62B39" w:rsidP="003F6AB2">
            <w:pPr>
              <w:pStyle w:val="Compact"/>
              <w:spacing w:line="480" w:lineRule="auto"/>
            </w:pPr>
            <w:r w:rsidRPr="002915B7">
              <w:rPr>
                <w:rFonts w:ascii="Calibri Light" w:hAnsi="Calibri Light" w:cs="Calibri Light"/>
                <w:sz w:val="18"/>
                <w:szCs w:val="18"/>
              </w:rPr>
              <w:t>Stercorarius parasiticus</w:t>
            </w:r>
          </w:p>
        </w:tc>
      </w:tr>
      <w:tr w:rsidR="00C62B39" w:rsidRPr="002915B7" w14:paraId="2FEC6BE8" w14:textId="77777777">
        <w:tc>
          <w:tcPr>
            <w:tcW w:w="1962" w:type="dxa"/>
            <w:shd w:val="clear" w:color="auto" w:fill="auto"/>
          </w:tcPr>
          <w:p w14:paraId="3A92E1C7" w14:textId="77777777" w:rsidR="00C62B39" w:rsidRPr="002915B7" w:rsidRDefault="00C62B39" w:rsidP="003F6AB2">
            <w:pPr>
              <w:pStyle w:val="Compact"/>
              <w:spacing w:line="480" w:lineRule="auto"/>
            </w:pPr>
            <w:r w:rsidRPr="002915B7">
              <w:rPr>
                <w:rFonts w:ascii="Calibri Light" w:hAnsi="Calibri Light" w:cs="Calibri Light"/>
                <w:sz w:val="18"/>
                <w:szCs w:val="18"/>
              </w:rPr>
              <w:t>Stercorarius skua</w:t>
            </w:r>
          </w:p>
        </w:tc>
      </w:tr>
      <w:tr w:rsidR="00C62B39" w:rsidRPr="002915B7" w14:paraId="0A9C8087" w14:textId="77777777">
        <w:tc>
          <w:tcPr>
            <w:tcW w:w="1962" w:type="dxa"/>
            <w:shd w:val="clear" w:color="auto" w:fill="auto"/>
          </w:tcPr>
          <w:p w14:paraId="1BF46A3E" w14:textId="77777777" w:rsidR="00C62B39" w:rsidRPr="002915B7" w:rsidRDefault="00C62B39" w:rsidP="003F6AB2">
            <w:pPr>
              <w:pStyle w:val="Compact"/>
              <w:spacing w:line="480" w:lineRule="auto"/>
            </w:pPr>
            <w:r w:rsidRPr="002915B7">
              <w:rPr>
                <w:rFonts w:ascii="Calibri Light" w:hAnsi="Calibri Light" w:cs="Calibri Light"/>
                <w:sz w:val="18"/>
                <w:szCs w:val="18"/>
              </w:rPr>
              <w:t>Sterna albifrons</w:t>
            </w:r>
          </w:p>
        </w:tc>
      </w:tr>
      <w:tr w:rsidR="00C62B39" w:rsidRPr="002915B7" w14:paraId="3921F21C" w14:textId="77777777">
        <w:tc>
          <w:tcPr>
            <w:tcW w:w="1962" w:type="dxa"/>
            <w:shd w:val="clear" w:color="auto" w:fill="auto"/>
          </w:tcPr>
          <w:p w14:paraId="30FB70C5" w14:textId="77777777" w:rsidR="00C62B39" w:rsidRPr="002915B7" w:rsidRDefault="00C62B39" w:rsidP="003F6AB2">
            <w:pPr>
              <w:pStyle w:val="Compact"/>
              <w:spacing w:line="480" w:lineRule="auto"/>
            </w:pPr>
            <w:r w:rsidRPr="002915B7">
              <w:rPr>
                <w:rFonts w:ascii="Calibri Light" w:hAnsi="Calibri Light" w:cs="Calibri Light"/>
                <w:sz w:val="18"/>
                <w:szCs w:val="18"/>
              </w:rPr>
              <w:t>Sterna bengalensis</w:t>
            </w:r>
          </w:p>
        </w:tc>
      </w:tr>
      <w:tr w:rsidR="00C62B39" w:rsidRPr="002915B7" w14:paraId="6FFEB247" w14:textId="77777777">
        <w:tc>
          <w:tcPr>
            <w:tcW w:w="1962" w:type="dxa"/>
            <w:shd w:val="clear" w:color="auto" w:fill="auto"/>
          </w:tcPr>
          <w:p w14:paraId="6651ED04" w14:textId="77777777" w:rsidR="00C62B39" w:rsidRPr="002915B7" w:rsidRDefault="00C62B39" w:rsidP="003F6AB2">
            <w:pPr>
              <w:pStyle w:val="Compact"/>
              <w:spacing w:line="480" w:lineRule="auto"/>
            </w:pPr>
            <w:r w:rsidRPr="002915B7">
              <w:rPr>
                <w:rFonts w:ascii="Calibri Light" w:hAnsi="Calibri Light" w:cs="Calibri Light"/>
                <w:sz w:val="18"/>
                <w:szCs w:val="18"/>
              </w:rPr>
              <w:t>Sterna caspia</w:t>
            </w:r>
          </w:p>
        </w:tc>
      </w:tr>
      <w:tr w:rsidR="00C62B39" w:rsidRPr="002915B7" w14:paraId="3AACC967" w14:textId="77777777">
        <w:tc>
          <w:tcPr>
            <w:tcW w:w="1962" w:type="dxa"/>
            <w:shd w:val="clear" w:color="auto" w:fill="auto"/>
          </w:tcPr>
          <w:p w14:paraId="190A495A" w14:textId="77777777" w:rsidR="00C62B39" w:rsidRPr="002915B7" w:rsidRDefault="00C62B39" w:rsidP="003F6AB2">
            <w:pPr>
              <w:pStyle w:val="Compact"/>
              <w:spacing w:line="480" w:lineRule="auto"/>
            </w:pPr>
            <w:r w:rsidRPr="002915B7">
              <w:rPr>
                <w:rFonts w:ascii="Calibri Light" w:hAnsi="Calibri Light" w:cs="Calibri Light"/>
                <w:sz w:val="18"/>
                <w:szCs w:val="18"/>
              </w:rPr>
              <w:t>Sterna dougallii</w:t>
            </w:r>
          </w:p>
        </w:tc>
      </w:tr>
      <w:tr w:rsidR="00C62B39" w:rsidRPr="002915B7" w14:paraId="3F47F6E6" w14:textId="77777777">
        <w:tc>
          <w:tcPr>
            <w:tcW w:w="1962" w:type="dxa"/>
            <w:shd w:val="clear" w:color="auto" w:fill="auto"/>
          </w:tcPr>
          <w:p w14:paraId="11B747BE" w14:textId="77777777" w:rsidR="00C62B39" w:rsidRPr="002915B7" w:rsidRDefault="00C62B39" w:rsidP="003F6AB2">
            <w:pPr>
              <w:pStyle w:val="Compact"/>
              <w:spacing w:line="480" w:lineRule="auto"/>
            </w:pPr>
            <w:r w:rsidRPr="002915B7">
              <w:rPr>
                <w:rFonts w:ascii="Calibri Light" w:hAnsi="Calibri Light" w:cs="Calibri Light"/>
                <w:sz w:val="18"/>
                <w:szCs w:val="18"/>
              </w:rPr>
              <w:t>Sterna hirundo</w:t>
            </w:r>
          </w:p>
        </w:tc>
      </w:tr>
      <w:tr w:rsidR="00C62B39" w:rsidRPr="002915B7" w14:paraId="5D5C113F" w14:textId="77777777">
        <w:tc>
          <w:tcPr>
            <w:tcW w:w="1962" w:type="dxa"/>
            <w:shd w:val="clear" w:color="auto" w:fill="auto"/>
          </w:tcPr>
          <w:p w14:paraId="46D7BC35" w14:textId="77777777" w:rsidR="00C62B39" w:rsidRPr="002915B7" w:rsidRDefault="00C62B39" w:rsidP="003F6AB2">
            <w:pPr>
              <w:pStyle w:val="Compact"/>
              <w:spacing w:line="480" w:lineRule="auto"/>
            </w:pPr>
            <w:r w:rsidRPr="002915B7">
              <w:rPr>
                <w:rFonts w:ascii="Calibri Light" w:hAnsi="Calibri Light" w:cs="Calibri Light"/>
                <w:sz w:val="18"/>
                <w:szCs w:val="18"/>
              </w:rPr>
              <w:t>Sterna paradisaea</w:t>
            </w:r>
          </w:p>
        </w:tc>
      </w:tr>
      <w:tr w:rsidR="00C62B39" w:rsidRPr="002915B7" w14:paraId="39A3233F" w14:textId="77777777">
        <w:tc>
          <w:tcPr>
            <w:tcW w:w="1962" w:type="dxa"/>
            <w:shd w:val="clear" w:color="auto" w:fill="auto"/>
          </w:tcPr>
          <w:p w14:paraId="300E8F7B" w14:textId="77777777" w:rsidR="00C62B39" w:rsidRPr="002915B7" w:rsidRDefault="00C62B39" w:rsidP="003F6AB2">
            <w:pPr>
              <w:pStyle w:val="Compact"/>
              <w:spacing w:line="480" w:lineRule="auto"/>
            </w:pPr>
            <w:r w:rsidRPr="002915B7">
              <w:rPr>
                <w:rFonts w:ascii="Calibri Light" w:hAnsi="Calibri Light" w:cs="Calibri Light"/>
                <w:sz w:val="18"/>
                <w:szCs w:val="18"/>
              </w:rPr>
              <w:t>Sterna sandvicensis</w:t>
            </w:r>
          </w:p>
        </w:tc>
      </w:tr>
      <w:tr w:rsidR="00C62B39" w:rsidRPr="002915B7" w14:paraId="0FCC3283" w14:textId="77777777">
        <w:tc>
          <w:tcPr>
            <w:tcW w:w="1962" w:type="dxa"/>
            <w:shd w:val="clear" w:color="auto" w:fill="auto"/>
          </w:tcPr>
          <w:p w14:paraId="428BFF41" w14:textId="77777777" w:rsidR="00C62B39" w:rsidRPr="002915B7" w:rsidRDefault="00C62B39" w:rsidP="003F6AB2">
            <w:pPr>
              <w:pStyle w:val="Compact"/>
              <w:spacing w:line="480" w:lineRule="auto"/>
            </w:pPr>
            <w:r w:rsidRPr="002915B7">
              <w:rPr>
                <w:rFonts w:ascii="Calibri Light" w:hAnsi="Calibri Light" w:cs="Calibri Light"/>
                <w:sz w:val="18"/>
                <w:szCs w:val="18"/>
              </w:rPr>
              <w:t>Streptopelia decaocto</w:t>
            </w:r>
          </w:p>
        </w:tc>
      </w:tr>
      <w:tr w:rsidR="00C62B39" w:rsidRPr="002915B7" w14:paraId="3BBA3D8B" w14:textId="77777777">
        <w:tc>
          <w:tcPr>
            <w:tcW w:w="1962" w:type="dxa"/>
            <w:shd w:val="clear" w:color="auto" w:fill="auto"/>
          </w:tcPr>
          <w:p w14:paraId="27BA9386" w14:textId="77777777" w:rsidR="00C62B39" w:rsidRPr="002915B7" w:rsidRDefault="00C62B39" w:rsidP="003F6AB2">
            <w:pPr>
              <w:pStyle w:val="Compact"/>
              <w:spacing w:line="480" w:lineRule="auto"/>
            </w:pPr>
            <w:r w:rsidRPr="002915B7">
              <w:rPr>
                <w:rFonts w:ascii="Calibri Light" w:hAnsi="Calibri Light" w:cs="Calibri Light"/>
                <w:sz w:val="18"/>
                <w:szCs w:val="18"/>
              </w:rPr>
              <w:t>Streptopelia turtur</w:t>
            </w:r>
          </w:p>
        </w:tc>
      </w:tr>
      <w:tr w:rsidR="00C62B39" w:rsidRPr="002915B7" w14:paraId="5B7B8649" w14:textId="77777777">
        <w:tc>
          <w:tcPr>
            <w:tcW w:w="1962" w:type="dxa"/>
            <w:shd w:val="clear" w:color="auto" w:fill="auto"/>
          </w:tcPr>
          <w:p w14:paraId="72D7CA5F" w14:textId="77777777" w:rsidR="00C62B39" w:rsidRPr="002915B7" w:rsidRDefault="00C62B39" w:rsidP="003F6AB2">
            <w:pPr>
              <w:pStyle w:val="Compact"/>
              <w:spacing w:line="480" w:lineRule="auto"/>
            </w:pPr>
            <w:r w:rsidRPr="002915B7">
              <w:rPr>
                <w:rFonts w:ascii="Calibri Light" w:hAnsi="Calibri Light" w:cs="Calibri Light"/>
                <w:sz w:val="18"/>
                <w:szCs w:val="18"/>
              </w:rPr>
              <w:t>Strix aluco</w:t>
            </w:r>
          </w:p>
        </w:tc>
      </w:tr>
      <w:tr w:rsidR="00C62B39" w:rsidRPr="002915B7" w14:paraId="7DF24D12" w14:textId="77777777">
        <w:tc>
          <w:tcPr>
            <w:tcW w:w="1962" w:type="dxa"/>
            <w:shd w:val="clear" w:color="auto" w:fill="auto"/>
          </w:tcPr>
          <w:p w14:paraId="2CDB8E64" w14:textId="77777777" w:rsidR="00C62B39" w:rsidRPr="002915B7" w:rsidRDefault="00C62B39" w:rsidP="003F6AB2">
            <w:pPr>
              <w:pStyle w:val="Compact"/>
              <w:spacing w:line="480" w:lineRule="auto"/>
            </w:pPr>
            <w:r w:rsidRPr="002915B7">
              <w:rPr>
                <w:rFonts w:ascii="Calibri Light" w:hAnsi="Calibri Light" w:cs="Calibri Light"/>
                <w:sz w:val="18"/>
                <w:szCs w:val="18"/>
              </w:rPr>
              <w:t>Strix nebulosa</w:t>
            </w:r>
          </w:p>
        </w:tc>
      </w:tr>
      <w:tr w:rsidR="00C62B39" w:rsidRPr="002915B7" w14:paraId="79F69115" w14:textId="77777777">
        <w:tc>
          <w:tcPr>
            <w:tcW w:w="1962" w:type="dxa"/>
            <w:shd w:val="clear" w:color="auto" w:fill="auto"/>
          </w:tcPr>
          <w:p w14:paraId="538394F6" w14:textId="77777777" w:rsidR="00C62B39" w:rsidRPr="002915B7" w:rsidRDefault="00C62B39" w:rsidP="003F6AB2">
            <w:pPr>
              <w:pStyle w:val="Compact"/>
              <w:spacing w:line="480" w:lineRule="auto"/>
            </w:pPr>
            <w:r w:rsidRPr="002915B7">
              <w:rPr>
                <w:rFonts w:ascii="Calibri Light" w:hAnsi="Calibri Light" w:cs="Calibri Light"/>
                <w:sz w:val="18"/>
                <w:szCs w:val="18"/>
              </w:rPr>
              <w:t>Strix uralensis</w:t>
            </w:r>
          </w:p>
        </w:tc>
      </w:tr>
      <w:tr w:rsidR="00C62B39" w:rsidRPr="002915B7" w14:paraId="4F2D32B6" w14:textId="77777777">
        <w:tc>
          <w:tcPr>
            <w:tcW w:w="1962" w:type="dxa"/>
            <w:shd w:val="clear" w:color="auto" w:fill="auto"/>
          </w:tcPr>
          <w:p w14:paraId="0328CC2B" w14:textId="77777777" w:rsidR="00C62B39" w:rsidRPr="002915B7" w:rsidRDefault="00C62B39" w:rsidP="003F6AB2">
            <w:pPr>
              <w:pStyle w:val="Compact"/>
              <w:spacing w:line="480" w:lineRule="auto"/>
            </w:pPr>
            <w:r w:rsidRPr="002915B7">
              <w:rPr>
                <w:rFonts w:ascii="Calibri Light" w:hAnsi="Calibri Light" w:cs="Calibri Light"/>
                <w:sz w:val="18"/>
                <w:szCs w:val="18"/>
              </w:rPr>
              <w:t>Sturnus roseus</w:t>
            </w:r>
          </w:p>
        </w:tc>
      </w:tr>
      <w:tr w:rsidR="00C62B39" w:rsidRPr="002915B7" w14:paraId="4343CA80" w14:textId="77777777">
        <w:tc>
          <w:tcPr>
            <w:tcW w:w="1962" w:type="dxa"/>
            <w:shd w:val="clear" w:color="auto" w:fill="auto"/>
          </w:tcPr>
          <w:p w14:paraId="13FF4697" w14:textId="77777777" w:rsidR="00C62B39" w:rsidRPr="002915B7" w:rsidRDefault="00C62B39" w:rsidP="003F6AB2">
            <w:pPr>
              <w:pStyle w:val="Compact"/>
              <w:spacing w:line="480" w:lineRule="auto"/>
            </w:pPr>
            <w:r w:rsidRPr="002915B7">
              <w:rPr>
                <w:rFonts w:ascii="Calibri Light" w:hAnsi="Calibri Light" w:cs="Calibri Light"/>
                <w:sz w:val="18"/>
                <w:szCs w:val="18"/>
              </w:rPr>
              <w:t>Sturnus unicolor</w:t>
            </w:r>
          </w:p>
        </w:tc>
      </w:tr>
      <w:tr w:rsidR="00C62B39" w:rsidRPr="002915B7" w14:paraId="46E6F8B2" w14:textId="77777777">
        <w:tc>
          <w:tcPr>
            <w:tcW w:w="1962" w:type="dxa"/>
            <w:shd w:val="clear" w:color="auto" w:fill="auto"/>
          </w:tcPr>
          <w:p w14:paraId="1ABC5A75" w14:textId="77777777" w:rsidR="00C62B39" w:rsidRPr="002915B7" w:rsidRDefault="00C62B39" w:rsidP="003F6AB2">
            <w:pPr>
              <w:pStyle w:val="Compact"/>
              <w:spacing w:line="480" w:lineRule="auto"/>
            </w:pPr>
            <w:r w:rsidRPr="002915B7">
              <w:rPr>
                <w:rFonts w:ascii="Calibri Light" w:hAnsi="Calibri Light" w:cs="Calibri Light"/>
                <w:sz w:val="18"/>
                <w:szCs w:val="18"/>
              </w:rPr>
              <w:t>Sturnus vulgaris</w:t>
            </w:r>
          </w:p>
        </w:tc>
      </w:tr>
      <w:tr w:rsidR="00C62B39" w:rsidRPr="002915B7" w14:paraId="0D71DC51" w14:textId="77777777">
        <w:tc>
          <w:tcPr>
            <w:tcW w:w="1962" w:type="dxa"/>
            <w:shd w:val="clear" w:color="auto" w:fill="auto"/>
          </w:tcPr>
          <w:p w14:paraId="25DF955D" w14:textId="77777777" w:rsidR="00C62B39" w:rsidRPr="002915B7" w:rsidRDefault="00C62B39" w:rsidP="003F6AB2">
            <w:pPr>
              <w:pStyle w:val="Compact"/>
              <w:spacing w:line="480" w:lineRule="auto"/>
            </w:pPr>
            <w:r w:rsidRPr="002915B7">
              <w:rPr>
                <w:rFonts w:ascii="Calibri Light" w:hAnsi="Calibri Light" w:cs="Calibri Light"/>
                <w:sz w:val="18"/>
                <w:szCs w:val="18"/>
              </w:rPr>
              <w:t>Surnia ulula</w:t>
            </w:r>
          </w:p>
        </w:tc>
      </w:tr>
      <w:tr w:rsidR="00C62B39" w:rsidRPr="002915B7" w14:paraId="6554E361" w14:textId="77777777">
        <w:tc>
          <w:tcPr>
            <w:tcW w:w="1962" w:type="dxa"/>
            <w:shd w:val="clear" w:color="auto" w:fill="auto"/>
          </w:tcPr>
          <w:p w14:paraId="641DC67F" w14:textId="77777777" w:rsidR="00C62B39" w:rsidRPr="002915B7" w:rsidRDefault="00C62B39" w:rsidP="003F6AB2">
            <w:pPr>
              <w:pStyle w:val="Compact"/>
              <w:spacing w:line="480" w:lineRule="auto"/>
            </w:pPr>
            <w:r w:rsidRPr="002915B7">
              <w:rPr>
                <w:rFonts w:ascii="Calibri Light" w:hAnsi="Calibri Light" w:cs="Calibri Light"/>
                <w:sz w:val="18"/>
                <w:szCs w:val="18"/>
              </w:rPr>
              <w:t>Sylvia atricapilla</w:t>
            </w:r>
          </w:p>
        </w:tc>
      </w:tr>
      <w:tr w:rsidR="00C62B39" w:rsidRPr="002915B7" w14:paraId="21BA8BD9" w14:textId="77777777">
        <w:tc>
          <w:tcPr>
            <w:tcW w:w="1962" w:type="dxa"/>
            <w:shd w:val="clear" w:color="auto" w:fill="auto"/>
          </w:tcPr>
          <w:p w14:paraId="04A3FA00" w14:textId="77777777" w:rsidR="00C62B39" w:rsidRPr="002915B7" w:rsidRDefault="00C62B39" w:rsidP="003F6AB2">
            <w:pPr>
              <w:pStyle w:val="Compact"/>
              <w:spacing w:line="480" w:lineRule="auto"/>
            </w:pPr>
            <w:r w:rsidRPr="002915B7">
              <w:rPr>
                <w:rFonts w:ascii="Calibri Light" w:hAnsi="Calibri Light" w:cs="Calibri Light"/>
                <w:sz w:val="18"/>
                <w:szCs w:val="18"/>
              </w:rPr>
              <w:t>Sylvia borin</w:t>
            </w:r>
          </w:p>
        </w:tc>
      </w:tr>
      <w:tr w:rsidR="00C62B39" w:rsidRPr="002915B7" w14:paraId="1B39945F" w14:textId="77777777">
        <w:tc>
          <w:tcPr>
            <w:tcW w:w="1962" w:type="dxa"/>
            <w:shd w:val="clear" w:color="auto" w:fill="auto"/>
          </w:tcPr>
          <w:p w14:paraId="0C93C001" w14:textId="77777777" w:rsidR="00C62B39" w:rsidRPr="002915B7" w:rsidRDefault="00C62B39" w:rsidP="003F6AB2">
            <w:pPr>
              <w:pStyle w:val="Compact"/>
              <w:spacing w:line="480" w:lineRule="auto"/>
            </w:pPr>
            <w:r w:rsidRPr="002915B7">
              <w:rPr>
                <w:rFonts w:ascii="Calibri Light" w:hAnsi="Calibri Light" w:cs="Calibri Light"/>
                <w:sz w:val="18"/>
                <w:szCs w:val="18"/>
              </w:rPr>
              <w:t>Sylvia cantillans</w:t>
            </w:r>
          </w:p>
        </w:tc>
      </w:tr>
      <w:tr w:rsidR="00C62B39" w:rsidRPr="002915B7" w14:paraId="44F6DFAA" w14:textId="77777777">
        <w:tc>
          <w:tcPr>
            <w:tcW w:w="1962" w:type="dxa"/>
            <w:shd w:val="clear" w:color="auto" w:fill="auto"/>
          </w:tcPr>
          <w:p w14:paraId="0AFDC839" w14:textId="77777777" w:rsidR="00C62B39" w:rsidRPr="002915B7" w:rsidRDefault="00C62B39" w:rsidP="003F6AB2">
            <w:pPr>
              <w:pStyle w:val="Compact"/>
              <w:spacing w:line="480" w:lineRule="auto"/>
            </w:pPr>
            <w:r w:rsidRPr="002915B7">
              <w:rPr>
                <w:rFonts w:ascii="Calibri Light" w:hAnsi="Calibri Light" w:cs="Calibri Light"/>
                <w:sz w:val="18"/>
                <w:szCs w:val="18"/>
              </w:rPr>
              <w:t>Sylvia communis</w:t>
            </w:r>
          </w:p>
        </w:tc>
      </w:tr>
      <w:tr w:rsidR="00C62B39" w:rsidRPr="002915B7" w14:paraId="71C2FE49" w14:textId="77777777">
        <w:tc>
          <w:tcPr>
            <w:tcW w:w="1962" w:type="dxa"/>
            <w:shd w:val="clear" w:color="auto" w:fill="auto"/>
          </w:tcPr>
          <w:p w14:paraId="4DEF55FF" w14:textId="77777777" w:rsidR="00C62B39" w:rsidRPr="002915B7" w:rsidRDefault="00C62B39" w:rsidP="003F6AB2">
            <w:pPr>
              <w:pStyle w:val="Compact"/>
              <w:spacing w:line="480" w:lineRule="auto"/>
            </w:pPr>
            <w:r w:rsidRPr="002915B7">
              <w:rPr>
                <w:rFonts w:ascii="Calibri Light" w:hAnsi="Calibri Light" w:cs="Calibri Light"/>
                <w:sz w:val="18"/>
                <w:szCs w:val="18"/>
              </w:rPr>
              <w:t>Sylvia conspicillata</w:t>
            </w:r>
          </w:p>
        </w:tc>
      </w:tr>
      <w:tr w:rsidR="00C62B39" w:rsidRPr="002915B7" w14:paraId="4939F30A" w14:textId="77777777">
        <w:tc>
          <w:tcPr>
            <w:tcW w:w="1962" w:type="dxa"/>
            <w:shd w:val="clear" w:color="auto" w:fill="auto"/>
          </w:tcPr>
          <w:p w14:paraId="60A230E0" w14:textId="77777777" w:rsidR="00C62B39" w:rsidRPr="002915B7" w:rsidRDefault="00C62B39" w:rsidP="003F6AB2">
            <w:pPr>
              <w:pStyle w:val="Compact"/>
              <w:spacing w:line="480" w:lineRule="auto"/>
            </w:pPr>
            <w:r w:rsidRPr="002915B7">
              <w:rPr>
                <w:rFonts w:ascii="Calibri Light" w:hAnsi="Calibri Light" w:cs="Calibri Light"/>
                <w:sz w:val="18"/>
                <w:szCs w:val="18"/>
              </w:rPr>
              <w:t>Sylvia curruca</w:t>
            </w:r>
          </w:p>
        </w:tc>
      </w:tr>
      <w:tr w:rsidR="00C62B39" w:rsidRPr="002915B7" w14:paraId="2799CF4A" w14:textId="77777777">
        <w:tc>
          <w:tcPr>
            <w:tcW w:w="1962" w:type="dxa"/>
            <w:shd w:val="clear" w:color="auto" w:fill="auto"/>
          </w:tcPr>
          <w:p w14:paraId="4F2DB587" w14:textId="77777777" w:rsidR="00C62B39" w:rsidRPr="002915B7" w:rsidRDefault="00C62B39" w:rsidP="003F6AB2">
            <w:pPr>
              <w:pStyle w:val="Compact"/>
              <w:spacing w:line="480" w:lineRule="auto"/>
            </w:pPr>
            <w:r w:rsidRPr="002915B7">
              <w:rPr>
                <w:rFonts w:ascii="Calibri Light" w:hAnsi="Calibri Light" w:cs="Calibri Light"/>
                <w:sz w:val="18"/>
                <w:szCs w:val="18"/>
              </w:rPr>
              <w:t>Sylvia hortensis</w:t>
            </w:r>
          </w:p>
        </w:tc>
      </w:tr>
      <w:tr w:rsidR="00C62B39" w:rsidRPr="002915B7" w14:paraId="15EEEEF2" w14:textId="77777777">
        <w:tc>
          <w:tcPr>
            <w:tcW w:w="1962" w:type="dxa"/>
            <w:shd w:val="clear" w:color="auto" w:fill="auto"/>
          </w:tcPr>
          <w:p w14:paraId="52B21C27" w14:textId="77777777" w:rsidR="00C62B39" w:rsidRPr="002915B7" w:rsidRDefault="00C62B39" w:rsidP="003F6AB2">
            <w:pPr>
              <w:pStyle w:val="Compact"/>
              <w:spacing w:line="480" w:lineRule="auto"/>
            </w:pPr>
            <w:r w:rsidRPr="002915B7">
              <w:rPr>
                <w:rFonts w:ascii="Calibri Light" w:hAnsi="Calibri Light" w:cs="Calibri Light"/>
                <w:sz w:val="18"/>
                <w:szCs w:val="18"/>
              </w:rPr>
              <w:t>Sylvia melanocephala</w:t>
            </w:r>
          </w:p>
        </w:tc>
      </w:tr>
      <w:tr w:rsidR="00C62B39" w:rsidRPr="002915B7" w14:paraId="6FEFD1BB" w14:textId="77777777">
        <w:tc>
          <w:tcPr>
            <w:tcW w:w="1962" w:type="dxa"/>
            <w:shd w:val="clear" w:color="auto" w:fill="auto"/>
          </w:tcPr>
          <w:p w14:paraId="0A51672D" w14:textId="77777777" w:rsidR="00C62B39" w:rsidRPr="002915B7" w:rsidRDefault="00C62B39" w:rsidP="003F6AB2">
            <w:pPr>
              <w:pStyle w:val="Compact"/>
              <w:spacing w:line="480" w:lineRule="auto"/>
            </w:pPr>
            <w:r w:rsidRPr="002915B7">
              <w:rPr>
                <w:rFonts w:ascii="Calibri Light" w:hAnsi="Calibri Light" w:cs="Calibri Light"/>
                <w:sz w:val="18"/>
                <w:szCs w:val="18"/>
              </w:rPr>
              <w:t>Sylvia nisoria</w:t>
            </w:r>
          </w:p>
        </w:tc>
      </w:tr>
      <w:tr w:rsidR="00C62B39" w:rsidRPr="002915B7" w14:paraId="6EE87DDF" w14:textId="77777777">
        <w:tc>
          <w:tcPr>
            <w:tcW w:w="1962" w:type="dxa"/>
            <w:shd w:val="clear" w:color="auto" w:fill="auto"/>
          </w:tcPr>
          <w:p w14:paraId="5E4DEF77" w14:textId="77777777" w:rsidR="00C62B39" w:rsidRPr="002915B7" w:rsidRDefault="00C62B39" w:rsidP="003F6AB2">
            <w:pPr>
              <w:pStyle w:val="Compact"/>
              <w:spacing w:line="480" w:lineRule="auto"/>
            </w:pPr>
            <w:r w:rsidRPr="002915B7">
              <w:rPr>
                <w:rFonts w:ascii="Calibri Light" w:hAnsi="Calibri Light" w:cs="Calibri Light"/>
                <w:sz w:val="18"/>
                <w:szCs w:val="18"/>
              </w:rPr>
              <w:t>Sylvia rueppelli</w:t>
            </w:r>
          </w:p>
        </w:tc>
      </w:tr>
      <w:tr w:rsidR="00C62B39" w:rsidRPr="002915B7" w14:paraId="5870CD47" w14:textId="77777777">
        <w:tc>
          <w:tcPr>
            <w:tcW w:w="1962" w:type="dxa"/>
            <w:shd w:val="clear" w:color="auto" w:fill="auto"/>
          </w:tcPr>
          <w:p w14:paraId="6831C573" w14:textId="77777777" w:rsidR="00C62B39" w:rsidRPr="002915B7" w:rsidRDefault="00C62B39" w:rsidP="003F6AB2">
            <w:pPr>
              <w:pStyle w:val="Compact"/>
              <w:spacing w:line="480" w:lineRule="auto"/>
            </w:pPr>
            <w:r w:rsidRPr="002915B7">
              <w:rPr>
                <w:rFonts w:ascii="Calibri Light" w:hAnsi="Calibri Light" w:cs="Calibri Light"/>
                <w:sz w:val="18"/>
                <w:szCs w:val="18"/>
              </w:rPr>
              <w:t>Sylvia sarda</w:t>
            </w:r>
          </w:p>
        </w:tc>
      </w:tr>
      <w:tr w:rsidR="00C62B39" w:rsidRPr="002915B7" w14:paraId="1D197483" w14:textId="77777777">
        <w:tc>
          <w:tcPr>
            <w:tcW w:w="1962" w:type="dxa"/>
            <w:shd w:val="clear" w:color="auto" w:fill="auto"/>
          </w:tcPr>
          <w:p w14:paraId="7A800A56" w14:textId="77777777" w:rsidR="00C62B39" w:rsidRPr="002915B7" w:rsidRDefault="00C62B39" w:rsidP="003F6AB2">
            <w:pPr>
              <w:pStyle w:val="Compact"/>
              <w:spacing w:line="480" w:lineRule="auto"/>
            </w:pPr>
            <w:r w:rsidRPr="002915B7">
              <w:rPr>
                <w:rFonts w:ascii="Calibri Light" w:hAnsi="Calibri Light" w:cs="Calibri Light"/>
                <w:sz w:val="18"/>
                <w:szCs w:val="18"/>
              </w:rPr>
              <w:t>Sylvia undata</w:t>
            </w:r>
          </w:p>
        </w:tc>
      </w:tr>
      <w:tr w:rsidR="00C62B39" w:rsidRPr="002915B7" w14:paraId="764AE1F6" w14:textId="77777777">
        <w:tc>
          <w:tcPr>
            <w:tcW w:w="1962" w:type="dxa"/>
            <w:shd w:val="clear" w:color="auto" w:fill="auto"/>
          </w:tcPr>
          <w:p w14:paraId="74979563" w14:textId="77777777" w:rsidR="00C62B39" w:rsidRPr="002915B7" w:rsidRDefault="00C62B39" w:rsidP="003F6AB2">
            <w:pPr>
              <w:pStyle w:val="Compact"/>
              <w:spacing w:line="480" w:lineRule="auto"/>
            </w:pPr>
            <w:r w:rsidRPr="002915B7">
              <w:rPr>
                <w:rFonts w:ascii="Calibri Light" w:hAnsi="Calibri Light" w:cs="Calibri Light"/>
                <w:sz w:val="18"/>
                <w:szCs w:val="18"/>
              </w:rPr>
              <w:t>Tachybaptus ruficollis</w:t>
            </w:r>
          </w:p>
        </w:tc>
      </w:tr>
      <w:tr w:rsidR="00C62B39" w:rsidRPr="002915B7" w14:paraId="67694DA7" w14:textId="77777777">
        <w:tc>
          <w:tcPr>
            <w:tcW w:w="1962" w:type="dxa"/>
            <w:shd w:val="clear" w:color="auto" w:fill="auto"/>
          </w:tcPr>
          <w:p w14:paraId="31CB82E5" w14:textId="77777777" w:rsidR="00C62B39" w:rsidRPr="002915B7" w:rsidRDefault="00C62B39" w:rsidP="003F6AB2">
            <w:pPr>
              <w:pStyle w:val="Compact"/>
              <w:spacing w:line="480" w:lineRule="auto"/>
            </w:pPr>
            <w:r w:rsidRPr="002915B7">
              <w:rPr>
                <w:rFonts w:ascii="Calibri Light" w:hAnsi="Calibri Light" w:cs="Calibri Light"/>
                <w:sz w:val="18"/>
                <w:szCs w:val="18"/>
              </w:rPr>
              <w:t>Tadorna ferruginea</w:t>
            </w:r>
          </w:p>
        </w:tc>
      </w:tr>
      <w:tr w:rsidR="00C62B39" w:rsidRPr="002915B7" w14:paraId="7A52BA44" w14:textId="77777777">
        <w:tc>
          <w:tcPr>
            <w:tcW w:w="1962" w:type="dxa"/>
            <w:shd w:val="clear" w:color="auto" w:fill="auto"/>
          </w:tcPr>
          <w:p w14:paraId="4DD4DDED" w14:textId="77777777" w:rsidR="00C62B39" w:rsidRPr="002915B7" w:rsidRDefault="00C62B39" w:rsidP="003F6AB2">
            <w:pPr>
              <w:pStyle w:val="Compact"/>
              <w:spacing w:line="480" w:lineRule="auto"/>
            </w:pPr>
            <w:r w:rsidRPr="002915B7">
              <w:rPr>
                <w:rFonts w:ascii="Calibri Light" w:hAnsi="Calibri Light" w:cs="Calibri Light"/>
                <w:sz w:val="18"/>
                <w:szCs w:val="18"/>
              </w:rPr>
              <w:t>Tadorna tadorna</w:t>
            </w:r>
          </w:p>
        </w:tc>
      </w:tr>
      <w:tr w:rsidR="00C62B39" w:rsidRPr="002915B7" w14:paraId="45FF871A" w14:textId="77777777">
        <w:tc>
          <w:tcPr>
            <w:tcW w:w="1962" w:type="dxa"/>
            <w:shd w:val="clear" w:color="auto" w:fill="auto"/>
          </w:tcPr>
          <w:p w14:paraId="52C0B57E" w14:textId="77777777" w:rsidR="00C62B39" w:rsidRPr="002915B7" w:rsidRDefault="00C62B39" w:rsidP="003F6AB2">
            <w:pPr>
              <w:pStyle w:val="Compact"/>
              <w:spacing w:line="480" w:lineRule="auto"/>
            </w:pPr>
            <w:r w:rsidRPr="002915B7">
              <w:rPr>
                <w:rFonts w:ascii="Calibri Light" w:hAnsi="Calibri Light" w:cs="Calibri Light"/>
                <w:sz w:val="18"/>
                <w:szCs w:val="18"/>
              </w:rPr>
              <w:t>Tarsiger cyanurus</w:t>
            </w:r>
          </w:p>
        </w:tc>
      </w:tr>
      <w:tr w:rsidR="00C62B39" w:rsidRPr="002915B7" w14:paraId="431235D6" w14:textId="77777777">
        <w:tc>
          <w:tcPr>
            <w:tcW w:w="1962" w:type="dxa"/>
            <w:shd w:val="clear" w:color="auto" w:fill="auto"/>
          </w:tcPr>
          <w:p w14:paraId="76EED299" w14:textId="77777777" w:rsidR="00C62B39" w:rsidRPr="002915B7" w:rsidRDefault="00C62B39" w:rsidP="003F6AB2">
            <w:pPr>
              <w:pStyle w:val="Compact"/>
              <w:spacing w:line="480" w:lineRule="auto"/>
            </w:pPr>
            <w:r w:rsidRPr="002915B7">
              <w:rPr>
                <w:rFonts w:ascii="Calibri Light" w:hAnsi="Calibri Light" w:cs="Calibri Light"/>
                <w:sz w:val="18"/>
                <w:szCs w:val="18"/>
              </w:rPr>
              <w:t>Tetrao urogallus</w:t>
            </w:r>
          </w:p>
        </w:tc>
      </w:tr>
      <w:tr w:rsidR="00C62B39" w:rsidRPr="002915B7" w14:paraId="4B24DD67" w14:textId="77777777">
        <w:tc>
          <w:tcPr>
            <w:tcW w:w="1962" w:type="dxa"/>
            <w:shd w:val="clear" w:color="auto" w:fill="auto"/>
          </w:tcPr>
          <w:p w14:paraId="2CA82F21" w14:textId="77777777" w:rsidR="00C62B39" w:rsidRPr="002915B7" w:rsidRDefault="00C62B39" w:rsidP="003F6AB2">
            <w:pPr>
              <w:pStyle w:val="Compact"/>
              <w:spacing w:line="480" w:lineRule="auto"/>
            </w:pPr>
            <w:r w:rsidRPr="002915B7">
              <w:rPr>
                <w:rFonts w:ascii="Calibri Light" w:hAnsi="Calibri Light" w:cs="Calibri Light"/>
                <w:sz w:val="18"/>
                <w:szCs w:val="18"/>
              </w:rPr>
              <w:t>Tetrax tetrax</w:t>
            </w:r>
          </w:p>
        </w:tc>
      </w:tr>
      <w:tr w:rsidR="00C62B39" w:rsidRPr="002915B7" w14:paraId="433C2968" w14:textId="77777777">
        <w:tc>
          <w:tcPr>
            <w:tcW w:w="1962" w:type="dxa"/>
            <w:shd w:val="clear" w:color="auto" w:fill="auto"/>
          </w:tcPr>
          <w:p w14:paraId="604E9F25" w14:textId="77777777" w:rsidR="00C62B39" w:rsidRPr="002915B7" w:rsidRDefault="00C62B39" w:rsidP="003F6AB2">
            <w:pPr>
              <w:pStyle w:val="Compact"/>
              <w:spacing w:line="480" w:lineRule="auto"/>
            </w:pPr>
            <w:r w:rsidRPr="002915B7">
              <w:rPr>
                <w:rFonts w:ascii="Calibri Light" w:hAnsi="Calibri Light" w:cs="Calibri Light"/>
                <w:sz w:val="18"/>
                <w:szCs w:val="18"/>
              </w:rPr>
              <w:t>Tichodroma muraria</w:t>
            </w:r>
          </w:p>
        </w:tc>
      </w:tr>
      <w:tr w:rsidR="00C62B39" w:rsidRPr="002915B7" w14:paraId="75A589C3" w14:textId="77777777">
        <w:tc>
          <w:tcPr>
            <w:tcW w:w="1962" w:type="dxa"/>
            <w:shd w:val="clear" w:color="auto" w:fill="auto"/>
          </w:tcPr>
          <w:p w14:paraId="760D41E3" w14:textId="77777777" w:rsidR="00C62B39" w:rsidRPr="002915B7" w:rsidRDefault="00C62B39" w:rsidP="003F6AB2">
            <w:pPr>
              <w:pStyle w:val="Compact"/>
              <w:spacing w:line="480" w:lineRule="auto"/>
            </w:pPr>
            <w:r w:rsidRPr="002915B7">
              <w:rPr>
                <w:rFonts w:ascii="Calibri Light" w:hAnsi="Calibri Light" w:cs="Calibri Light"/>
                <w:sz w:val="18"/>
                <w:szCs w:val="18"/>
              </w:rPr>
              <w:t>Tringa erythropus</w:t>
            </w:r>
          </w:p>
        </w:tc>
      </w:tr>
      <w:tr w:rsidR="00C62B39" w:rsidRPr="002915B7" w14:paraId="0912C818" w14:textId="77777777">
        <w:tc>
          <w:tcPr>
            <w:tcW w:w="1962" w:type="dxa"/>
            <w:shd w:val="clear" w:color="auto" w:fill="auto"/>
          </w:tcPr>
          <w:p w14:paraId="6AA2F80C" w14:textId="77777777" w:rsidR="00C62B39" w:rsidRPr="002915B7" w:rsidRDefault="00C62B39" w:rsidP="003F6AB2">
            <w:pPr>
              <w:pStyle w:val="Compact"/>
              <w:spacing w:line="480" w:lineRule="auto"/>
            </w:pPr>
            <w:r w:rsidRPr="002915B7">
              <w:rPr>
                <w:rFonts w:ascii="Calibri Light" w:hAnsi="Calibri Light" w:cs="Calibri Light"/>
                <w:sz w:val="18"/>
                <w:szCs w:val="18"/>
              </w:rPr>
              <w:t>Tringa glareola</w:t>
            </w:r>
          </w:p>
        </w:tc>
      </w:tr>
      <w:tr w:rsidR="00C62B39" w:rsidRPr="002915B7" w14:paraId="0F53237D" w14:textId="77777777">
        <w:tc>
          <w:tcPr>
            <w:tcW w:w="1962" w:type="dxa"/>
            <w:shd w:val="clear" w:color="auto" w:fill="auto"/>
          </w:tcPr>
          <w:p w14:paraId="3092EB21" w14:textId="77777777" w:rsidR="00C62B39" w:rsidRPr="002915B7" w:rsidRDefault="00C62B39" w:rsidP="003F6AB2">
            <w:pPr>
              <w:pStyle w:val="Compact"/>
              <w:spacing w:line="480" w:lineRule="auto"/>
            </w:pPr>
            <w:r w:rsidRPr="002915B7">
              <w:rPr>
                <w:rFonts w:ascii="Calibri Light" w:hAnsi="Calibri Light" w:cs="Calibri Light"/>
                <w:sz w:val="18"/>
                <w:szCs w:val="18"/>
              </w:rPr>
              <w:t>Tringa nebularia</w:t>
            </w:r>
          </w:p>
        </w:tc>
      </w:tr>
      <w:tr w:rsidR="00C62B39" w:rsidRPr="002915B7" w14:paraId="25F7280B" w14:textId="77777777">
        <w:tc>
          <w:tcPr>
            <w:tcW w:w="1962" w:type="dxa"/>
            <w:shd w:val="clear" w:color="auto" w:fill="auto"/>
          </w:tcPr>
          <w:p w14:paraId="0385255E" w14:textId="77777777" w:rsidR="00C62B39" w:rsidRPr="002915B7" w:rsidRDefault="00C62B39" w:rsidP="003F6AB2">
            <w:pPr>
              <w:pStyle w:val="Compact"/>
              <w:spacing w:line="480" w:lineRule="auto"/>
            </w:pPr>
            <w:r w:rsidRPr="002915B7">
              <w:rPr>
                <w:rFonts w:ascii="Calibri Light" w:hAnsi="Calibri Light" w:cs="Calibri Light"/>
                <w:sz w:val="18"/>
                <w:szCs w:val="18"/>
              </w:rPr>
              <w:t>Tringa ochropus</w:t>
            </w:r>
          </w:p>
        </w:tc>
      </w:tr>
      <w:tr w:rsidR="00C62B39" w:rsidRPr="002915B7" w14:paraId="34631F9E" w14:textId="77777777">
        <w:tc>
          <w:tcPr>
            <w:tcW w:w="1962" w:type="dxa"/>
            <w:shd w:val="clear" w:color="auto" w:fill="auto"/>
          </w:tcPr>
          <w:p w14:paraId="15C7FDDF" w14:textId="77777777" w:rsidR="00C62B39" w:rsidRPr="002915B7" w:rsidRDefault="00C62B39" w:rsidP="003F6AB2">
            <w:pPr>
              <w:pStyle w:val="Compact"/>
              <w:spacing w:line="480" w:lineRule="auto"/>
            </w:pPr>
            <w:r w:rsidRPr="002915B7">
              <w:rPr>
                <w:rFonts w:ascii="Calibri Light" w:hAnsi="Calibri Light" w:cs="Calibri Light"/>
                <w:sz w:val="18"/>
                <w:szCs w:val="18"/>
              </w:rPr>
              <w:t>Tringa stagnatilis</w:t>
            </w:r>
          </w:p>
        </w:tc>
      </w:tr>
      <w:tr w:rsidR="00C62B39" w:rsidRPr="002915B7" w14:paraId="4FF0E7D0" w14:textId="77777777">
        <w:tc>
          <w:tcPr>
            <w:tcW w:w="1962" w:type="dxa"/>
            <w:shd w:val="clear" w:color="auto" w:fill="auto"/>
          </w:tcPr>
          <w:p w14:paraId="59C0AE70" w14:textId="77777777" w:rsidR="00C62B39" w:rsidRPr="002915B7" w:rsidRDefault="00C62B39" w:rsidP="003F6AB2">
            <w:pPr>
              <w:pStyle w:val="Compact"/>
              <w:spacing w:line="480" w:lineRule="auto"/>
            </w:pPr>
            <w:r w:rsidRPr="002915B7">
              <w:rPr>
                <w:rFonts w:ascii="Calibri Light" w:hAnsi="Calibri Light" w:cs="Calibri Light"/>
                <w:sz w:val="18"/>
                <w:szCs w:val="18"/>
              </w:rPr>
              <w:t>Tringa totanus</w:t>
            </w:r>
          </w:p>
        </w:tc>
      </w:tr>
      <w:tr w:rsidR="00C62B39" w:rsidRPr="002915B7" w14:paraId="799F9B90" w14:textId="77777777">
        <w:tc>
          <w:tcPr>
            <w:tcW w:w="1962" w:type="dxa"/>
            <w:shd w:val="clear" w:color="auto" w:fill="auto"/>
          </w:tcPr>
          <w:p w14:paraId="67F9EA55" w14:textId="77777777" w:rsidR="00C62B39" w:rsidRPr="002915B7" w:rsidRDefault="00C62B39" w:rsidP="003F6AB2">
            <w:pPr>
              <w:pStyle w:val="Compact"/>
              <w:spacing w:line="480" w:lineRule="auto"/>
            </w:pPr>
            <w:r w:rsidRPr="002915B7">
              <w:rPr>
                <w:rFonts w:ascii="Calibri Light" w:hAnsi="Calibri Light" w:cs="Calibri Light"/>
                <w:sz w:val="18"/>
                <w:szCs w:val="18"/>
              </w:rPr>
              <w:t>Turdus iliacus</w:t>
            </w:r>
          </w:p>
        </w:tc>
      </w:tr>
      <w:tr w:rsidR="00C62B39" w:rsidRPr="002915B7" w14:paraId="0F9F0531" w14:textId="77777777">
        <w:tc>
          <w:tcPr>
            <w:tcW w:w="1962" w:type="dxa"/>
            <w:shd w:val="clear" w:color="auto" w:fill="auto"/>
          </w:tcPr>
          <w:p w14:paraId="7B1FD799" w14:textId="77777777" w:rsidR="00C62B39" w:rsidRPr="002915B7" w:rsidRDefault="00C62B39" w:rsidP="003F6AB2">
            <w:pPr>
              <w:pStyle w:val="Compact"/>
              <w:spacing w:line="480" w:lineRule="auto"/>
            </w:pPr>
            <w:r w:rsidRPr="002915B7">
              <w:rPr>
                <w:rFonts w:ascii="Calibri Light" w:hAnsi="Calibri Light" w:cs="Calibri Light"/>
                <w:sz w:val="18"/>
                <w:szCs w:val="18"/>
              </w:rPr>
              <w:t>Turdus merula</w:t>
            </w:r>
          </w:p>
        </w:tc>
      </w:tr>
      <w:tr w:rsidR="00C62B39" w:rsidRPr="002915B7" w14:paraId="50F4DCCF" w14:textId="77777777">
        <w:tc>
          <w:tcPr>
            <w:tcW w:w="1962" w:type="dxa"/>
            <w:shd w:val="clear" w:color="auto" w:fill="auto"/>
          </w:tcPr>
          <w:p w14:paraId="6296DEF9" w14:textId="77777777" w:rsidR="00C62B39" w:rsidRPr="002915B7" w:rsidRDefault="00C62B39" w:rsidP="003F6AB2">
            <w:pPr>
              <w:pStyle w:val="Compact"/>
              <w:spacing w:line="480" w:lineRule="auto"/>
            </w:pPr>
            <w:r w:rsidRPr="002915B7">
              <w:rPr>
                <w:rFonts w:ascii="Calibri Light" w:hAnsi="Calibri Light" w:cs="Calibri Light"/>
                <w:sz w:val="18"/>
                <w:szCs w:val="18"/>
              </w:rPr>
              <w:t>Turdus philomelos</w:t>
            </w:r>
          </w:p>
        </w:tc>
      </w:tr>
      <w:tr w:rsidR="00C62B39" w:rsidRPr="002915B7" w14:paraId="78774849" w14:textId="77777777">
        <w:tc>
          <w:tcPr>
            <w:tcW w:w="1962" w:type="dxa"/>
            <w:shd w:val="clear" w:color="auto" w:fill="auto"/>
          </w:tcPr>
          <w:p w14:paraId="5CC7CFAF" w14:textId="77777777" w:rsidR="00C62B39" w:rsidRPr="002915B7" w:rsidRDefault="00C62B39" w:rsidP="003F6AB2">
            <w:pPr>
              <w:pStyle w:val="Compact"/>
              <w:spacing w:line="480" w:lineRule="auto"/>
            </w:pPr>
            <w:r w:rsidRPr="002915B7">
              <w:rPr>
                <w:rFonts w:ascii="Calibri Light" w:hAnsi="Calibri Light" w:cs="Calibri Light"/>
                <w:sz w:val="18"/>
                <w:szCs w:val="18"/>
              </w:rPr>
              <w:t>Turdus pilaris</w:t>
            </w:r>
          </w:p>
        </w:tc>
      </w:tr>
      <w:tr w:rsidR="00C62B39" w:rsidRPr="002915B7" w14:paraId="5A6D6F71" w14:textId="77777777">
        <w:tc>
          <w:tcPr>
            <w:tcW w:w="1962" w:type="dxa"/>
            <w:shd w:val="clear" w:color="auto" w:fill="auto"/>
          </w:tcPr>
          <w:p w14:paraId="131CFEF3" w14:textId="77777777" w:rsidR="00C62B39" w:rsidRPr="002915B7" w:rsidRDefault="00C62B39" w:rsidP="003F6AB2">
            <w:pPr>
              <w:pStyle w:val="Compact"/>
              <w:spacing w:line="480" w:lineRule="auto"/>
            </w:pPr>
            <w:r w:rsidRPr="002915B7">
              <w:rPr>
                <w:rFonts w:ascii="Calibri Light" w:hAnsi="Calibri Light" w:cs="Calibri Light"/>
                <w:sz w:val="18"/>
                <w:szCs w:val="18"/>
              </w:rPr>
              <w:t>Turdus torquatus</w:t>
            </w:r>
          </w:p>
        </w:tc>
      </w:tr>
      <w:tr w:rsidR="00C62B39" w:rsidRPr="002915B7" w14:paraId="7D44E359" w14:textId="77777777">
        <w:tc>
          <w:tcPr>
            <w:tcW w:w="1962" w:type="dxa"/>
            <w:shd w:val="clear" w:color="auto" w:fill="auto"/>
          </w:tcPr>
          <w:p w14:paraId="3359209D" w14:textId="77777777" w:rsidR="00C62B39" w:rsidRPr="002915B7" w:rsidRDefault="00C62B39" w:rsidP="003F6AB2">
            <w:pPr>
              <w:pStyle w:val="Compact"/>
              <w:spacing w:line="480" w:lineRule="auto"/>
            </w:pPr>
            <w:r w:rsidRPr="002915B7">
              <w:rPr>
                <w:rFonts w:ascii="Calibri Light" w:hAnsi="Calibri Light" w:cs="Calibri Light"/>
                <w:sz w:val="18"/>
                <w:szCs w:val="18"/>
              </w:rPr>
              <w:t>Turdus viscivorus</w:t>
            </w:r>
          </w:p>
        </w:tc>
      </w:tr>
      <w:tr w:rsidR="00C62B39" w:rsidRPr="002915B7" w14:paraId="7168A3D3" w14:textId="77777777">
        <w:tc>
          <w:tcPr>
            <w:tcW w:w="1962" w:type="dxa"/>
            <w:shd w:val="clear" w:color="auto" w:fill="auto"/>
          </w:tcPr>
          <w:p w14:paraId="56D2D600" w14:textId="77777777" w:rsidR="00C62B39" w:rsidRPr="002915B7" w:rsidRDefault="00C62B39" w:rsidP="003F6AB2">
            <w:pPr>
              <w:pStyle w:val="Compact"/>
              <w:spacing w:line="480" w:lineRule="auto"/>
            </w:pPr>
            <w:r w:rsidRPr="002915B7">
              <w:rPr>
                <w:rFonts w:ascii="Calibri Light" w:hAnsi="Calibri Light" w:cs="Calibri Light"/>
                <w:sz w:val="18"/>
                <w:szCs w:val="18"/>
              </w:rPr>
              <w:t>Turnix sylvatica</w:t>
            </w:r>
          </w:p>
        </w:tc>
      </w:tr>
      <w:tr w:rsidR="00C62B39" w:rsidRPr="002915B7" w14:paraId="0178AE58" w14:textId="77777777">
        <w:tc>
          <w:tcPr>
            <w:tcW w:w="1962" w:type="dxa"/>
            <w:shd w:val="clear" w:color="auto" w:fill="auto"/>
          </w:tcPr>
          <w:p w14:paraId="5661D016" w14:textId="77777777" w:rsidR="00C62B39" w:rsidRPr="002915B7" w:rsidRDefault="00C62B39" w:rsidP="003F6AB2">
            <w:pPr>
              <w:pStyle w:val="Compact"/>
              <w:spacing w:line="480" w:lineRule="auto"/>
            </w:pPr>
            <w:r w:rsidRPr="002915B7">
              <w:rPr>
                <w:rFonts w:ascii="Calibri Light" w:hAnsi="Calibri Light" w:cs="Calibri Light"/>
                <w:sz w:val="18"/>
                <w:szCs w:val="18"/>
              </w:rPr>
              <w:t>Tyto alba</w:t>
            </w:r>
          </w:p>
        </w:tc>
      </w:tr>
      <w:tr w:rsidR="00C62B39" w:rsidRPr="002915B7" w14:paraId="5B43350C" w14:textId="77777777">
        <w:tc>
          <w:tcPr>
            <w:tcW w:w="1962" w:type="dxa"/>
            <w:shd w:val="clear" w:color="auto" w:fill="auto"/>
          </w:tcPr>
          <w:p w14:paraId="0DC50AFD" w14:textId="77777777" w:rsidR="00C62B39" w:rsidRPr="002915B7" w:rsidRDefault="00C62B39" w:rsidP="003F6AB2">
            <w:pPr>
              <w:pStyle w:val="Compact"/>
              <w:spacing w:line="480" w:lineRule="auto"/>
            </w:pPr>
            <w:r w:rsidRPr="002915B7">
              <w:rPr>
                <w:rFonts w:ascii="Calibri Light" w:hAnsi="Calibri Light" w:cs="Calibri Light"/>
                <w:sz w:val="18"/>
                <w:szCs w:val="18"/>
              </w:rPr>
              <w:lastRenderedPageBreak/>
              <w:t>Upupa epops</w:t>
            </w:r>
          </w:p>
        </w:tc>
      </w:tr>
      <w:tr w:rsidR="00C62B39" w:rsidRPr="002915B7" w14:paraId="6D0E8FCD" w14:textId="77777777">
        <w:tc>
          <w:tcPr>
            <w:tcW w:w="1962" w:type="dxa"/>
            <w:shd w:val="clear" w:color="auto" w:fill="auto"/>
          </w:tcPr>
          <w:p w14:paraId="3C56E7FC" w14:textId="77777777" w:rsidR="00C62B39" w:rsidRPr="002915B7" w:rsidRDefault="00C62B39" w:rsidP="003F6AB2">
            <w:pPr>
              <w:pStyle w:val="Compact"/>
              <w:spacing w:line="480" w:lineRule="auto"/>
            </w:pPr>
            <w:r w:rsidRPr="002915B7">
              <w:rPr>
                <w:rFonts w:ascii="Calibri Light" w:hAnsi="Calibri Light" w:cs="Calibri Light"/>
                <w:sz w:val="18"/>
                <w:szCs w:val="18"/>
              </w:rPr>
              <w:t>Uria lomvia</w:t>
            </w:r>
          </w:p>
        </w:tc>
      </w:tr>
      <w:tr w:rsidR="00C62B39" w:rsidRPr="002915B7" w14:paraId="0706ACDC" w14:textId="77777777">
        <w:tc>
          <w:tcPr>
            <w:tcW w:w="1962" w:type="dxa"/>
            <w:shd w:val="clear" w:color="auto" w:fill="auto"/>
          </w:tcPr>
          <w:p w14:paraId="62AFA2D5" w14:textId="77777777" w:rsidR="00C62B39" w:rsidRPr="002915B7" w:rsidRDefault="00C62B39" w:rsidP="003F6AB2">
            <w:pPr>
              <w:pStyle w:val="Compact"/>
              <w:spacing w:line="480" w:lineRule="auto"/>
            </w:pPr>
            <w:r w:rsidRPr="002915B7">
              <w:rPr>
                <w:rFonts w:ascii="Calibri Light" w:hAnsi="Calibri Light" w:cs="Calibri Light"/>
                <w:sz w:val="18"/>
                <w:szCs w:val="18"/>
              </w:rPr>
              <w:t>Vanellus vanellus</w:t>
            </w:r>
          </w:p>
        </w:tc>
      </w:tr>
      <w:tr w:rsidR="00C62B39" w:rsidRPr="002915B7" w14:paraId="066B2FF2" w14:textId="77777777">
        <w:tc>
          <w:tcPr>
            <w:tcW w:w="1962" w:type="dxa"/>
            <w:shd w:val="clear" w:color="auto" w:fill="auto"/>
          </w:tcPr>
          <w:p w14:paraId="2622217B" w14:textId="77777777" w:rsidR="00C62B39" w:rsidRPr="002915B7" w:rsidRDefault="00C62B39" w:rsidP="003F6AB2">
            <w:pPr>
              <w:pStyle w:val="Compact"/>
              <w:spacing w:line="480" w:lineRule="auto"/>
            </w:pPr>
            <w:r w:rsidRPr="002915B7">
              <w:rPr>
                <w:rFonts w:ascii="Calibri Light" w:hAnsi="Calibri Light" w:cs="Calibri Light"/>
                <w:sz w:val="18"/>
                <w:szCs w:val="18"/>
              </w:rPr>
              <w:t>Xenus cinereus</w:t>
            </w:r>
          </w:p>
        </w:tc>
      </w:tr>
      <w:tr w:rsidR="00C62B39" w:rsidRPr="002915B7" w14:paraId="0024F094" w14:textId="77777777">
        <w:tc>
          <w:tcPr>
            <w:tcW w:w="1962" w:type="dxa"/>
            <w:shd w:val="clear" w:color="auto" w:fill="auto"/>
          </w:tcPr>
          <w:p w14:paraId="591B1C99" w14:textId="77777777" w:rsidR="00C62B39" w:rsidRPr="002915B7" w:rsidRDefault="00C62B39" w:rsidP="003F6AB2">
            <w:pPr>
              <w:pStyle w:val="Compact"/>
              <w:spacing w:line="480" w:lineRule="auto"/>
            </w:pPr>
            <w:r w:rsidRPr="002915B7">
              <w:rPr>
                <w:rFonts w:ascii="Calibri Light" w:hAnsi="Calibri Light" w:cs="Calibri Light"/>
                <w:b/>
                <w:sz w:val="18"/>
                <w:szCs w:val="18"/>
              </w:rPr>
              <w:t>Mammals</w:t>
            </w:r>
          </w:p>
        </w:tc>
      </w:tr>
      <w:tr w:rsidR="00C62B39" w:rsidRPr="002915B7" w14:paraId="15AEB0D4" w14:textId="77777777">
        <w:tc>
          <w:tcPr>
            <w:tcW w:w="1962" w:type="dxa"/>
            <w:shd w:val="clear" w:color="auto" w:fill="auto"/>
          </w:tcPr>
          <w:p w14:paraId="242E0CD3" w14:textId="77777777" w:rsidR="00C62B39" w:rsidRPr="002915B7" w:rsidRDefault="00C62B39" w:rsidP="003F6AB2">
            <w:pPr>
              <w:pStyle w:val="Compact"/>
              <w:spacing w:line="480" w:lineRule="auto"/>
            </w:pPr>
            <w:r w:rsidRPr="002915B7">
              <w:rPr>
                <w:rFonts w:ascii="Calibri Light" w:hAnsi="Calibri Light" w:cs="Calibri Light"/>
                <w:sz w:val="18"/>
                <w:szCs w:val="18"/>
              </w:rPr>
              <w:t>Acomys minous</w:t>
            </w:r>
          </w:p>
        </w:tc>
      </w:tr>
      <w:tr w:rsidR="00C62B39" w:rsidRPr="002915B7" w14:paraId="66376D04" w14:textId="77777777">
        <w:tc>
          <w:tcPr>
            <w:tcW w:w="1962" w:type="dxa"/>
            <w:shd w:val="clear" w:color="auto" w:fill="auto"/>
          </w:tcPr>
          <w:p w14:paraId="69C28363" w14:textId="77777777" w:rsidR="00C62B39" w:rsidRPr="002915B7" w:rsidRDefault="00C62B39" w:rsidP="003F6AB2">
            <w:pPr>
              <w:pStyle w:val="Compact"/>
              <w:spacing w:line="480" w:lineRule="auto"/>
            </w:pPr>
            <w:r w:rsidRPr="002915B7">
              <w:rPr>
                <w:rFonts w:ascii="Calibri Light" w:hAnsi="Calibri Light" w:cs="Calibri Light"/>
                <w:sz w:val="18"/>
                <w:szCs w:val="18"/>
              </w:rPr>
              <w:t>Alces alces</w:t>
            </w:r>
          </w:p>
        </w:tc>
      </w:tr>
      <w:tr w:rsidR="00C62B39" w:rsidRPr="002915B7" w14:paraId="707A2EDA" w14:textId="77777777">
        <w:tc>
          <w:tcPr>
            <w:tcW w:w="1962" w:type="dxa"/>
            <w:shd w:val="clear" w:color="auto" w:fill="auto"/>
          </w:tcPr>
          <w:p w14:paraId="775E1C8C" w14:textId="77777777" w:rsidR="00C62B39" w:rsidRPr="002915B7" w:rsidRDefault="00C62B39" w:rsidP="003F6AB2">
            <w:pPr>
              <w:pStyle w:val="Compact"/>
              <w:spacing w:line="480" w:lineRule="auto"/>
            </w:pPr>
            <w:r w:rsidRPr="002915B7">
              <w:rPr>
                <w:rFonts w:ascii="Calibri Light" w:hAnsi="Calibri Light" w:cs="Calibri Light"/>
                <w:sz w:val="18"/>
                <w:szCs w:val="18"/>
              </w:rPr>
              <w:t>Alopex lagopus</w:t>
            </w:r>
          </w:p>
        </w:tc>
      </w:tr>
      <w:tr w:rsidR="00C62B39" w:rsidRPr="002915B7" w14:paraId="1621ED04" w14:textId="77777777">
        <w:tc>
          <w:tcPr>
            <w:tcW w:w="1962" w:type="dxa"/>
            <w:shd w:val="clear" w:color="auto" w:fill="auto"/>
          </w:tcPr>
          <w:p w14:paraId="1A64551D" w14:textId="77777777" w:rsidR="00C62B39" w:rsidRPr="002915B7" w:rsidRDefault="00C62B39" w:rsidP="003F6AB2">
            <w:pPr>
              <w:pStyle w:val="Compact"/>
              <w:spacing w:line="480" w:lineRule="auto"/>
            </w:pPr>
            <w:r w:rsidRPr="002915B7">
              <w:rPr>
                <w:rFonts w:ascii="Calibri Light" w:hAnsi="Calibri Light" w:cs="Calibri Light"/>
                <w:sz w:val="18"/>
                <w:szCs w:val="18"/>
              </w:rPr>
              <w:t>Apodemus agrarius</w:t>
            </w:r>
          </w:p>
        </w:tc>
      </w:tr>
      <w:tr w:rsidR="00C62B39" w:rsidRPr="002915B7" w14:paraId="26AFDB3B" w14:textId="77777777">
        <w:tc>
          <w:tcPr>
            <w:tcW w:w="1962" w:type="dxa"/>
            <w:shd w:val="clear" w:color="auto" w:fill="auto"/>
          </w:tcPr>
          <w:p w14:paraId="2E8E5DC3" w14:textId="77777777" w:rsidR="00C62B39" w:rsidRPr="002915B7" w:rsidRDefault="00C62B39" w:rsidP="003F6AB2">
            <w:pPr>
              <w:pStyle w:val="Compact"/>
              <w:spacing w:line="480" w:lineRule="auto"/>
            </w:pPr>
            <w:r w:rsidRPr="002915B7">
              <w:rPr>
                <w:rFonts w:ascii="Calibri Light" w:hAnsi="Calibri Light" w:cs="Calibri Light"/>
                <w:sz w:val="18"/>
                <w:szCs w:val="18"/>
              </w:rPr>
              <w:t>Apodemus alpicola</w:t>
            </w:r>
          </w:p>
        </w:tc>
      </w:tr>
      <w:tr w:rsidR="00C62B39" w:rsidRPr="002915B7" w14:paraId="42430326" w14:textId="77777777">
        <w:tc>
          <w:tcPr>
            <w:tcW w:w="1962" w:type="dxa"/>
            <w:shd w:val="clear" w:color="auto" w:fill="auto"/>
          </w:tcPr>
          <w:p w14:paraId="437A34A9" w14:textId="77777777" w:rsidR="00C62B39" w:rsidRPr="002915B7" w:rsidRDefault="00C62B39" w:rsidP="003F6AB2">
            <w:pPr>
              <w:pStyle w:val="Compact"/>
              <w:spacing w:line="480" w:lineRule="auto"/>
            </w:pPr>
            <w:r w:rsidRPr="002915B7">
              <w:rPr>
                <w:rFonts w:ascii="Calibri Light" w:hAnsi="Calibri Light" w:cs="Calibri Light"/>
                <w:sz w:val="18"/>
                <w:szCs w:val="18"/>
              </w:rPr>
              <w:t>Apodemus epimelas</w:t>
            </w:r>
          </w:p>
        </w:tc>
      </w:tr>
      <w:tr w:rsidR="00C62B39" w:rsidRPr="002915B7" w14:paraId="6C449D89" w14:textId="77777777">
        <w:tc>
          <w:tcPr>
            <w:tcW w:w="1962" w:type="dxa"/>
            <w:shd w:val="clear" w:color="auto" w:fill="auto"/>
          </w:tcPr>
          <w:p w14:paraId="1FDC94C9" w14:textId="77777777" w:rsidR="00C62B39" w:rsidRPr="002915B7" w:rsidRDefault="00C62B39" w:rsidP="003F6AB2">
            <w:pPr>
              <w:pStyle w:val="Compact"/>
              <w:spacing w:line="480" w:lineRule="auto"/>
            </w:pPr>
            <w:r w:rsidRPr="002915B7">
              <w:rPr>
                <w:rFonts w:ascii="Calibri Light" w:hAnsi="Calibri Light" w:cs="Calibri Light"/>
                <w:sz w:val="18"/>
                <w:szCs w:val="18"/>
              </w:rPr>
              <w:t>Apodemus flavicollis</w:t>
            </w:r>
          </w:p>
        </w:tc>
      </w:tr>
      <w:tr w:rsidR="00C62B39" w:rsidRPr="002915B7" w14:paraId="3C665B50" w14:textId="77777777">
        <w:tc>
          <w:tcPr>
            <w:tcW w:w="1962" w:type="dxa"/>
            <w:shd w:val="clear" w:color="auto" w:fill="auto"/>
          </w:tcPr>
          <w:p w14:paraId="1F5C8BA7" w14:textId="77777777" w:rsidR="00C62B39" w:rsidRPr="002915B7" w:rsidRDefault="00C62B39" w:rsidP="003F6AB2">
            <w:pPr>
              <w:pStyle w:val="Compact"/>
              <w:spacing w:line="480" w:lineRule="auto"/>
            </w:pPr>
            <w:r w:rsidRPr="002915B7">
              <w:rPr>
                <w:rFonts w:ascii="Calibri Light" w:hAnsi="Calibri Light" w:cs="Calibri Light"/>
                <w:sz w:val="18"/>
                <w:szCs w:val="18"/>
              </w:rPr>
              <w:t>Apodemus mystacinus</w:t>
            </w:r>
          </w:p>
        </w:tc>
      </w:tr>
      <w:tr w:rsidR="00C62B39" w:rsidRPr="002915B7" w14:paraId="034F5A12" w14:textId="77777777">
        <w:tc>
          <w:tcPr>
            <w:tcW w:w="1962" w:type="dxa"/>
            <w:shd w:val="clear" w:color="auto" w:fill="auto"/>
          </w:tcPr>
          <w:p w14:paraId="3DC9D724" w14:textId="77777777" w:rsidR="00C62B39" w:rsidRPr="002915B7" w:rsidRDefault="00C62B39" w:rsidP="003F6AB2">
            <w:pPr>
              <w:pStyle w:val="Compact"/>
              <w:spacing w:line="480" w:lineRule="auto"/>
            </w:pPr>
            <w:r w:rsidRPr="002915B7">
              <w:rPr>
                <w:rFonts w:ascii="Calibri Light" w:hAnsi="Calibri Light" w:cs="Calibri Light"/>
                <w:sz w:val="18"/>
                <w:szCs w:val="18"/>
              </w:rPr>
              <w:t>Apodemus sylvaticus</w:t>
            </w:r>
          </w:p>
        </w:tc>
      </w:tr>
      <w:tr w:rsidR="00C62B39" w:rsidRPr="002915B7" w14:paraId="0E66792C" w14:textId="77777777">
        <w:tc>
          <w:tcPr>
            <w:tcW w:w="1962" w:type="dxa"/>
            <w:shd w:val="clear" w:color="auto" w:fill="auto"/>
          </w:tcPr>
          <w:p w14:paraId="163F1DCA" w14:textId="77777777" w:rsidR="00C62B39" w:rsidRPr="002915B7" w:rsidRDefault="00C62B39" w:rsidP="003F6AB2">
            <w:pPr>
              <w:pStyle w:val="Compact"/>
              <w:spacing w:line="480" w:lineRule="auto"/>
            </w:pPr>
            <w:r w:rsidRPr="002915B7">
              <w:rPr>
                <w:rFonts w:ascii="Calibri Light" w:hAnsi="Calibri Light" w:cs="Calibri Light"/>
                <w:sz w:val="18"/>
                <w:szCs w:val="18"/>
              </w:rPr>
              <w:t>Apodemus uralensis</w:t>
            </w:r>
          </w:p>
        </w:tc>
      </w:tr>
      <w:tr w:rsidR="00C62B39" w:rsidRPr="002915B7" w14:paraId="0CDE6B97" w14:textId="77777777">
        <w:tc>
          <w:tcPr>
            <w:tcW w:w="1962" w:type="dxa"/>
            <w:shd w:val="clear" w:color="auto" w:fill="auto"/>
          </w:tcPr>
          <w:p w14:paraId="0C434C9A" w14:textId="77777777" w:rsidR="00C62B39" w:rsidRPr="002915B7" w:rsidRDefault="00C62B39" w:rsidP="003F6AB2">
            <w:pPr>
              <w:pStyle w:val="Compact"/>
              <w:spacing w:line="480" w:lineRule="auto"/>
            </w:pPr>
            <w:r w:rsidRPr="002915B7">
              <w:rPr>
                <w:rFonts w:ascii="Calibri Light" w:hAnsi="Calibri Light" w:cs="Calibri Light"/>
                <w:sz w:val="18"/>
                <w:szCs w:val="18"/>
              </w:rPr>
              <w:t>Apodemus witherbyi</w:t>
            </w:r>
          </w:p>
        </w:tc>
      </w:tr>
      <w:tr w:rsidR="00C62B39" w:rsidRPr="002915B7" w14:paraId="5D666EC0" w14:textId="77777777">
        <w:tc>
          <w:tcPr>
            <w:tcW w:w="1962" w:type="dxa"/>
            <w:shd w:val="clear" w:color="auto" w:fill="auto"/>
          </w:tcPr>
          <w:p w14:paraId="4BD249CF" w14:textId="77777777" w:rsidR="00C62B39" w:rsidRPr="002915B7" w:rsidRDefault="00C62B39" w:rsidP="003F6AB2">
            <w:pPr>
              <w:pStyle w:val="Compact"/>
              <w:spacing w:line="480" w:lineRule="auto"/>
            </w:pPr>
            <w:r w:rsidRPr="002915B7">
              <w:rPr>
                <w:rFonts w:ascii="Calibri Light" w:hAnsi="Calibri Light" w:cs="Calibri Light"/>
                <w:sz w:val="18"/>
                <w:szCs w:val="18"/>
              </w:rPr>
              <w:t>Arvicola amphibius</w:t>
            </w:r>
          </w:p>
        </w:tc>
      </w:tr>
      <w:tr w:rsidR="00C62B39" w:rsidRPr="002915B7" w14:paraId="31DFA117" w14:textId="77777777">
        <w:tc>
          <w:tcPr>
            <w:tcW w:w="1962" w:type="dxa"/>
            <w:shd w:val="clear" w:color="auto" w:fill="auto"/>
          </w:tcPr>
          <w:p w14:paraId="3DB3B2D0" w14:textId="77777777" w:rsidR="00C62B39" w:rsidRPr="002915B7" w:rsidRDefault="00C62B39" w:rsidP="003F6AB2">
            <w:pPr>
              <w:pStyle w:val="Compact"/>
              <w:spacing w:line="480" w:lineRule="auto"/>
            </w:pPr>
            <w:r w:rsidRPr="002915B7">
              <w:rPr>
                <w:rFonts w:ascii="Calibri Light" w:hAnsi="Calibri Light" w:cs="Calibri Light"/>
                <w:sz w:val="18"/>
                <w:szCs w:val="18"/>
              </w:rPr>
              <w:t>Arvicola sapidus</w:t>
            </w:r>
          </w:p>
        </w:tc>
      </w:tr>
      <w:tr w:rsidR="00C62B39" w:rsidRPr="002915B7" w14:paraId="3D444EA1" w14:textId="77777777">
        <w:tc>
          <w:tcPr>
            <w:tcW w:w="1962" w:type="dxa"/>
            <w:shd w:val="clear" w:color="auto" w:fill="auto"/>
          </w:tcPr>
          <w:p w14:paraId="6B33CCCA" w14:textId="77777777" w:rsidR="00C62B39" w:rsidRPr="002915B7" w:rsidRDefault="00C62B39" w:rsidP="003F6AB2">
            <w:pPr>
              <w:pStyle w:val="Compact"/>
              <w:spacing w:line="480" w:lineRule="auto"/>
            </w:pPr>
            <w:r w:rsidRPr="002915B7">
              <w:rPr>
                <w:rFonts w:ascii="Calibri Light" w:hAnsi="Calibri Light" w:cs="Calibri Light"/>
                <w:sz w:val="18"/>
                <w:szCs w:val="18"/>
              </w:rPr>
              <w:t>Arvicola scherman</w:t>
            </w:r>
          </w:p>
        </w:tc>
      </w:tr>
      <w:tr w:rsidR="00C62B39" w:rsidRPr="002915B7" w14:paraId="2DEA030D" w14:textId="77777777">
        <w:tc>
          <w:tcPr>
            <w:tcW w:w="1962" w:type="dxa"/>
            <w:shd w:val="clear" w:color="auto" w:fill="auto"/>
          </w:tcPr>
          <w:p w14:paraId="00894A0A" w14:textId="77777777" w:rsidR="00C62B39" w:rsidRPr="002915B7" w:rsidRDefault="00C62B39" w:rsidP="003F6AB2">
            <w:pPr>
              <w:pStyle w:val="Compact"/>
              <w:spacing w:line="480" w:lineRule="auto"/>
            </w:pPr>
            <w:r w:rsidRPr="002915B7">
              <w:rPr>
                <w:rFonts w:ascii="Calibri Light" w:hAnsi="Calibri Light" w:cs="Calibri Light"/>
                <w:sz w:val="18"/>
                <w:szCs w:val="18"/>
              </w:rPr>
              <w:t>Atelerix algirus</w:t>
            </w:r>
          </w:p>
        </w:tc>
      </w:tr>
      <w:tr w:rsidR="00C62B39" w:rsidRPr="002915B7" w14:paraId="2FCF27B6" w14:textId="77777777">
        <w:tc>
          <w:tcPr>
            <w:tcW w:w="1962" w:type="dxa"/>
            <w:shd w:val="clear" w:color="auto" w:fill="auto"/>
          </w:tcPr>
          <w:p w14:paraId="0583E404" w14:textId="77777777" w:rsidR="00C62B39" w:rsidRPr="002915B7" w:rsidRDefault="00C62B39" w:rsidP="003F6AB2">
            <w:pPr>
              <w:pStyle w:val="Compact"/>
              <w:spacing w:line="480" w:lineRule="auto"/>
            </w:pPr>
            <w:r w:rsidRPr="002915B7">
              <w:rPr>
                <w:rFonts w:ascii="Calibri Light" w:hAnsi="Calibri Light" w:cs="Calibri Light"/>
                <w:sz w:val="18"/>
                <w:szCs w:val="18"/>
              </w:rPr>
              <w:t>Barbastella barbastellus</w:t>
            </w:r>
          </w:p>
        </w:tc>
      </w:tr>
      <w:tr w:rsidR="00C62B39" w:rsidRPr="002915B7" w14:paraId="7E3B8CD8" w14:textId="77777777">
        <w:tc>
          <w:tcPr>
            <w:tcW w:w="1962" w:type="dxa"/>
            <w:shd w:val="clear" w:color="auto" w:fill="auto"/>
          </w:tcPr>
          <w:p w14:paraId="3933406E" w14:textId="77777777" w:rsidR="00C62B39" w:rsidRPr="002915B7" w:rsidRDefault="00C62B39" w:rsidP="003F6AB2">
            <w:pPr>
              <w:pStyle w:val="Compact"/>
              <w:spacing w:line="480" w:lineRule="auto"/>
            </w:pPr>
            <w:r w:rsidRPr="002915B7">
              <w:rPr>
                <w:rFonts w:ascii="Calibri Light" w:hAnsi="Calibri Light" w:cs="Calibri Light"/>
                <w:sz w:val="18"/>
                <w:szCs w:val="18"/>
              </w:rPr>
              <w:t>Bison bonasus</w:t>
            </w:r>
          </w:p>
        </w:tc>
      </w:tr>
      <w:tr w:rsidR="00C62B39" w:rsidRPr="002915B7" w14:paraId="3B48A5F6" w14:textId="77777777">
        <w:tc>
          <w:tcPr>
            <w:tcW w:w="1962" w:type="dxa"/>
            <w:shd w:val="clear" w:color="auto" w:fill="auto"/>
          </w:tcPr>
          <w:p w14:paraId="4D972A90" w14:textId="77777777" w:rsidR="00C62B39" w:rsidRPr="002915B7" w:rsidRDefault="00C62B39" w:rsidP="003F6AB2">
            <w:pPr>
              <w:pStyle w:val="Compact"/>
              <w:spacing w:line="480" w:lineRule="auto"/>
            </w:pPr>
            <w:r w:rsidRPr="002915B7">
              <w:rPr>
                <w:rFonts w:ascii="Calibri Light" w:hAnsi="Calibri Light" w:cs="Calibri Light"/>
                <w:sz w:val="18"/>
                <w:szCs w:val="18"/>
              </w:rPr>
              <w:t>Canis aureus</w:t>
            </w:r>
          </w:p>
        </w:tc>
      </w:tr>
      <w:tr w:rsidR="00C62B39" w:rsidRPr="002915B7" w14:paraId="26A4655E" w14:textId="77777777">
        <w:tc>
          <w:tcPr>
            <w:tcW w:w="1962" w:type="dxa"/>
            <w:shd w:val="clear" w:color="auto" w:fill="auto"/>
          </w:tcPr>
          <w:p w14:paraId="6D13AB6D" w14:textId="77777777" w:rsidR="00C62B39" w:rsidRPr="002915B7" w:rsidRDefault="00C62B39" w:rsidP="003F6AB2">
            <w:pPr>
              <w:pStyle w:val="Compact"/>
              <w:spacing w:line="480" w:lineRule="auto"/>
            </w:pPr>
            <w:r w:rsidRPr="002915B7">
              <w:rPr>
                <w:rFonts w:ascii="Calibri Light" w:hAnsi="Calibri Light" w:cs="Calibri Light"/>
                <w:sz w:val="18"/>
                <w:szCs w:val="18"/>
              </w:rPr>
              <w:t>Capra ibex</w:t>
            </w:r>
          </w:p>
        </w:tc>
      </w:tr>
      <w:tr w:rsidR="00C62B39" w:rsidRPr="002915B7" w14:paraId="007C453B" w14:textId="77777777">
        <w:tc>
          <w:tcPr>
            <w:tcW w:w="1962" w:type="dxa"/>
            <w:shd w:val="clear" w:color="auto" w:fill="auto"/>
          </w:tcPr>
          <w:p w14:paraId="0BD188DD" w14:textId="77777777" w:rsidR="00C62B39" w:rsidRPr="002915B7" w:rsidRDefault="00C62B39" w:rsidP="003F6AB2">
            <w:pPr>
              <w:pStyle w:val="Compact"/>
              <w:spacing w:line="480" w:lineRule="auto"/>
            </w:pPr>
            <w:r w:rsidRPr="002915B7">
              <w:rPr>
                <w:rFonts w:ascii="Calibri Light" w:hAnsi="Calibri Light" w:cs="Calibri Light"/>
                <w:sz w:val="18"/>
                <w:szCs w:val="18"/>
              </w:rPr>
              <w:t>Capra pyrenaica</w:t>
            </w:r>
          </w:p>
        </w:tc>
      </w:tr>
      <w:tr w:rsidR="00C62B39" w:rsidRPr="002915B7" w14:paraId="3D952741" w14:textId="77777777">
        <w:tc>
          <w:tcPr>
            <w:tcW w:w="1962" w:type="dxa"/>
            <w:shd w:val="clear" w:color="auto" w:fill="auto"/>
          </w:tcPr>
          <w:p w14:paraId="3A788BBA" w14:textId="77777777" w:rsidR="00C62B39" w:rsidRPr="002915B7" w:rsidRDefault="00C62B39" w:rsidP="003F6AB2">
            <w:pPr>
              <w:pStyle w:val="Compact"/>
              <w:spacing w:line="480" w:lineRule="auto"/>
            </w:pPr>
            <w:r w:rsidRPr="002915B7">
              <w:rPr>
                <w:rFonts w:ascii="Calibri Light" w:hAnsi="Calibri Light" w:cs="Calibri Light"/>
                <w:sz w:val="18"/>
                <w:szCs w:val="18"/>
              </w:rPr>
              <w:t>Capreolus capreolus</w:t>
            </w:r>
          </w:p>
        </w:tc>
      </w:tr>
      <w:tr w:rsidR="00C62B39" w:rsidRPr="002915B7" w14:paraId="5AB56F91" w14:textId="77777777">
        <w:tc>
          <w:tcPr>
            <w:tcW w:w="1962" w:type="dxa"/>
            <w:shd w:val="clear" w:color="auto" w:fill="auto"/>
          </w:tcPr>
          <w:p w14:paraId="1E0FAEE6" w14:textId="77777777" w:rsidR="00C62B39" w:rsidRPr="002915B7" w:rsidRDefault="00C62B39" w:rsidP="003F6AB2">
            <w:pPr>
              <w:pStyle w:val="Compact"/>
              <w:spacing w:line="480" w:lineRule="auto"/>
            </w:pPr>
            <w:r w:rsidRPr="002915B7">
              <w:rPr>
                <w:rFonts w:ascii="Calibri Light" w:hAnsi="Calibri Light" w:cs="Calibri Light"/>
                <w:sz w:val="18"/>
                <w:szCs w:val="18"/>
              </w:rPr>
              <w:t>Chionomys nivalis</w:t>
            </w:r>
          </w:p>
        </w:tc>
      </w:tr>
      <w:tr w:rsidR="00C62B39" w:rsidRPr="002915B7" w14:paraId="1534E2F2" w14:textId="77777777">
        <w:tc>
          <w:tcPr>
            <w:tcW w:w="1962" w:type="dxa"/>
            <w:shd w:val="clear" w:color="auto" w:fill="auto"/>
          </w:tcPr>
          <w:p w14:paraId="7D85E87C" w14:textId="77777777" w:rsidR="00C62B39" w:rsidRPr="002915B7" w:rsidRDefault="00C62B39" w:rsidP="003F6AB2">
            <w:pPr>
              <w:pStyle w:val="Compact"/>
              <w:spacing w:line="480" w:lineRule="auto"/>
            </w:pPr>
            <w:r w:rsidRPr="002915B7">
              <w:rPr>
                <w:rFonts w:ascii="Calibri Light" w:hAnsi="Calibri Light" w:cs="Calibri Light"/>
                <w:sz w:val="18"/>
                <w:szCs w:val="18"/>
              </w:rPr>
              <w:t>Cricetulus migratorius</w:t>
            </w:r>
          </w:p>
        </w:tc>
      </w:tr>
      <w:tr w:rsidR="00C62B39" w:rsidRPr="002915B7" w14:paraId="1358D3B0" w14:textId="77777777">
        <w:tc>
          <w:tcPr>
            <w:tcW w:w="1962" w:type="dxa"/>
            <w:shd w:val="clear" w:color="auto" w:fill="auto"/>
          </w:tcPr>
          <w:p w14:paraId="28F3282B" w14:textId="77777777" w:rsidR="00C62B39" w:rsidRPr="002915B7" w:rsidRDefault="00C62B39" w:rsidP="003F6AB2">
            <w:pPr>
              <w:pStyle w:val="Compact"/>
              <w:spacing w:line="480" w:lineRule="auto"/>
            </w:pPr>
            <w:r w:rsidRPr="002915B7">
              <w:rPr>
                <w:rFonts w:ascii="Calibri Light" w:hAnsi="Calibri Light" w:cs="Calibri Light"/>
                <w:sz w:val="18"/>
                <w:szCs w:val="18"/>
              </w:rPr>
              <w:t>Cricetus cricetus</w:t>
            </w:r>
          </w:p>
        </w:tc>
      </w:tr>
      <w:tr w:rsidR="00C62B39" w:rsidRPr="002915B7" w14:paraId="788DF031" w14:textId="77777777">
        <w:tc>
          <w:tcPr>
            <w:tcW w:w="1962" w:type="dxa"/>
            <w:shd w:val="clear" w:color="auto" w:fill="auto"/>
          </w:tcPr>
          <w:p w14:paraId="51BDC726" w14:textId="77777777" w:rsidR="00C62B39" w:rsidRPr="002915B7" w:rsidRDefault="00C62B39" w:rsidP="003F6AB2">
            <w:pPr>
              <w:pStyle w:val="Compact"/>
              <w:spacing w:line="480" w:lineRule="auto"/>
            </w:pPr>
            <w:r w:rsidRPr="002915B7">
              <w:rPr>
                <w:rFonts w:ascii="Calibri Light" w:hAnsi="Calibri Light" w:cs="Calibri Light"/>
                <w:sz w:val="18"/>
                <w:szCs w:val="18"/>
              </w:rPr>
              <w:t>Crocidura leucodon</w:t>
            </w:r>
          </w:p>
        </w:tc>
      </w:tr>
      <w:tr w:rsidR="00C62B39" w:rsidRPr="002915B7" w14:paraId="768FF236" w14:textId="77777777">
        <w:tc>
          <w:tcPr>
            <w:tcW w:w="1962" w:type="dxa"/>
            <w:shd w:val="clear" w:color="auto" w:fill="auto"/>
          </w:tcPr>
          <w:p w14:paraId="78447D83" w14:textId="77777777" w:rsidR="00C62B39" w:rsidRPr="002915B7" w:rsidRDefault="00C62B39" w:rsidP="003F6AB2">
            <w:pPr>
              <w:pStyle w:val="Compact"/>
              <w:spacing w:line="480" w:lineRule="auto"/>
            </w:pPr>
            <w:r w:rsidRPr="002915B7">
              <w:rPr>
                <w:rFonts w:ascii="Calibri Light" w:hAnsi="Calibri Light" w:cs="Calibri Light"/>
                <w:sz w:val="18"/>
                <w:szCs w:val="18"/>
              </w:rPr>
              <w:t>Crocidura pachyura</w:t>
            </w:r>
          </w:p>
        </w:tc>
      </w:tr>
      <w:tr w:rsidR="00C62B39" w:rsidRPr="002915B7" w14:paraId="7F251911" w14:textId="77777777">
        <w:tc>
          <w:tcPr>
            <w:tcW w:w="1962" w:type="dxa"/>
            <w:shd w:val="clear" w:color="auto" w:fill="auto"/>
          </w:tcPr>
          <w:p w14:paraId="0B4C09EA" w14:textId="77777777" w:rsidR="00C62B39" w:rsidRPr="002915B7" w:rsidRDefault="00C62B39" w:rsidP="003F6AB2">
            <w:pPr>
              <w:pStyle w:val="Compact"/>
              <w:spacing w:line="480" w:lineRule="auto"/>
            </w:pPr>
            <w:r w:rsidRPr="002915B7">
              <w:rPr>
                <w:rFonts w:ascii="Calibri Light" w:hAnsi="Calibri Light" w:cs="Calibri Light"/>
                <w:sz w:val="18"/>
                <w:szCs w:val="18"/>
              </w:rPr>
              <w:t>Crocidura russula</w:t>
            </w:r>
          </w:p>
        </w:tc>
      </w:tr>
      <w:tr w:rsidR="00C62B39" w:rsidRPr="002915B7" w14:paraId="1AA394A5" w14:textId="77777777">
        <w:tc>
          <w:tcPr>
            <w:tcW w:w="1962" w:type="dxa"/>
            <w:shd w:val="clear" w:color="auto" w:fill="auto"/>
          </w:tcPr>
          <w:p w14:paraId="4D3F90D2" w14:textId="77777777" w:rsidR="00C62B39" w:rsidRPr="002915B7" w:rsidRDefault="00C62B39" w:rsidP="003F6AB2">
            <w:pPr>
              <w:pStyle w:val="Compact"/>
              <w:spacing w:line="480" w:lineRule="auto"/>
            </w:pPr>
            <w:r w:rsidRPr="002915B7">
              <w:rPr>
                <w:rFonts w:ascii="Calibri Light" w:hAnsi="Calibri Light" w:cs="Calibri Light"/>
                <w:sz w:val="18"/>
                <w:szCs w:val="18"/>
              </w:rPr>
              <w:t>Crocidura sicula</w:t>
            </w:r>
          </w:p>
        </w:tc>
      </w:tr>
      <w:tr w:rsidR="00C62B39" w:rsidRPr="002915B7" w14:paraId="211DC178" w14:textId="77777777">
        <w:tc>
          <w:tcPr>
            <w:tcW w:w="1962" w:type="dxa"/>
            <w:shd w:val="clear" w:color="auto" w:fill="auto"/>
          </w:tcPr>
          <w:p w14:paraId="108A34F1" w14:textId="77777777" w:rsidR="00C62B39" w:rsidRPr="002915B7" w:rsidRDefault="00C62B39" w:rsidP="003F6AB2">
            <w:pPr>
              <w:pStyle w:val="Compact"/>
              <w:spacing w:line="480" w:lineRule="auto"/>
            </w:pPr>
            <w:r w:rsidRPr="002915B7">
              <w:rPr>
                <w:rFonts w:ascii="Calibri Light" w:hAnsi="Calibri Light" w:cs="Calibri Light"/>
                <w:sz w:val="18"/>
                <w:szCs w:val="18"/>
              </w:rPr>
              <w:t>Crocidura suaveolens</w:t>
            </w:r>
          </w:p>
        </w:tc>
      </w:tr>
      <w:tr w:rsidR="00C62B39" w:rsidRPr="002915B7" w14:paraId="79AF8438" w14:textId="77777777">
        <w:tc>
          <w:tcPr>
            <w:tcW w:w="1962" w:type="dxa"/>
            <w:shd w:val="clear" w:color="auto" w:fill="auto"/>
          </w:tcPr>
          <w:p w14:paraId="0D93C9C0" w14:textId="77777777" w:rsidR="00C62B39" w:rsidRPr="002915B7" w:rsidRDefault="00C62B39" w:rsidP="003F6AB2">
            <w:pPr>
              <w:pStyle w:val="Compact"/>
              <w:spacing w:line="480" w:lineRule="auto"/>
            </w:pPr>
            <w:r w:rsidRPr="002915B7">
              <w:rPr>
                <w:rFonts w:ascii="Calibri Light" w:hAnsi="Calibri Light" w:cs="Calibri Light"/>
                <w:sz w:val="18"/>
                <w:szCs w:val="18"/>
              </w:rPr>
              <w:t>Crocidura zimmermanni</w:t>
            </w:r>
          </w:p>
        </w:tc>
      </w:tr>
      <w:tr w:rsidR="00C62B39" w:rsidRPr="002915B7" w14:paraId="361691D1" w14:textId="77777777">
        <w:tc>
          <w:tcPr>
            <w:tcW w:w="1962" w:type="dxa"/>
            <w:shd w:val="clear" w:color="auto" w:fill="auto"/>
          </w:tcPr>
          <w:p w14:paraId="5D703E65" w14:textId="77777777" w:rsidR="00C62B39" w:rsidRPr="002915B7" w:rsidRDefault="00C62B39" w:rsidP="003F6AB2">
            <w:pPr>
              <w:pStyle w:val="Compact"/>
              <w:spacing w:line="480" w:lineRule="auto"/>
            </w:pPr>
            <w:r w:rsidRPr="002915B7">
              <w:rPr>
                <w:rFonts w:ascii="Calibri Light" w:hAnsi="Calibri Light" w:cs="Calibri Light"/>
                <w:sz w:val="18"/>
                <w:szCs w:val="18"/>
              </w:rPr>
              <w:t>Dama dama</w:t>
            </w:r>
          </w:p>
        </w:tc>
      </w:tr>
      <w:tr w:rsidR="00C62B39" w:rsidRPr="002915B7" w14:paraId="5773D359" w14:textId="77777777">
        <w:tc>
          <w:tcPr>
            <w:tcW w:w="1962" w:type="dxa"/>
            <w:shd w:val="clear" w:color="auto" w:fill="auto"/>
          </w:tcPr>
          <w:p w14:paraId="1AE4D2B3" w14:textId="77777777" w:rsidR="00C62B39" w:rsidRPr="002915B7" w:rsidRDefault="00C62B39" w:rsidP="003F6AB2">
            <w:pPr>
              <w:pStyle w:val="Compact"/>
              <w:spacing w:line="480" w:lineRule="auto"/>
            </w:pPr>
            <w:r w:rsidRPr="002915B7">
              <w:rPr>
                <w:rFonts w:ascii="Calibri Light" w:hAnsi="Calibri Light" w:cs="Calibri Light"/>
                <w:sz w:val="18"/>
                <w:szCs w:val="18"/>
              </w:rPr>
              <w:t>Dinaromys bogdanovi</w:t>
            </w:r>
          </w:p>
        </w:tc>
      </w:tr>
      <w:tr w:rsidR="00C62B39" w:rsidRPr="002915B7" w14:paraId="74653700" w14:textId="77777777">
        <w:tc>
          <w:tcPr>
            <w:tcW w:w="1962" w:type="dxa"/>
            <w:shd w:val="clear" w:color="auto" w:fill="auto"/>
          </w:tcPr>
          <w:p w14:paraId="117FF1A0" w14:textId="77777777" w:rsidR="00C62B39" w:rsidRPr="002915B7" w:rsidRDefault="00C62B39" w:rsidP="003F6AB2">
            <w:pPr>
              <w:pStyle w:val="Compact"/>
              <w:spacing w:line="480" w:lineRule="auto"/>
            </w:pPr>
            <w:r w:rsidRPr="002915B7">
              <w:rPr>
                <w:rFonts w:ascii="Calibri Light" w:hAnsi="Calibri Light" w:cs="Calibri Light"/>
                <w:sz w:val="18"/>
                <w:szCs w:val="18"/>
              </w:rPr>
              <w:t>Dryomys nitedula</w:t>
            </w:r>
          </w:p>
        </w:tc>
      </w:tr>
      <w:tr w:rsidR="00C62B39" w:rsidRPr="002915B7" w14:paraId="03456731" w14:textId="77777777">
        <w:tc>
          <w:tcPr>
            <w:tcW w:w="1962" w:type="dxa"/>
            <w:shd w:val="clear" w:color="auto" w:fill="auto"/>
          </w:tcPr>
          <w:p w14:paraId="69FBFDD3" w14:textId="77777777" w:rsidR="00C62B39" w:rsidRPr="002915B7" w:rsidRDefault="00C62B39" w:rsidP="003F6AB2">
            <w:pPr>
              <w:pStyle w:val="Compact"/>
              <w:spacing w:line="480" w:lineRule="auto"/>
            </w:pPr>
            <w:r w:rsidRPr="002915B7">
              <w:rPr>
                <w:rFonts w:ascii="Calibri Light" w:hAnsi="Calibri Light" w:cs="Calibri Light"/>
                <w:sz w:val="18"/>
                <w:szCs w:val="18"/>
              </w:rPr>
              <w:t>Eliomys quercinus</w:t>
            </w:r>
          </w:p>
        </w:tc>
      </w:tr>
      <w:tr w:rsidR="00C62B39" w:rsidRPr="002915B7" w14:paraId="10318E80" w14:textId="77777777">
        <w:tc>
          <w:tcPr>
            <w:tcW w:w="1962" w:type="dxa"/>
            <w:shd w:val="clear" w:color="auto" w:fill="auto"/>
          </w:tcPr>
          <w:p w14:paraId="1894669F" w14:textId="77777777" w:rsidR="00C62B39" w:rsidRPr="002915B7" w:rsidRDefault="00C62B39" w:rsidP="003F6AB2">
            <w:pPr>
              <w:pStyle w:val="Compact"/>
              <w:spacing w:line="480" w:lineRule="auto"/>
            </w:pPr>
            <w:r w:rsidRPr="002915B7">
              <w:rPr>
                <w:rFonts w:ascii="Calibri Light" w:hAnsi="Calibri Light" w:cs="Calibri Light"/>
                <w:sz w:val="18"/>
                <w:szCs w:val="18"/>
              </w:rPr>
              <w:t>Eptesicus bottae</w:t>
            </w:r>
          </w:p>
        </w:tc>
      </w:tr>
      <w:tr w:rsidR="00C62B39" w:rsidRPr="002915B7" w14:paraId="702500E7" w14:textId="77777777">
        <w:tc>
          <w:tcPr>
            <w:tcW w:w="1962" w:type="dxa"/>
            <w:shd w:val="clear" w:color="auto" w:fill="auto"/>
          </w:tcPr>
          <w:p w14:paraId="58347979" w14:textId="77777777" w:rsidR="00C62B39" w:rsidRPr="002915B7" w:rsidRDefault="00C62B39" w:rsidP="003F6AB2">
            <w:pPr>
              <w:pStyle w:val="Compact"/>
              <w:spacing w:line="480" w:lineRule="auto"/>
            </w:pPr>
            <w:r w:rsidRPr="002915B7">
              <w:rPr>
                <w:rFonts w:ascii="Calibri Light" w:hAnsi="Calibri Light" w:cs="Calibri Light"/>
                <w:sz w:val="18"/>
                <w:szCs w:val="18"/>
              </w:rPr>
              <w:t>Eptesicus nilsonii</w:t>
            </w:r>
          </w:p>
        </w:tc>
      </w:tr>
      <w:tr w:rsidR="00C62B39" w:rsidRPr="002915B7" w14:paraId="69F3279C" w14:textId="77777777">
        <w:tc>
          <w:tcPr>
            <w:tcW w:w="1962" w:type="dxa"/>
            <w:shd w:val="clear" w:color="auto" w:fill="auto"/>
          </w:tcPr>
          <w:p w14:paraId="56A097FA" w14:textId="77777777" w:rsidR="00C62B39" w:rsidRPr="002915B7" w:rsidRDefault="00C62B39" w:rsidP="003F6AB2">
            <w:pPr>
              <w:pStyle w:val="Compact"/>
              <w:spacing w:line="480" w:lineRule="auto"/>
            </w:pPr>
            <w:r w:rsidRPr="002915B7">
              <w:rPr>
                <w:rFonts w:ascii="Calibri Light" w:hAnsi="Calibri Light" w:cs="Calibri Light"/>
                <w:sz w:val="18"/>
                <w:szCs w:val="18"/>
              </w:rPr>
              <w:t>Eptesicus serotinus</w:t>
            </w:r>
          </w:p>
        </w:tc>
      </w:tr>
      <w:tr w:rsidR="00C62B39" w:rsidRPr="002915B7" w14:paraId="2A3A4379" w14:textId="77777777">
        <w:tc>
          <w:tcPr>
            <w:tcW w:w="1962" w:type="dxa"/>
            <w:shd w:val="clear" w:color="auto" w:fill="auto"/>
          </w:tcPr>
          <w:p w14:paraId="30438B0D" w14:textId="77777777" w:rsidR="00C62B39" w:rsidRPr="002915B7" w:rsidRDefault="00C62B39" w:rsidP="003F6AB2">
            <w:pPr>
              <w:pStyle w:val="Compact"/>
              <w:spacing w:line="480" w:lineRule="auto"/>
            </w:pPr>
            <w:r w:rsidRPr="002915B7">
              <w:rPr>
                <w:rFonts w:ascii="Calibri Light" w:hAnsi="Calibri Light" w:cs="Calibri Light"/>
                <w:sz w:val="18"/>
                <w:szCs w:val="18"/>
              </w:rPr>
              <w:t>Erinaceus europaeus</w:t>
            </w:r>
          </w:p>
        </w:tc>
      </w:tr>
      <w:tr w:rsidR="00C62B39" w:rsidRPr="002915B7" w14:paraId="321E84BF" w14:textId="77777777">
        <w:tc>
          <w:tcPr>
            <w:tcW w:w="1962" w:type="dxa"/>
            <w:shd w:val="clear" w:color="auto" w:fill="auto"/>
          </w:tcPr>
          <w:p w14:paraId="183B32F4" w14:textId="77777777" w:rsidR="00C62B39" w:rsidRPr="002915B7" w:rsidRDefault="00C62B39" w:rsidP="003F6AB2">
            <w:pPr>
              <w:pStyle w:val="Compact"/>
              <w:spacing w:line="480" w:lineRule="auto"/>
            </w:pPr>
            <w:r w:rsidRPr="002915B7">
              <w:rPr>
                <w:rFonts w:ascii="Calibri Light" w:hAnsi="Calibri Light" w:cs="Calibri Light"/>
                <w:sz w:val="18"/>
                <w:szCs w:val="18"/>
              </w:rPr>
              <w:t>Erinaceus roumanicus</w:t>
            </w:r>
          </w:p>
        </w:tc>
      </w:tr>
      <w:tr w:rsidR="00C62B39" w:rsidRPr="002915B7" w14:paraId="7C781368" w14:textId="77777777">
        <w:tc>
          <w:tcPr>
            <w:tcW w:w="1962" w:type="dxa"/>
            <w:shd w:val="clear" w:color="auto" w:fill="auto"/>
          </w:tcPr>
          <w:p w14:paraId="57D75F83" w14:textId="77777777" w:rsidR="00C62B39" w:rsidRPr="002915B7" w:rsidRDefault="00C62B39" w:rsidP="003F6AB2">
            <w:pPr>
              <w:pStyle w:val="Compact"/>
              <w:spacing w:line="480" w:lineRule="auto"/>
            </w:pPr>
            <w:r w:rsidRPr="002915B7">
              <w:rPr>
                <w:rFonts w:ascii="Calibri Light" w:hAnsi="Calibri Light" w:cs="Calibri Light"/>
                <w:sz w:val="18"/>
                <w:szCs w:val="18"/>
              </w:rPr>
              <w:t>Felis silvestris</w:t>
            </w:r>
          </w:p>
        </w:tc>
      </w:tr>
      <w:tr w:rsidR="00C62B39" w:rsidRPr="002915B7" w14:paraId="3DF858C7" w14:textId="77777777">
        <w:tc>
          <w:tcPr>
            <w:tcW w:w="1962" w:type="dxa"/>
            <w:shd w:val="clear" w:color="auto" w:fill="auto"/>
          </w:tcPr>
          <w:p w14:paraId="258D6F6C" w14:textId="77777777" w:rsidR="00C62B39" w:rsidRPr="002915B7" w:rsidRDefault="00C62B39" w:rsidP="003F6AB2">
            <w:pPr>
              <w:pStyle w:val="Compact"/>
              <w:spacing w:line="480" w:lineRule="auto"/>
            </w:pPr>
            <w:r w:rsidRPr="002915B7">
              <w:rPr>
                <w:rFonts w:ascii="Calibri Light" w:hAnsi="Calibri Light" w:cs="Calibri Light"/>
                <w:sz w:val="18"/>
                <w:szCs w:val="18"/>
              </w:rPr>
              <w:t>Galemys pyrenaicus</w:t>
            </w:r>
          </w:p>
        </w:tc>
      </w:tr>
      <w:tr w:rsidR="00C62B39" w:rsidRPr="002915B7" w14:paraId="76E1AB99" w14:textId="77777777">
        <w:tc>
          <w:tcPr>
            <w:tcW w:w="1962" w:type="dxa"/>
            <w:shd w:val="clear" w:color="auto" w:fill="auto"/>
          </w:tcPr>
          <w:p w14:paraId="7B729C43" w14:textId="77777777" w:rsidR="00C62B39" w:rsidRPr="002915B7" w:rsidRDefault="00C62B39" w:rsidP="003F6AB2">
            <w:pPr>
              <w:pStyle w:val="Compact"/>
              <w:spacing w:line="480" w:lineRule="auto"/>
            </w:pPr>
            <w:r w:rsidRPr="002915B7">
              <w:rPr>
                <w:rFonts w:ascii="Calibri Light" w:hAnsi="Calibri Light" w:cs="Calibri Light"/>
                <w:sz w:val="18"/>
                <w:szCs w:val="18"/>
              </w:rPr>
              <w:t>Genetta genetta</w:t>
            </w:r>
          </w:p>
        </w:tc>
      </w:tr>
      <w:tr w:rsidR="00C62B39" w:rsidRPr="002915B7" w14:paraId="5560FAEB" w14:textId="77777777">
        <w:tc>
          <w:tcPr>
            <w:tcW w:w="1962" w:type="dxa"/>
            <w:shd w:val="clear" w:color="auto" w:fill="auto"/>
          </w:tcPr>
          <w:p w14:paraId="4A811720" w14:textId="77777777" w:rsidR="00C62B39" w:rsidRPr="002915B7" w:rsidRDefault="00C62B39" w:rsidP="003F6AB2">
            <w:pPr>
              <w:pStyle w:val="Compact"/>
              <w:spacing w:line="480" w:lineRule="auto"/>
            </w:pPr>
            <w:r w:rsidRPr="002915B7">
              <w:rPr>
                <w:rFonts w:ascii="Calibri Light" w:hAnsi="Calibri Light" w:cs="Calibri Light"/>
                <w:sz w:val="18"/>
                <w:szCs w:val="18"/>
              </w:rPr>
              <w:t>Glis glis</w:t>
            </w:r>
          </w:p>
        </w:tc>
      </w:tr>
      <w:tr w:rsidR="00C62B39" w:rsidRPr="002915B7" w14:paraId="47C42966" w14:textId="77777777">
        <w:tc>
          <w:tcPr>
            <w:tcW w:w="1962" w:type="dxa"/>
            <w:shd w:val="clear" w:color="auto" w:fill="auto"/>
          </w:tcPr>
          <w:p w14:paraId="0486F07A" w14:textId="77777777" w:rsidR="00C62B39" w:rsidRPr="002915B7" w:rsidRDefault="00C62B39" w:rsidP="003F6AB2">
            <w:pPr>
              <w:pStyle w:val="Compact"/>
              <w:spacing w:line="480" w:lineRule="auto"/>
            </w:pPr>
            <w:r w:rsidRPr="002915B7">
              <w:rPr>
                <w:rFonts w:ascii="Calibri Light" w:hAnsi="Calibri Light" w:cs="Calibri Light"/>
                <w:sz w:val="18"/>
                <w:szCs w:val="18"/>
              </w:rPr>
              <w:t>Gulo gulo</w:t>
            </w:r>
          </w:p>
        </w:tc>
      </w:tr>
      <w:tr w:rsidR="00C62B39" w:rsidRPr="002915B7" w14:paraId="63974F8B" w14:textId="77777777">
        <w:tc>
          <w:tcPr>
            <w:tcW w:w="1962" w:type="dxa"/>
            <w:shd w:val="clear" w:color="auto" w:fill="auto"/>
          </w:tcPr>
          <w:p w14:paraId="4B7506EB" w14:textId="77777777" w:rsidR="00C62B39" w:rsidRPr="002915B7" w:rsidRDefault="00C62B39" w:rsidP="003F6AB2">
            <w:pPr>
              <w:pStyle w:val="Compact"/>
              <w:spacing w:line="480" w:lineRule="auto"/>
            </w:pPr>
            <w:r w:rsidRPr="002915B7">
              <w:rPr>
                <w:rFonts w:ascii="Calibri Light" w:hAnsi="Calibri Light" w:cs="Calibri Light"/>
                <w:sz w:val="18"/>
                <w:szCs w:val="18"/>
              </w:rPr>
              <w:t>Hystrix cristata</w:t>
            </w:r>
          </w:p>
        </w:tc>
      </w:tr>
      <w:tr w:rsidR="00C62B39" w:rsidRPr="002915B7" w14:paraId="50803870" w14:textId="77777777">
        <w:tc>
          <w:tcPr>
            <w:tcW w:w="1962" w:type="dxa"/>
            <w:shd w:val="clear" w:color="auto" w:fill="auto"/>
          </w:tcPr>
          <w:p w14:paraId="3ED37019" w14:textId="77777777" w:rsidR="00C62B39" w:rsidRPr="002915B7" w:rsidRDefault="00C62B39" w:rsidP="003F6AB2">
            <w:pPr>
              <w:pStyle w:val="Compact"/>
              <w:spacing w:line="480" w:lineRule="auto"/>
            </w:pPr>
            <w:r w:rsidRPr="002915B7">
              <w:rPr>
                <w:rFonts w:ascii="Calibri Light" w:hAnsi="Calibri Light" w:cs="Calibri Light"/>
                <w:sz w:val="18"/>
                <w:szCs w:val="18"/>
              </w:rPr>
              <w:t>Lemmus lemmus</w:t>
            </w:r>
          </w:p>
        </w:tc>
      </w:tr>
      <w:tr w:rsidR="00C62B39" w:rsidRPr="002915B7" w14:paraId="7FF50A39" w14:textId="77777777">
        <w:tc>
          <w:tcPr>
            <w:tcW w:w="1962" w:type="dxa"/>
            <w:shd w:val="clear" w:color="auto" w:fill="auto"/>
          </w:tcPr>
          <w:p w14:paraId="6201F3DB" w14:textId="77777777" w:rsidR="00C62B39" w:rsidRPr="002915B7" w:rsidRDefault="00C62B39" w:rsidP="003F6AB2">
            <w:pPr>
              <w:pStyle w:val="Compact"/>
              <w:spacing w:line="480" w:lineRule="auto"/>
            </w:pPr>
            <w:r w:rsidRPr="002915B7">
              <w:rPr>
                <w:rFonts w:ascii="Calibri Light" w:hAnsi="Calibri Light" w:cs="Calibri Light"/>
                <w:sz w:val="18"/>
                <w:szCs w:val="18"/>
              </w:rPr>
              <w:t>Lepus capensis</w:t>
            </w:r>
          </w:p>
        </w:tc>
      </w:tr>
      <w:tr w:rsidR="00C62B39" w:rsidRPr="002915B7" w14:paraId="77ADB630" w14:textId="77777777">
        <w:tc>
          <w:tcPr>
            <w:tcW w:w="1962" w:type="dxa"/>
            <w:shd w:val="clear" w:color="auto" w:fill="auto"/>
          </w:tcPr>
          <w:p w14:paraId="76961B99" w14:textId="77777777" w:rsidR="00C62B39" w:rsidRPr="002915B7" w:rsidRDefault="00C62B39" w:rsidP="003F6AB2">
            <w:pPr>
              <w:pStyle w:val="Compact"/>
              <w:spacing w:line="480" w:lineRule="auto"/>
            </w:pPr>
            <w:r w:rsidRPr="002915B7">
              <w:rPr>
                <w:rFonts w:ascii="Calibri Light" w:hAnsi="Calibri Light" w:cs="Calibri Light"/>
                <w:sz w:val="18"/>
                <w:szCs w:val="18"/>
              </w:rPr>
              <w:t>Lepus castroviejoi</w:t>
            </w:r>
          </w:p>
        </w:tc>
      </w:tr>
      <w:tr w:rsidR="00C62B39" w:rsidRPr="002915B7" w14:paraId="7063A541" w14:textId="77777777">
        <w:tc>
          <w:tcPr>
            <w:tcW w:w="1962" w:type="dxa"/>
            <w:shd w:val="clear" w:color="auto" w:fill="auto"/>
          </w:tcPr>
          <w:p w14:paraId="5E334825" w14:textId="77777777" w:rsidR="00C62B39" w:rsidRPr="002915B7" w:rsidRDefault="00C62B39" w:rsidP="003F6AB2">
            <w:pPr>
              <w:pStyle w:val="Compact"/>
              <w:spacing w:line="480" w:lineRule="auto"/>
            </w:pPr>
            <w:r w:rsidRPr="002915B7">
              <w:rPr>
                <w:rFonts w:ascii="Calibri Light" w:hAnsi="Calibri Light" w:cs="Calibri Light"/>
                <w:sz w:val="18"/>
                <w:szCs w:val="18"/>
              </w:rPr>
              <w:t>Lepus corsicanus</w:t>
            </w:r>
          </w:p>
        </w:tc>
      </w:tr>
      <w:tr w:rsidR="00C62B39" w:rsidRPr="002915B7" w14:paraId="3C08FF91" w14:textId="77777777">
        <w:tc>
          <w:tcPr>
            <w:tcW w:w="1962" w:type="dxa"/>
            <w:shd w:val="clear" w:color="auto" w:fill="auto"/>
          </w:tcPr>
          <w:p w14:paraId="39C7AB72" w14:textId="77777777" w:rsidR="00C62B39" w:rsidRPr="002915B7" w:rsidRDefault="00C62B39" w:rsidP="003F6AB2">
            <w:pPr>
              <w:pStyle w:val="Compact"/>
              <w:spacing w:line="480" w:lineRule="auto"/>
            </w:pPr>
            <w:r w:rsidRPr="002915B7">
              <w:rPr>
                <w:rFonts w:ascii="Calibri Light" w:hAnsi="Calibri Light" w:cs="Calibri Light"/>
                <w:sz w:val="18"/>
                <w:szCs w:val="18"/>
              </w:rPr>
              <w:t>Lepus europaeus</w:t>
            </w:r>
          </w:p>
        </w:tc>
      </w:tr>
      <w:tr w:rsidR="00C62B39" w:rsidRPr="002915B7" w14:paraId="220CA857" w14:textId="77777777">
        <w:tc>
          <w:tcPr>
            <w:tcW w:w="1962" w:type="dxa"/>
            <w:shd w:val="clear" w:color="auto" w:fill="auto"/>
          </w:tcPr>
          <w:p w14:paraId="40413EA2" w14:textId="77777777" w:rsidR="00C62B39" w:rsidRPr="002915B7" w:rsidRDefault="00C62B39" w:rsidP="003F6AB2">
            <w:pPr>
              <w:pStyle w:val="Compact"/>
              <w:spacing w:line="480" w:lineRule="auto"/>
            </w:pPr>
            <w:r w:rsidRPr="002915B7">
              <w:rPr>
                <w:rFonts w:ascii="Calibri Light" w:hAnsi="Calibri Light" w:cs="Calibri Light"/>
                <w:sz w:val="18"/>
                <w:szCs w:val="18"/>
              </w:rPr>
              <w:t>Lepus granatensis</w:t>
            </w:r>
          </w:p>
        </w:tc>
      </w:tr>
      <w:tr w:rsidR="00C62B39" w:rsidRPr="002915B7" w14:paraId="35F03471" w14:textId="77777777">
        <w:tc>
          <w:tcPr>
            <w:tcW w:w="1962" w:type="dxa"/>
            <w:shd w:val="clear" w:color="auto" w:fill="auto"/>
          </w:tcPr>
          <w:p w14:paraId="5AA2E320" w14:textId="77777777" w:rsidR="00C62B39" w:rsidRPr="002915B7" w:rsidRDefault="00C62B39" w:rsidP="003F6AB2">
            <w:pPr>
              <w:pStyle w:val="Compact"/>
              <w:spacing w:line="480" w:lineRule="auto"/>
            </w:pPr>
            <w:r w:rsidRPr="002915B7">
              <w:rPr>
                <w:rFonts w:ascii="Calibri Light" w:hAnsi="Calibri Light" w:cs="Calibri Light"/>
                <w:sz w:val="18"/>
                <w:szCs w:val="18"/>
              </w:rPr>
              <w:t>Lepus timidus</w:t>
            </w:r>
          </w:p>
        </w:tc>
      </w:tr>
      <w:tr w:rsidR="00C62B39" w:rsidRPr="002915B7" w14:paraId="5C2C1E51" w14:textId="77777777">
        <w:tc>
          <w:tcPr>
            <w:tcW w:w="1962" w:type="dxa"/>
            <w:shd w:val="clear" w:color="auto" w:fill="auto"/>
          </w:tcPr>
          <w:p w14:paraId="5B18A984" w14:textId="77777777" w:rsidR="00C62B39" w:rsidRPr="002915B7" w:rsidRDefault="00C62B39" w:rsidP="003F6AB2">
            <w:pPr>
              <w:pStyle w:val="Compact"/>
              <w:spacing w:line="480" w:lineRule="auto"/>
            </w:pPr>
            <w:r w:rsidRPr="002915B7">
              <w:rPr>
                <w:rFonts w:ascii="Calibri Light" w:hAnsi="Calibri Light" w:cs="Calibri Light"/>
                <w:sz w:val="18"/>
                <w:szCs w:val="18"/>
              </w:rPr>
              <w:t>Lutra lutra</w:t>
            </w:r>
          </w:p>
        </w:tc>
      </w:tr>
      <w:tr w:rsidR="00C62B39" w:rsidRPr="002915B7" w14:paraId="003CA2EF" w14:textId="77777777">
        <w:tc>
          <w:tcPr>
            <w:tcW w:w="1962" w:type="dxa"/>
            <w:shd w:val="clear" w:color="auto" w:fill="auto"/>
          </w:tcPr>
          <w:p w14:paraId="239402D0" w14:textId="77777777" w:rsidR="00C62B39" w:rsidRPr="002915B7" w:rsidRDefault="00C62B39" w:rsidP="003F6AB2">
            <w:pPr>
              <w:pStyle w:val="Compact"/>
              <w:spacing w:line="480" w:lineRule="auto"/>
            </w:pPr>
            <w:r w:rsidRPr="002915B7">
              <w:rPr>
                <w:rFonts w:ascii="Calibri Light" w:hAnsi="Calibri Light" w:cs="Calibri Light"/>
                <w:sz w:val="18"/>
                <w:szCs w:val="18"/>
              </w:rPr>
              <w:t>Lynx pardinus</w:t>
            </w:r>
          </w:p>
        </w:tc>
      </w:tr>
      <w:tr w:rsidR="00C62B39" w:rsidRPr="002915B7" w14:paraId="7F29B14A" w14:textId="77777777">
        <w:tc>
          <w:tcPr>
            <w:tcW w:w="1962" w:type="dxa"/>
            <w:shd w:val="clear" w:color="auto" w:fill="auto"/>
          </w:tcPr>
          <w:p w14:paraId="3143553C" w14:textId="77777777" w:rsidR="00C62B39" w:rsidRPr="002915B7" w:rsidRDefault="00C62B39" w:rsidP="003F6AB2">
            <w:pPr>
              <w:pStyle w:val="Compact"/>
              <w:spacing w:line="480" w:lineRule="auto"/>
            </w:pPr>
            <w:r w:rsidRPr="002915B7">
              <w:rPr>
                <w:rFonts w:ascii="Calibri Light" w:hAnsi="Calibri Light" w:cs="Calibri Light"/>
                <w:sz w:val="18"/>
                <w:szCs w:val="18"/>
              </w:rPr>
              <w:t>Martes foina</w:t>
            </w:r>
          </w:p>
        </w:tc>
      </w:tr>
      <w:tr w:rsidR="00C62B39" w:rsidRPr="002915B7" w14:paraId="36B739BD" w14:textId="77777777">
        <w:tc>
          <w:tcPr>
            <w:tcW w:w="1962" w:type="dxa"/>
            <w:shd w:val="clear" w:color="auto" w:fill="auto"/>
          </w:tcPr>
          <w:p w14:paraId="7D8371F2" w14:textId="77777777" w:rsidR="00C62B39" w:rsidRPr="002915B7" w:rsidRDefault="00C62B39" w:rsidP="003F6AB2">
            <w:pPr>
              <w:pStyle w:val="Compact"/>
              <w:spacing w:line="480" w:lineRule="auto"/>
            </w:pPr>
            <w:r w:rsidRPr="002915B7">
              <w:rPr>
                <w:rFonts w:ascii="Calibri Light" w:hAnsi="Calibri Light" w:cs="Calibri Light"/>
                <w:sz w:val="18"/>
                <w:szCs w:val="18"/>
              </w:rPr>
              <w:t>Martes martes</w:t>
            </w:r>
          </w:p>
        </w:tc>
      </w:tr>
      <w:tr w:rsidR="00C62B39" w:rsidRPr="002915B7" w14:paraId="583A3569" w14:textId="77777777">
        <w:tc>
          <w:tcPr>
            <w:tcW w:w="1962" w:type="dxa"/>
            <w:shd w:val="clear" w:color="auto" w:fill="auto"/>
          </w:tcPr>
          <w:p w14:paraId="2E2EE5FF" w14:textId="77777777" w:rsidR="00C62B39" w:rsidRPr="002915B7" w:rsidRDefault="00C62B39" w:rsidP="003F6AB2">
            <w:pPr>
              <w:pStyle w:val="Compact"/>
              <w:spacing w:line="480" w:lineRule="auto"/>
            </w:pPr>
            <w:r w:rsidRPr="002915B7">
              <w:rPr>
                <w:rFonts w:ascii="Calibri Light" w:hAnsi="Calibri Light" w:cs="Calibri Light"/>
                <w:sz w:val="18"/>
                <w:szCs w:val="18"/>
              </w:rPr>
              <w:t>Meles meles</w:t>
            </w:r>
          </w:p>
        </w:tc>
      </w:tr>
      <w:tr w:rsidR="00C62B39" w:rsidRPr="002915B7" w14:paraId="7FA66F43" w14:textId="77777777">
        <w:tc>
          <w:tcPr>
            <w:tcW w:w="1962" w:type="dxa"/>
            <w:shd w:val="clear" w:color="auto" w:fill="auto"/>
          </w:tcPr>
          <w:p w14:paraId="4C1FEBD0" w14:textId="77777777" w:rsidR="00C62B39" w:rsidRPr="002915B7" w:rsidRDefault="00C62B39" w:rsidP="003F6AB2">
            <w:pPr>
              <w:pStyle w:val="Compact"/>
              <w:spacing w:line="480" w:lineRule="auto"/>
            </w:pPr>
            <w:r w:rsidRPr="002915B7">
              <w:rPr>
                <w:rFonts w:ascii="Calibri Light" w:hAnsi="Calibri Light" w:cs="Calibri Light"/>
                <w:sz w:val="18"/>
                <w:szCs w:val="18"/>
              </w:rPr>
              <w:t>Meriones tristami</w:t>
            </w:r>
          </w:p>
        </w:tc>
      </w:tr>
      <w:tr w:rsidR="00C62B39" w:rsidRPr="002915B7" w14:paraId="495466F7" w14:textId="77777777">
        <w:tc>
          <w:tcPr>
            <w:tcW w:w="1962" w:type="dxa"/>
            <w:shd w:val="clear" w:color="auto" w:fill="auto"/>
          </w:tcPr>
          <w:p w14:paraId="2F076257" w14:textId="77777777" w:rsidR="00C62B39" w:rsidRPr="002915B7" w:rsidRDefault="00C62B39" w:rsidP="003F6AB2">
            <w:pPr>
              <w:pStyle w:val="Compact"/>
              <w:spacing w:line="480" w:lineRule="auto"/>
            </w:pPr>
            <w:r w:rsidRPr="002915B7">
              <w:rPr>
                <w:rFonts w:ascii="Calibri Light" w:hAnsi="Calibri Light" w:cs="Calibri Light"/>
                <w:sz w:val="18"/>
                <w:szCs w:val="18"/>
              </w:rPr>
              <w:t>Mesocricetus newtoni</w:t>
            </w:r>
          </w:p>
        </w:tc>
      </w:tr>
      <w:tr w:rsidR="00C62B39" w:rsidRPr="002915B7" w14:paraId="61521E2E" w14:textId="77777777">
        <w:tc>
          <w:tcPr>
            <w:tcW w:w="1962" w:type="dxa"/>
            <w:shd w:val="clear" w:color="auto" w:fill="auto"/>
          </w:tcPr>
          <w:p w14:paraId="45FEF6E2" w14:textId="77777777" w:rsidR="00C62B39" w:rsidRPr="002915B7" w:rsidRDefault="00C62B39" w:rsidP="003F6AB2">
            <w:pPr>
              <w:pStyle w:val="Compact"/>
              <w:spacing w:line="480" w:lineRule="auto"/>
            </w:pPr>
            <w:r w:rsidRPr="002915B7">
              <w:rPr>
                <w:rFonts w:ascii="Calibri Light" w:hAnsi="Calibri Light" w:cs="Calibri Light"/>
                <w:sz w:val="18"/>
                <w:szCs w:val="18"/>
              </w:rPr>
              <w:t>Micromys minutus</w:t>
            </w:r>
          </w:p>
        </w:tc>
      </w:tr>
      <w:tr w:rsidR="00C62B39" w:rsidRPr="002915B7" w14:paraId="4F8B3412" w14:textId="77777777">
        <w:tc>
          <w:tcPr>
            <w:tcW w:w="1962" w:type="dxa"/>
            <w:shd w:val="clear" w:color="auto" w:fill="auto"/>
          </w:tcPr>
          <w:p w14:paraId="265CC200"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agrestis</w:t>
            </w:r>
          </w:p>
        </w:tc>
      </w:tr>
      <w:tr w:rsidR="00C62B39" w:rsidRPr="002915B7" w14:paraId="42E8BA0B" w14:textId="77777777">
        <w:tc>
          <w:tcPr>
            <w:tcW w:w="1962" w:type="dxa"/>
            <w:shd w:val="clear" w:color="auto" w:fill="auto"/>
          </w:tcPr>
          <w:p w14:paraId="2A59679D"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arvalis</w:t>
            </w:r>
          </w:p>
        </w:tc>
      </w:tr>
      <w:tr w:rsidR="00C62B39" w:rsidRPr="002915B7" w14:paraId="33CA8DC6" w14:textId="77777777">
        <w:tc>
          <w:tcPr>
            <w:tcW w:w="1962" w:type="dxa"/>
            <w:shd w:val="clear" w:color="auto" w:fill="auto"/>
          </w:tcPr>
          <w:p w14:paraId="753600D3"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bavaricus</w:t>
            </w:r>
          </w:p>
        </w:tc>
      </w:tr>
      <w:tr w:rsidR="00C62B39" w:rsidRPr="002915B7" w14:paraId="2CE486A0" w14:textId="77777777">
        <w:tc>
          <w:tcPr>
            <w:tcW w:w="1962" w:type="dxa"/>
            <w:shd w:val="clear" w:color="auto" w:fill="auto"/>
          </w:tcPr>
          <w:p w14:paraId="7CADA6CA"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brachycercus</w:t>
            </w:r>
          </w:p>
        </w:tc>
      </w:tr>
      <w:tr w:rsidR="00C62B39" w:rsidRPr="002915B7" w14:paraId="5B9C5C4D" w14:textId="77777777">
        <w:tc>
          <w:tcPr>
            <w:tcW w:w="1962" w:type="dxa"/>
            <w:shd w:val="clear" w:color="auto" w:fill="auto"/>
          </w:tcPr>
          <w:p w14:paraId="560D69B0"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cabrerae</w:t>
            </w:r>
          </w:p>
        </w:tc>
      </w:tr>
      <w:tr w:rsidR="00C62B39" w:rsidRPr="002915B7" w14:paraId="17F93BBB" w14:textId="77777777">
        <w:tc>
          <w:tcPr>
            <w:tcW w:w="1962" w:type="dxa"/>
            <w:shd w:val="clear" w:color="auto" w:fill="auto"/>
          </w:tcPr>
          <w:p w14:paraId="188DEE3C"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duodecimcostatus</w:t>
            </w:r>
          </w:p>
        </w:tc>
      </w:tr>
      <w:tr w:rsidR="00C62B39" w:rsidRPr="002915B7" w14:paraId="5EC3FCFC" w14:textId="77777777">
        <w:tc>
          <w:tcPr>
            <w:tcW w:w="1962" w:type="dxa"/>
            <w:shd w:val="clear" w:color="auto" w:fill="auto"/>
          </w:tcPr>
          <w:p w14:paraId="4F7536CC"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felteni</w:t>
            </w:r>
          </w:p>
        </w:tc>
      </w:tr>
      <w:tr w:rsidR="00C62B39" w:rsidRPr="002915B7" w14:paraId="1ED03496" w14:textId="77777777">
        <w:tc>
          <w:tcPr>
            <w:tcW w:w="1962" w:type="dxa"/>
            <w:shd w:val="clear" w:color="auto" w:fill="auto"/>
          </w:tcPr>
          <w:p w14:paraId="1FCD3753"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gerbei</w:t>
            </w:r>
          </w:p>
        </w:tc>
      </w:tr>
      <w:tr w:rsidR="00C62B39" w:rsidRPr="002915B7" w14:paraId="638FA83F" w14:textId="77777777">
        <w:tc>
          <w:tcPr>
            <w:tcW w:w="1962" w:type="dxa"/>
            <w:shd w:val="clear" w:color="auto" w:fill="auto"/>
          </w:tcPr>
          <w:p w14:paraId="347E1245"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guentheri</w:t>
            </w:r>
          </w:p>
        </w:tc>
      </w:tr>
      <w:tr w:rsidR="00C62B39" w:rsidRPr="002915B7" w14:paraId="57469641" w14:textId="77777777">
        <w:tc>
          <w:tcPr>
            <w:tcW w:w="1962" w:type="dxa"/>
            <w:shd w:val="clear" w:color="auto" w:fill="auto"/>
          </w:tcPr>
          <w:p w14:paraId="19366828"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levis</w:t>
            </w:r>
          </w:p>
        </w:tc>
      </w:tr>
      <w:tr w:rsidR="00C62B39" w:rsidRPr="002915B7" w14:paraId="5B6DC339" w14:textId="77777777">
        <w:tc>
          <w:tcPr>
            <w:tcW w:w="1962" w:type="dxa"/>
            <w:shd w:val="clear" w:color="auto" w:fill="auto"/>
          </w:tcPr>
          <w:p w14:paraId="49FF1FA4"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liechtesteini</w:t>
            </w:r>
          </w:p>
        </w:tc>
      </w:tr>
      <w:tr w:rsidR="00C62B39" w:rsidRPr="002915B7" w14:paraId="7011E270" w14:textId="77777777">
        <w:tc>
          <w:tcPr>
            <w:tcW w:w="1962" w:type="dxa"/>
            <w:shd w:val="clear" w:color="auto" w:fill="auto"/>
          </w:tcPr>
          <w:p w14:paraId="1CE74A16"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lusitanicus</w:t>
            </w:r>
          </w:p>
        </w:tc>
      </w:tr>
      <w:tr w:rsidR="00C62B39" w:rsidRPr="002915B7" w14:paraId="316F8CBF" w14:textId="77777777">
        <w:tc>
          <w:tcPr>
            <w:tcW w:w="1962" w:type="dxa"/>
            <w:shd w:val="clear" w:color="auto" w:fill="auto"/>
          </w:tcPr>
          <w:p w14:paraId="7928E895"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multiplex</w:t>
            </w:r>
          </w:p>
        </w:tc>
      </w:tr>
      <w:tr w:rsidR="00C62B39" w:rsidRPr="002915B7" w14:paraId="4018E33A" w14:textId="77777777">
        <w:tc>
          <w:tcPr>
            <w:tcW w:w="1962" w:type="dxa"/>
            <w:shd w:val="clear" w:color="auto" w:fill="auto"/>
          </w:tcPr>
          <w:p w14:paraId="1F775587"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oeconomus</w:t>
            </w:r>
          </w:p>
        </w:tc>
      </w:tr>
      <w:tr w:rsidR="00C62B39" w:rsidRPr="002915B7" w14:paraId="3216768C" w14:textId="77777777">
        <w:tc>
          <w:tcPr>
            <w:tcW w:w="1962" w:type="dxa"/>
            <w:shd w:val="clear" w:color="auto" w:fill="auto"/>
          </w:tcPr>
          <w:p w14:paraId="15D1F0FA"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savii</w:t>
            </w:r>
          </w:p>
        </w:tc>
      </w:tr>
      <w:tr w:rsidR="00C62B39" w:rsidRPr="002915B7" w14:paraId="6A717F53" w14:textId="77777777">
        <w:tc>
          <w:tcPr>
            <w:tcW w:w="1962" w:type="dxa"/>
            <w:shd w:val="clear" w:color="auto" w:fill="auto"/>
          </w:tcPr>
          <w:p w14:paraId="22CE9687"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subterraneus</w:t>
            </w:r>
          </w:p>
        </w:tc>
      </w:tr>
      <w:tr w:rsidR="00C62B39" w:rsidRPr="002915B7" w14:paraId="5545C4DB" w14:textId="77777777">
        <w:tc>
          <w:tcPr>
            <w:tcW w:w="1962" w:type="dxa"/>
            <w:shd w:val="clear" w:color="auto" w:fill="auto"/>
          </w:tcPr>
          <w:p w14:paraId="1F2E7B88"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tatricus</w:t>
            </w:r>
          </w:p>
        </w:tc>
      </w:tr>
      <w:tr w:rsidR="00C62B39" w:rsidRPr="002915B7" w14:paraId="746A93E5" w14:textId="77777777">
        <w:tc>
          <w:tcPr>
            <w:tcW w:w="1962" w:type="dxa"/>
            <w:shd w:val="clear" w:color="auto" w:fill="auto"/>
          </w:tcPr>
          <w:p w14:paraId="709DE517"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thomasi</w:t>
            </w:r>
          </w:p>
        </w:tc>
      </w:tr>
      <w:tr w:rsidR="00C62B39" w:rsidRPr="002915B7" w14:paraId="4389D7D2" w14:textId="77777777">
        <w:tc>
          <w:tcPr>
            <w:tcW w:w="1962" w:type="dxa"/>
            <w:shd w:val="clear" w:color="auto" w:fill="auto"/>
          </w:tcPr>
          <w:p w14:paraId="37B8B1CD" w14:textId="77777777" w:rsidR="00C62B39" w:rsidRPr="002915B7" w:rsidRDefault="00C62B39" w:rsidP="003F6AB2">
            <w:pPr>
              <w:pStyle w:val="Compact"/>
              <w:spacing w:line="480" w:lineRule="auto"/>
            </w:pPr>
            <w:r w:rsidRPr="002915B7">
              <w:rPr>
                <w:rFonts w:ascii="Calibri Light" w:hAnsi="Calibri Light" w:cs="Calibri Light"/>
                <w:sz w:val="18"/>
                <w:szCs w:val="18"/>
              </w:rPr>
              <w:t>Miniopterus schreibersi</w:t>
            </w:r>
          </w:p>
        </w:tc>
      </w:tr>
      <w:tr w:rsidR="00C62B39" w:rsidRPr="002915B7" w14:paraId="4021959F" w14:textId="77777777">
        <w:tc>
          <w:tcPr>
            <w:tcW w:w="1962" w:type="dxa"/>
            <w:shd w:val="clear" w:color="auto" w:fill="auto"/>
          </w:tcPr>
          <w:p w14:paraId="1A295EAB" w14:textId="77777777" w:rsidR="00C62B39" w:rsidRPr="002915B7" w:rsidRDefault="00C62B39" w:rsidP="003F6AB2">
            <w:pPr>
              <w:pStyle w:val="Compact"/>
              <w:spacing w:line="480" w:lineRule="auto"/>
            </w:pPr>
            <w:r w:rsidRPr="002915B7">
              <w:rPr>
                <w:rFonts w:ascii="Calibri Light" w:hAnsi="Calibri Light" w:cs="Calibri Light"/>
                <w:sz w:val="18"/>
                <w:szCs w:val="18"/>
              </w:rPr>
              <w:t>Mus macedonicus</w:t>
            </w:r>
          </w:p>
        </w:tc>
      </w:tr>
      <w:tr w:rsidR="00C62B39" w:rsidRPr="002915B7" w14:paraId="37E8AE1D" w14:textId="77777777">
        <w:tc>
          <w:tcPr>
            <w:tcW w:w="1962" w:type="dxa"/>
            <w:shd w:val="clear" w:color="auto" w:fill="auto"/>
          </w:tcPr>
          <w:p w14:paraId="6375C3E2" w14:textId="77777777" w:rsidR="00C62B39" w:rsidRPr="002915B7" w:rsidRDefault="00C62B39" w:rsidP="003F6AB2">
            <w:pPr>
              <w:pStyle w:val="Compact"/>
              <w:spacing w:line="480" w:lineRule="auto"/>
            </w:pPr>
            <w:r w:rsidRPr="002915B7">
              <w:rPr>
                <w:rFonts w:ascii="Calibri Light" w:hAnsi="Calibri Light" w:cs="Calibri Light"/>
                <w:sz w:val="18"/>
                <w:szCs w:val="18"/>
              </w:rPr>
              <w:t>Mus musculus</w:t>
            </w:r>
          </w:p>
        </w:tc>
      </w:tr>
      <w:tr w:rsidR="00C62B39" w:rsidRPr="002915B7" w14:paraId="7A2FC79C" w14:textId="77777777">
        <w:tc>
          <w:tcPr>
            <w:tcW w:w="1962" w:type="dxa"/>
            <w:shd w:val="clear" w:color="auto" w:fill="auto"/>
          </w:tcPr>
          <w:p w14:paraId="746C4F6C" w14:textId="77777777" w:rsidR="00C62B39" w:rsidRPr="002915B7" w:rsidRDefault="00C62B39" w:rsidP="003F6AB2">
            <w:pPr>
              <w:pStyle w:val="Compact"/>
              <w:spacing w:line="480" w:lineRule="auto"/>
            </w:pPr>
            <w:r w:rsidRPr="002915B7">
              <w:rPr>
                <w:rFonts w:ascii="Calibri Light" w:hAnsi="Calibri Light" w:cs="Calibri Light"/>
                <w:sz w:val="18"/>
                <w:szCs w:val="18"/>
              </w:rPr>
              <w:t>Mus spicilegus</w:t>
            </w:r>
          </w:p>
        </w:tc>
      </w:tr>
      <w:tr w:rsidR="00C62B39" w:rsidRPr="002915B7" w14:paraId="0AB4D1E7" w14:textId="77777777">
        <w:tc>
          <w:tcPr>
            <w:tcW w:w="1962" w:type="dxa"/>
            <w:shd w:val="clear" w:color="auto" w:fill="auto"/>
          </w:tcPr>
          <w:p w14:paraId="1609A2BC" w14:textId="77777777" w:rsidR="00C62B39" w:rsidRPr="002915B7" w:rsidRDefault="00C62B39" w:rsidP="003F6AB2">
            <w:pPr>
              <w:pStyle w:val="Compact"/>
              <w:spacing w:line="480" w:lineRule="auto"/>
            </w:pPr>
            <w:r w:rsidRPr="002915B7">
              <w:rPr>
                <w:rFonts w:ascii="Calibri Light" w:hAnsi="Calibri Light" w:cs="Calibri Light"/>
                <w:sz w:val="18"/>
                <w:szCs w:val="18"/>
              </w:rPr>
              <w:t>Mus spretus</w:t>
            </w:r>
          </w:p>
        </w:tc>
      </w:tr>
      <w:tr w:rsidR="00C62B39" w:rsidRPr="002915B7" w14:paraId="582CC821" w14:textId="77777777">
        <w:tc>
          <w:tcPr>
            <w:tcW w:w="1962" w:type="dxa"/>
            <w:shd w:val="clear" w:color="auto" w:fill="auto"/>
          </w:tcPr>
          <w:p w14:paraId="55E548F5" w14:textId="77777777" w:rsidR="00C62B39" w:rsidRPr="002915B7" w:rsidRDefault="00C62B39" w:rsidP="003F6AB2">
            <w:pPr>
              <w:pStyle w:val="Compact"/>
              <w:spacing w:line="480" w:lineRule="auto"/>
            </w:pPr>
            <w:r w:rsidRPr="002915B7">
              <w:rPr>
                <w:rFonts w:ascii="Calibri Light" w:hAnsi="Calibri Light" w:cs="Calibri Light"/>
                <w:sz w:val="18"/>
                <w:szCs w:val="18"/>
              </w:rPr>
              <w:t>Muscardinus avellanarius</w:t>
            </w:r>
          </w:p>
        </w:tc>
      </w:tr>
      <w:tr w:rsidR="00C62B39" w:rsidRPr="002915B7" w14:paraId="16AD882A" w14:textId="77777777">
        <w:tc>
          <w:tcPr>
            <w:tcW w:w="1962" w:type="dxa"/>
            <w:shd w:val="clear" w:color="auto" w:fill="auto"/>
          </w:tcPr>
          <w:p w14:paraId="49066DC2" w14:textId="77777777" w:rsidR="00C62B39" w:rsidRPr="002915B7" w:rsidRDefault="00C62B39" w:rsidP="003F6AB2">
            <w:pPr>
              <w:pStyle w:val="Compact"/>
              <w:spacing w:line="480" w:lineRule="auto"/>
            </w:pPr>
            <w:r w:rsidRPr="002915B7">
              <w:rPr>
                <w:rFonts w:ascii="Calibri Light" w:hAnsi="Calibri Light" w:cs="Calibri Light"/>
                <w:sz w:val="18"/>
                <w:szCs w:val="18"/>
              </w:rPr>
              <w:t>Mustela erminea</w:t>
            </w:r>
          </w:p>
        </w:tc>
      </w:tr>
      <w:tr w:rsidR="00C62B39" w:rsidRPr="002915B7" w14:paraId="2A61BE51" w14:textId="77777777">
        <w:tc>
          <w:tcPr>
            <w:tcW w:w="1962" w:type="dxa"/>
            <w:shd w:val="clear" w:color="auto" w:fill="auto"/>
          </w:tcPr>
          <w:p w14:paraId="1A4D8130" w14:textId="77777777" w:rsidR="00C62B39" w:rsidRPr="002915B7" w:rsidRDefault="00C62B39" w:rsidP="003F6AB2">
            <w:pPr>
              <w:pStyle w:val="Compact"/>
              <w:spacing w:line="480" w:lineRule="auto"/>
            </w:pPr>
            <w:r w:rsidRPr="002915B7">
              <w:rPr>
                <w:rFonts w:ascii="Calibri Light" w:hAnsi="Calibri Light" w:cs="Calibri Light"/>
                <w:sz w:val="18"/>
                <w:szCs w:val="18"/>
              </w:rPr>
              <w:t>Mustela eversmanii</w:t>
            </w:r>
          </w:p>
        </w:tc>
      </w:tr>
      <w:tr w:rsidR="00C62B39" w:rsidRPr="002915B7" w14:paraId="5B21B4D9" w14:textId="77777777">
        <w:tc>
          <w:tcPr>
            <w:tcW w:w="1962" w:type="dxa"/>
            <w:shd w:val="clear" w:color="auto" w:fill="auto"/>
          </w:tcPr>
          <w:p w14:paraId="02CF05E4" w14:textId="77777777" w:rsidR="00C62B39" w:rsidRPr="002915B7" w:rsidRDefault="00C62B39" w:rsidP="003F6AB2">
            <w:pPr>
              <w:pStyle w:val="Compact"/>
              <w:spacing w:line="480" w:lineRule="auto"/>
            </w:pPr>
            <w:r w:rsidRPr="002915B7">
              <w:rPr>
                <w:rFonts w:ascii="Calibri Light" w:hAnsi="Calibri Light" w:cs="Calibri Light"/>
                <w:sz w:val="18"/>
                <w:szCs w:val="18"/>
              </w:rPr>
              <w:t>Mustela lutreola</w:t>
            </w:r>
          </w:p>
        </w:tc>
      </w:tr>
      <w:tr w:rsidR="00C62B39" w:rsidRPr="002915B7" w14:paraId="73407A06" w14:textId="77777777">
        <w:tc>
          <w:tcPr>
            <w:tcW w:w="1962" w:type="dxa"/>
            <w:shd w:val="clear" w:color="auto" w:fill="auto"/>
          </w:tcPr>
          <w:p w14:paraId="3723CB71" w14:textId="77777777" w:rsidR="00C62B39" w:rsidRPr="002915B7" w:rsidRDefault="00C62B39" w:rsidP="003F6AB2">
            <w:pPr>
              <w:pStyle w:val="Compact"/>
              <w:spacing w:line="480" w:lineRule="auto"/>
            </w:pPr>
            <w:r w:rsidRPr="002915B7">
              <w:rPr>
                <w:rFonts w:ascii="Calibri Light" w:hAnsi="Calibri Light" w:cs="Calibri Light"/>
                <w:sz w:val="18"/>
                <w:szCs w:val="18"/>
              </w:rPr>
              <w:t>Mustela nivalis</w:t>
            </w:r>
          </w:p>
        </w:tc>
      </w:tr>
      <w:tr w:rsidR="00C62B39" w:rsidRPr="002915B7" w14:paraId="1E0C0D32" w14:textId="77777777">
        <w:tc>
          <w:tcPr>
            <w:tcW w:w="1962" w:type="dxa"/>
            <w:shd w:val="clear" w:color="auto" w:fill="auto"/>
          </w:tcPr>
          <w:p w14:paraId="0B963F6E" w14:textId="77777777" w:rsidR="00C62B39" w:rsidRPr="002915B7" w:rsidRDefault="00C62B39" w:rsidP="003F6AB2">
            <w:pPr>
              <w:pStyle w:val="Compact"/>
              <w:spacing w:line="480" w:lineRule="auto"/>
            </w:pPr>
            <w:r w:rsidRPr="002915B7">
              <w:rPr>
                <w:rFonts w:ascii="Calibri Light" w:hAnsi="Calibri Light" w:cs="Calibri Light"/>
                <w:sz w:val="18"/>
                <w:szCs w:val="18"/>
              </w:rPr>
              <w:t>Mustela putorius</w:t>
            </w:r>
          </w:p>
        </w:tc>
      </w:tr>
      <w:tr w:rsidR="00C62B39" w:rsidRPr="002915B7" w14:paraId="213AC278" w14:textId="77777777">
        <w:tc>
          <w:tcPr>
            <w:tcW w:w="1962" w:type="dxa"/>
            <w:shd w:val="clear" w:color="auto" w:fill="auto"/>
          </w:tcPr>
          <w:p w14:paraId="4F62ED69" w14:textId="77777777" w:rsidR="00C62B39" w:rsidRPr="002915B7" w:rsidRDefault="00C62B39" w:rsidP="003F6AB2">
            <w:pPr>
              <w:pStyle w:val="Compact"/>
              <w:spacing w:line="480" w:lineRule="auto"/>
            </w:pPr>
            <w:r w:rsidRPr="002915B7">
              <w:rPr>
                <w:rFonts w:ascii="Calibri Light" w:hAnsi="Calibri Light" w:cs="Calibri Light"/>
                <w:sz w:val="18"/>
                <w:szCs w:val="18"/>
              </w:rPr>
              <w:t>Myodes glareolus</w:t>
            </w:r>
          </w:p>
        </w:tc>
      </w:tr>
      <w:tr w:rsidR="00C62B39" w:rsidRPr="002915B7" w14:paraId="399F884E" w14:textId="77777777">
        <w:tc>
          <w:tcPr>
            <w:tcW w:w="1962" w:type="dxa"/>
            <w:shd w:val="clear" w:color="auto" w:fill="auto"/>
          </w:tcPr>
          <w:p w14:paraId="66432998" w14:textId="77777777" w:rsidR="00C62B39" w:rsidRPr="002915B7" w:rsidRDefault="00C62B39" w:rsidP="003F6AB2">
            <w:pPr>
              <w:pStyle w:val="Compact"/>
              <w:spacing w:line="480" w:lineRule="auto"/>
            </w:pPr>
            <w:r w:rsidRPr="002915B7">
              <w:rPr>
                <w:rFonts w:ascii="Calibri Light" w:hAnsi="Calibri Light" w:cs="Calibri Light"/>
                <w:sz w:val="18"/>
                <w:szCs w:val="18"/>
              </w:rPr>
              <w:t>Myodes rufocanus</w:t>
            </w:r>
          </w:p>
        </w:tc>
      </w:tr>
      <w:tr w:rsidR="00C62B39" w:rsidRPr="002915B7" w14:paraId="167F4A60" w14:textId="77777777">
        <w:tc>
          <w:tcPr>
            <w:tcW w:w="1962" w:type="dxa"/>
            <w:shd w:val="clear" w:color="auto" w:fill="auto"/>
          </w:tcPr>
          <w:p w14:paraId="383CFB3E" w14:textId="77777777" w:rsidR="00C62B39" w:rsidRPr="002915B7" w:rsidRDefault="00C62B39" w:rsidP="003F6AB2">
            <w:pPr>
              <w:pStyle w:val="Compact"/>
              <w:spacing w:line="480" w:lineRule="auto"/>
            </w:pPr>
            <w:r w:rsidRPr="002915B7">
              <w:rPr>
                <w:rFonts w:ascii="Calibri Light" w:hAnsi="Calibri Light" w:cs="Calibri Light"/>
                <w:sz w:val="18"/>
                <w:szCs w:val="18"/>
              </w:rPr>
              <w:t>Myodes rutilus</w:t>
            </w:r>
          </w:p>
        </w:tc>
      </w:tr>
      <w:tr w:rsidR="00C62B39" w:rsidRPr="002915B7" w14:paraId="52BA0703" w14:textId="77777777">
        <w:tc>
          <w:tcPr>
            <w:tcW w:w="1962" w:type="dxa"/>
            <w:shd w:val="clear" w:color="auto" w:fill="auto"/>
          </w:tcPr>
          <w:p w14:paraId="2C54F7FA" w14:textId="77777777" w:rsidR="00C62B39" w:rsidRPr="002915B7" w:rsidRDefault="00C62B39" w:rsidP="003F6AB2">
            <w:pPr>
              <w:pStyle w:val="Compact"/>
              <w:spacing w:line="480" w:lineRule="auto"/>
            </w:pPr>
            <w:r w:rsidRPr="002915B7">
              <w:rPr>
                <w:rFonts w:ascii="Calibri Light" w:hAnsi="Calibri Light" w:cs="Calibri Light"/>
                <w:sz w:val="18"/>
                <w:szCs w:val="18"/>
              </w:rPr>
              <w:t>Myomimus roachi</w:t>
            </w:r>
          </w:p>
        </w:tc>
      </w:tr>
      <w:tr w:rsidR="00C62B39" w:rsidRPr="002915B7" w14:paraId="6F8CD457" w14:textId="77777777">
        <w:tc>
          <w:tcPr>
            <w:tcW w:w="1962" w:type="dxa"/>
            <w:shd w:val="clear" w:color="auto" w:fill="auto"/>
          </w:tcPr>
          <w:p w14:paraId="45ABEC16" w14:textId="77777777" w:rsidR="00C62B39" w:rsidRPr="002915B7" w:rsidRDefault="00C62B39" w:rsidP="003F6AB2">
            <w:pPr>
              <w:pStyle w:val="Compact"/>
              <w:spacing w:line="480" w:lineRule="auto"/>
            </w:pPr>
            <w:r w:rsidRPr="002915B7">
              <w:rPr>
                <w:rFonts w:ascii="Calibri Light" w:hAnsi="Calibri Light" w:cs="Calibri Light"/>
                <w:sz w:val="18"/>
                <w:szCs w:val="18"/>
              </w:rPr>
              <w:t>Myopus schisticolor</w:t>
            </w:r>
          </w:p>
        </w:tc>
      </w:tr>
      <w:tr w:rsidR="00C62B39" w:rsidRPr="002915B7" w14:paraId="0B94A9F2" w14:textId="77777777">
        <w:tc>
          <w:tcPr>
            <w:tcW w:w="1962" w:type="dxa"/>
            <w:shd w:val="clear" w:color="auto" w:fill="auto"/>
          </w:tcPr>
          <w:p w14:paraId="08BB1155" w14:textId="77777777" w:rsidR="00C62B39" w:rsidRPr="002915B7" w:rsidRDefault="00C62B39" w:rsidP="003F6AB2">
            <w:pPr>
              <w:pStyle w:val="Compact"/>
              <w:spacing w:line="480" w:lineRule="auto"/>
            </w:pPr>
            <w:r w:rsidRPr="002915B7">
              <w:rPr>
                <w:rFonts w:ascii="Calibri Light" w:hAnsi="Calibri Light" w:cs="Calibri Light"/>
                <w:sz w:val="18"/>
                <w:szCs w:val="18"/>
              </w:rPr>
              <w:lastRenderedPageBreak/>
              <w:t>Myotis alcathoe</w:t>
            </w:r>
          </w:p>
        </w:tc>
      </w:tr>
      <w:tr w:rsidR="00C62B39" w:rsidRPr="002915B7" w14:paraId="31CAC5F5" w14:textId="77777777">
        <w:tc>
          <w:tcPr>
            <w:tcW w:w="1962" w:type="dxa"/>
            <w:shd w:val="clear" w:color="auto" w:fill="auto"/>
          </w:tcPr>
          <w:p w14:paraId="61486801" w14:textId="77777777" w:rsidR="00C62B39" w:rsidRPr="002915B7" w:rsidRDefault="00C62B39" w:rsidP="003F6AB2">
            <w:pPr>
              <w:pStyle w:val="Compact"/>
              <w:spacing w:line="480" w:lineRule="auto"/>
            </w:pPr>
            <w:r w:rsidRPr="002915B7">
              <w:rPr>
                <w:rFonts w:ascii="Calibri Light" w:hAnsi="Calibri Light" w:cs="Calibri Light"/>
                <w:sz w:val="18"/>
                <w:szCs w:val="18"/>
              </w:rPr>
              <w:t>Myotis aurascens</w:t>
            </w:r>
          </w:p>
        </w:tc>
      </w:tr>
      <w:tr w:rsidR="00C62B39" w:rsidRPr="002915B7" w14:paraId="1A65B8FC" w14:textId="77777777">
        <w:tc>
          <w:tcPr>
            <w:tcW w:w="1962" w:type="dxa"/>
            <w:shd w:val="clear" w:color="auto" w:fill="auto"/>
          </w:tcPr>
          <w:p w14:paraId="4B190871" w14:textId="77777777" w:rsidR="00C62B39" w:rsidRPr="002915B7" w:rsidRDefault="00C62B39" w:rsidP="003F6AB2">
            <w:pPr>
              <w:pStyle w:val="Compact"/>
              <w:spacing w:line="480" w:lineRule="auto"/>
            </w:pPr>
            <w:r w:rsidRPr="002915B7">
              <w:rPr>
                <w:rFonts w:ascii="Calibri Light" w:hAnsi="Calibri Light" w:cs="Calibri Light"/>
                <w:sz w:val="18"/>
                <w:szCs w:val="18"/>
              </w:rPr>
              <w:t>Myotis bechsteinii</w:t>
            </w:r>
          </w:p>
        </w:tc>
      </w:tr>
      <w:tr w:rsidR="00C62B39" w:rsidRPr="002915B7" w14:paraId="17157015" w14:textId="77777777">
        <w:tc>
          <w:tcPr>
            <w:tcW w:w="1962" w:type="dxa"/>
            <w:shd w:val="clear" w:color="auto" w:fill="auto"/>
          </w:tcPr>
          <w:p w14:paraId="4B765E88" w14:textId="77777777" w:rsidR="00C62B39" w:rsidRPr="002915B7" w:rsidRDefault="00C62B39" w:rsidP="003F6AB2">
            <w:pPr>
              <w:pStyle w:val="Compact"/>
              <w:spacing w:line="480" w:lineRule="auto"/>
            </w:pPr>
            <w:r w:rsidRPr="002915B7">
              <w:rPr>
                <w:rFonts w:ascii="Calibri Light" w:hAnsi="Calibri Light" w:cs="Calibri Light"/>
                <w:sz w:val="18"/>
                <w:szCs w:val="18"/>
              </w:rPr>
              <w:t>Myotis blythii</w:t>
            </w:r>
          </w:p>
        </w:tc>
      </w:tr>
      <w:tr w:rsidR="00C62B39" w:rsidRPr="002915B7" w14:paraId="51E050B0" w14:textId="77777777">
        <w:tc>
          <w:tcPr>
            <w:tcW w:w="1962" w:type="dxa"/>
            <w:shd w:val="clear" w:color="auto" w:fill="auto"/>
          </w:tcPr>
          <w:p w14:paraId="2C79A5F4" w14:textId="77777777" w:rsidR="00C62B39" w:rsidRPr="002915B7" w:rsidRDefault="00C62B39" w:rsidP="003F6AB2">
            <w:pPr>
              <w:pStyle w:val="Compact"/>
              <w:spacing w:line="480" w:lineRule="auto"/>
            </w:pPr>
            <w:r w:rsidRPr="002915B7">
              <w:rPr>
                <w:rFonts w:ascii="Calibri Light" w:hAnsi="Calibri Light" w:cs="Calibri Light"/>
                <w:sz w:val="18"/>
                <w:szCs w:val="18"/>
              </w:rPr>
              <w:t>Myotis brandtii</w:t>
            </w:r>
          </w:p>
        </w:tc>
      </w:tr>
      <w:tr w:rsidR="00C62B39" w:rsidRPr="002915B7" w14:paraId="62AF9F31" w14:textId="77777777">
        <w:tc>
          <w:tcPr>
            <w:tcW w:w="1962" w:type="dxa"/>
            <w:shd w:val="clear" w:color="auto" w:fill="auto"/>
          </w:tcPr>
          <w:p w14:paraId="258461FB" w14:textId="77777777" w:rsidR="00C62B39" w:rsidRPr="002915B7" w:rsidRDefault="00C62B39" w:rsidP="003F6AB2">
            <w:pPr>
              <w:pStyle w:val="Compact"/>
              <w:spacing w:line="480" w:lineRule="auto"/>
            </w:pPr>
            <w:r w:rsidRPr="002915B7">
              <w:rPr>
                <w:rFonts w:ascii="Calibri Light" w:hAnsi="Calibri Light" w:cs="Calibri Light"/>
                <w:sz w:val="18"/>
                <w:szCs w:val="18"/>
              </w:rPr>
              <w:t>Myotis capaccinii</w:t>
            </w:r>
          </w:p>
        </w:tc>
      </w:tr>
      <w:tr w:rsidR="00C62B39" w:rsidRPr="002915B7" w14:paraId="37B455FB" w14:textId="77777777">
        <w:tc>
          <w:tcPr>
            <w:tcW w:w="1962" w:type="dxa"/>
            <w:shd w:val="clear" w:color="auto" w:fill="auto"/>
          </w:tcPr>
          <w:p w14:paraId="067AFFCF" w14:textId="77777777" w:rsidR="00C62B39" w:rsidRPr="002915B7" w:rsidRDefault="00C62B39" w:rsidP="003F6AB2">
            <w:pPr>
              <w:pStyle w:val="Compact"/>
              <w:spacing w:line="480" w:lineRule="auto"/>
            </w:pPr>
            <w:r w:rsidRPr="002915B7">
              <w:rPr>
                <w:rFonts w:ascii="Calibri Light" w:hAnsi="Calibri Light" w:cs="Calibri Light"/>
                <w:sz w:val="18"/>
                <w:szCs w:val="18"/>
              </w:rPr>
              <w:t>Myotis dasycneme</w:t>
            </w:r>
          </w:p>
        </w:tc>
      </w:tr>
      <w:tr w:rsidR="00C62B39" w:rsidRPr="002915B7" w14:paraId="444AD104" w14:textId="77777777">
        <w:tc>
          <w:tcPr>
            <w:tcW w:w="1962" w:type="dxa"/>
            <w:shd w:val="clear" w:color="auto" w:fill="auto"/>
          </w:tcPr>
          <w:p w14:paraId="1C53575A" w14:textId="77777777" w:rsidR="00C62B39" w:rsidRPr="002915B7" w:rsidRDefault="00C62B39" w:rsidP="003F6AB2">
            <w:pPr>
              <w:pStyle w:val="Compact"/>
              <w:spacing w:line="480" w:lineRule="auto"/>
            </w:pPr>
            <w:r w:rsidRPr="002915B7">
              <w:rPr>
                <w:rFonts w:ascii="Calibri Light" w:hAnsi="Calibri Light" w:cs="Calibri Light"/>
                <w:sz w:val="18"/>
                <w:szCs w:val="18"/>
              </w:rPr>
              <w:t>Myotis daubentonii</w:t>
            </w:r>
          </w:p>
        </w:tc>
      </w:tr>
      <w:tr w:rsidR="00C62B39" w:rsidRPr="002915B7" w14:paraId="37D5D1E5" w14:textId="77777777">
        <w:tc>
          <w:tcPr>
            <w:tcW w:w="1962" w:type="dxa"/>
            <w:shd w:val="clear" w:color="auto" w:fill="auto"/>
          </w:tcPr>
          <w:p w14:paraId="05415E93" w14:textId="77777777" w:rsidR="00C62B39" w:rsidRPr="002915B7" w:rsidRDefault="00C62B39" w:rsidP="003F6AB2">
            <w:pPr>
              <w:pStyle w:val="Compact"/>
              <w:spacing w:line="480" w:lineRule="auto"/>
            </w:pPr>
            <w:r w:rsidRPr="002915B7">
              <w:rPr>
                <w:rFonts w:ascii="Calibri Light" w:hAnsi="Calibri Light" w:cs="Calibri Light"/>
                <w:sz w:val="18"/>
                <w:szCs w:val="18"/>
              </w:rPr>
              <w:t>Myotis emarginatus</w:t>
            </w:r>
          </w:p>
        </w:tc>
      </w:tr>
      <w:tr w:rsidR="00C62B39" w:rsidRPr="002915B7" w14:paraId="19A48067" w14:textId="77777777">
        <w:tc>
          <w:tcPr>
            <w:tcW w:w="1962" w:type="dxa"/>
            <w:shd w:val="clear" w:color="auto" w:fill="auto"/>
          </w:tcPr>
          <w:p w14:paraId="20E20347" w14:textId="77777777" w:rsidR="00C62B39" w:rsidRPr="002915B7" w:rsidRDefault="00C62B39" w:rsidP="003F6AB2">
            <w:pPr>
              <w:pStyle w:val="Compact"/>
              <w:spacing w:line="480" w:lineRule="auto"/>
            </w:pPr>
            <w:r w:rsidRPr="002915B7">
              <w:rPr>
                <w:rFonts w:ascii="Calibri Light" w:hAnsi="Calibri Light" w:cs="Calibri Light"/>
                <w:sz w:val="18"/>
                <w:szCs w:val="18"/>
              </w:rPr>
              <w:t>Myotis myotis</w:t>
            </w:r>
          </w:p>
        </w:tc>
      </w:tr>
      <w:tr w:rsidR="00C62B39" w:rsidRPr="002915B7" w14:paraId="3A632B97" w14:textId="77777777">
        <w:tc>
          <w:tcPr>
            <w:tcW w:w="1962" w:type="dxa"/>
            <w:shd w:val="clear" w:color="auto" w:fill="auto"/>
          </w:tcPr>
          <w:p w14:paraId="56DEBF71" w14:textId="77777777" w:rsidR="00C62B39" w:rsidRPr="002915B7" w:rsidRDefault="00C62B39" w:rsidP="003F6AB2">
            <w:pPr>
              <w:pStyle w:val="Compact"/>
              <w:spacing w:line="480" w:lineRule="auto"/>
            </w:pPr>
            <w:r w:rsidRPr="002915B7">
              <w:rPr>
                <w:rFonts w:ascii="Calibri Light" w:hAnsi="Calibri Light" w:cs="Calibri Light"/>
                <w:sz w:val="18"/>
                <w:szCs w:val="18"/>
              </w:rPr>
              <w:t>Myotis mystacinus</w:t>
            </w:r>
          </w:p>
        </w:tc>
      </w:tr>
      <w:tr w:rsidR="00C62B39" w:rsidRPr="002915B7" w14:paraId="5F1BAF53" w14:textId="77777777">
        <w:tc>
          <w:tcPr>
            <w:tcW w:w="1962" w:type="dxa"/>
            <w:shd w:val="clear" w:color="auto" w:fill="auto"/>
          </w:tcPr>
          <w:p w14:paraId="098C1C05" w14:textId="77777777" w:rsidR="00C62B39" w:rsidRPr="002915B7" w:rsidRDefault="00C62B39" w:rsidP="003F6AB2">
            <w:pPr>
              <w:pStyle w:val="Compact"/>
              <w:spacing w:line="480" w:lineRule="auto"/>
            </w:pPr>
            <w:r w:rsidRPr="002915B7">
              <w:rPr>
                <w:rFonts w:ascii="Calibri Light" w:hAnsi="Calibri Light" w:cs="Calibri Light"/>
                <w:sz w:val="18"/>
                <w:szCs w:val="18"/>
              </w:rPr>
              <w:t>Myotis nattereri</w:t>
            </w:r>
          </w:p>
        </w:tc>
      </w:tr>
      <w:tr w:rsidR="00C62B39" w:rsidRPr="002915B7" w14:paraId="65F0825C" w14:textId="77777777">
        <w:tc>
          <w:tcPr>
            <w:tcW w:w="1962" w:type="dxa"/>
            <w:shd w:val="clear" w:color="auto" w:fill="auto"/>
          </w:tcPr>
          <w:p w14:paraId="4421F63E" w14:textId="77777777" w:rsidR="00C62B39" w:rsidRPr="002915B7" w:rsidRDefault="00C62B39" w:rsidP="003F6AB2">
            <w:pPr>
              <w:pStyle w:val="Compact"/>
              <w:spacing w:line="480" w:lineRule="auto"/>
            </w:pPr>
            <w:r w:rsidRPr="002915B7">
              <w:rPr>
                <w:rFonts w:ascii="Calibri Light" w:hAnsi="Calibri Light" w:cs="Calibri Light"/>
                <w:sz w:val="18"/>
                <w:szCs w:val="18"/>
              </w:rPr>
              <w:t>Myotis punicus</w:t>
            </w:r>
          </w:p>
        </w:tc>
      </w:tr>
      <w:tr w:rsidR="00C62B39" w:rsidRPr="002915B7" w14:paraId="044C90E6" w14:textId="77777777">
        <w:tc>
          <w:tcPr>
            <w:tcW w:w="1962" w:type="dxa"/>
            <w:shd w:val="clear" w:color="auto" w:fill="auto"/>
          </w:tcPr>
          <w:p w14:paraId="56C5FB75" w14:textId="77777777" w:rsidR="00C62B39" w:rsidRPr="002915B7" w:rsidRDefault="00C62B39" w:rsidP="003F6AB2">
            <w:pPr>
              <w:pStyle w:val="Compact"/>
              <w:spacing w:line="480" w:lineRule="auto"/>
            </w:pPr>
            <w:r w:rsidRPr="002915B7">
              <w:rPr>
                <w:rFonts w:ascii="Calibri Light" w:hAnsi="Calibri Light" w:cs="Calibri Light"/>
                <w:sz w:val="18"/>
                <w:szCs w:val="18"/>
              </w:rPr>
              <w:t>Neomys anomalus</w:t>
            </w:r>
          </w:p>
        </w:tc>
      </w:tr>
      <w:tr w:rsidR="00C62B39" w:rsidRPr="002915B7" w14:paraId="5042279F" w14:textId="77777777">
        <w:tc>
          <w:tcPr>
            <w:tcW w:w="1962" w:type="dxa"/>
            <w:shd w:val="clear" w:color="auto" w:fill="auto"/>
          </w:tcPr>
          <w:p w14:paraId="085F6F6C" w14:textId="77777777" w:rsidR="00C62B39" w:rsidRPr="002915B7" w:rsidRDefault="00C62B39" w:rsidP="003F6AB2">
            <w:pPr>
              <w:pStyle w:val="Compact"/>
              <w:spacing w:line="480" w:lineRule="auto"/>
            </w:pPr>
            <w:r w:rsidRPr="002915B7">
              <w:rPr>
                <w:rFonts w:ascii="Calibri Light" w:hAnsi="Calibri Light" w:cs="Calibri Light"/>
                <w:sz w:val="18"/>
                <w:szCs w:val="18"/>
              </w:rPr>
              <w:t>Neomys fodiens</w:t>
            </w:r>
          </w:p>
        </w:tc>
      </w:tr>
      <w:tr w:rsidR="00C62B39" w:rsidRPr="002915B7" w14:paraId="608C5353" w14:textId="77777777">
        <w:tc>
          <w:tcPr>
            <w:tcW w:w="1962" w:type="dxa"/>
            <w:shd w:val="clear" w:color="auto" w:fill="auto"/>
          </w:tcPr>
          <w:p w14:paraId="14F6F11B" w14:textId="77777777" w:rsidR="00C62B39" w:rsidRPr="002915B7" w:rsidRDefault="00C62B39" w:rsidP="003F6AB2">
            <w:pPr>
              <w:pStyle w:val="Compact"/>
              <w:spacing w:line="480" w:lineRule="auto"/>
            </w:pPr>
            <w:r w:rsidRPr="002915B7">
              <w:rPr>
                <w:rFonts w:ascii="Calibri Light" w:hAnsi="Calibri Light" w:cs="Calibri Light"/>
                <w:sz w:val="18"/>
                <w:szCs w:val="18"/>
              </w:rPr>
              <w:t>Nyctalus lasiopterus</w:t>
            </w:r>
          </w:p>
        </w:tc>
      </w:tr>
      <w:tr w:rsidR="00C62B39" w:rsidRPr="002915B7" w14:paraId="0DA038EA" w14:textId="77777777">
        <w:tc>
          <w:tcPr>
            <w:tcW w:w="1962" w:type="dxa"/>
            <w:shd w:val="clear" w:color="auto" w:fill="auto"/>
          </w:tcPr>
          <w:p w14:paraId="0265920A" w14:textId="77777777" w:rsidR="00C62B39" w:rsidRPr="002915B7" w:rsidRDefault="00C62B39" w:rsidP="003F6AB2">
            <w:pPr>
              <w:pStyle w:val="Compact"/>
              <w:spacing w:line="480" w:lineRule="auto"/>
            </w:pPr>
            <w:r w:rsidRPr="002915B7">
              <w:rPr>
                <w:rFonts w:ascii="Calibri Light" w:hAnsi="Calibri Light" w:cs="Calibri Light"/>
                <w:sz w:val="18"/>
                <w:szCs w:val="18"/>
              </w:rPr>
              <w:t>Nyctalus leisleri</w:t>
            </w:r>
          </w:p>
        </w:tc>
      </w:tr>
      <w:tr w:rsidR="00C62B39" w:rsidRPr="002915B7" w14:paraId="5A3F20FC" w14:textId="77777777">
        <w:tc>
          <w:tcPr>
            <w:tcW w:w="1962" w:type="dxa"/>
            <w:shd w:val="clear" w:color="auto" w:fill="auto"/>
          </w:tcPr>
          <w:p w14:paraId="56B43416" w14:textId="77777777" w:rsidR="00C62B39" w:rsidRPr="002915B7" w:rsidRDefault="00C62B39" w:rsidP="003F6AB2">
            <w:pPr>
              <w:pStyle w:val="Compact"/>
              <w:spacing w:line="480" w:lineRule="auto"/>
            </w:pPr>
            <w:r w:rsidRPr="002915B7">
              <w:rPr>
                <w:rFonts w:ascii="Calibri Light" w:hAnsi="Calibri Light" w:cs="Calibri Light"/>
                <w:sz w:val="18"/>
                <w:szCs w:val="18"/>
              </w:rPr>
              <w:t>Nyctalus noctula</w:t>
            </w:r>
          </w:p>
        </w:tc>
      </w:tr>
      <w:tr w:rsidR="00C62B39" w:rsidRPr="002915B7" w14:paraId="557E5653" w14:textId="77777777">
        <w:tc>
          <w:tcPr>
            <w:tcW w:w="1962" w:type="dxa"/>
            <w:shd w:val="clear" w:color="auto" w:fill="auto"/>
          </w:tcPr>
          <w:p w14:paraId="42E13A17" w14:textId="77777777" w:rsidR="00C62B39" w:rsidRPr="002915B7" w:rsidRDefault="00C62B39" w:rsidP="003F6AB2">
            <w:pPr>
              <w:pStyle w:val="Compact"/>
              <w:spacing w:line="480" w:lineRule="auto"/>
            </w:pPr>
            <w:r w:rsidRPr="002915B7">
              <w:rPr>
                <w:rFonts w:ascii="Calibri Light" w:hAnsi="Calibri Light" w:cs="Calibri Light"/>
                <w:sz w:val="18"/>
                <w:szCs w:val="18"/>
              </w:rPr>
              <w:t>Oryctolagus cuniculus</w:t>
            </w:r>
          </w:p>
        </w:tc>
      </w:tr>
      <w:tr w:rsidR="00C62B39" w:rsidRPr="002915B7" w14:paraId="4803FD9D" w14:textId="77777777">
        <w:tc>
          <w:tcPr>
            <w:tcW w:w="1962" w:type="dxa"/>
            <w:shd w:val="clear" w:color="auto" w:fill="auto"/>
          </w:tcPr>
          <w:p w14:paraId="6AC2A36A" w14:textId="77777777" w:rsidR="00C62B39" w:rsidRPr="002915B7" w:rsidRDefault="00C62B39" w:rsidP="003F6AB2">
            <w:pPr>
              <w:pStyle w:val="Compact"/>
              <w:spacing w:line="480" w:lineRule="auto"/>
            </w:pPr>
            <w:r w:rsidRPr="002915B7">
              <w:rPr>
                <w:rFonts w:ascii="Calibri Light" w:hAnsi="Calibri Light" w:cs="Calibri Light"/>
                <w:sz w:val="18"/>
                <w:szCs w:val="18"/>
              </w:rPr>
              <w:t>Ovis aries</w:t>
            </w:r>
          </w:p>
        </w:tc>
      </w:tr>
      <w:tr w:rsidR="00C62B39" w:rsidRPr="002915B7" w14:paraId="1BACFDC7" w14:textId="77777777">
        <w:tc>
          <w:tcPr>
            <w:tcW w:w="1962" w:type="dxa"/>
            <w:shd w:val="clear" w:color="auto" w:fill="auto"/>
          </w:tcPr>
          <w:p w14:paraId="5C253D49" w14:textId="77777777" w:rsidR="00C62B39" w:rsidRPr="002915B7" w:rsidRDefault="00C62B39" w:rsidP="003F6AB2">
            <w:pPr>
              <w:pStyle w:val="Compact"/>
              <w:spacing w:line="480" w:lineRule="auto"/>
            </w:pPr>
            <w:r w:rsidRPr="002915B7">
              <w:rPr>
                <w:rFonts w:ascii="Calibri Light" w:hAnsi="Calibri Light" w:cs="Calibri Light"/>
                <w:sz w:val="18"/>
                <w:szCs w:val="18"/>
              </w:rPr>
              <w:t>Pipistrellus kuhlii</w:t>
            </w:r>
          </w:p>
        </w:tc>
      </w:tr>
      <w:tr w:rsidR="00C62B39" w:rsidRPr="002915B7" w14:paraId="7E2A0AE8" w14:textId="77777777">
        <w:tc>
          <w:tcPr>
            <w:tcW w:w="1962" w:type="dxa"/>
            <w:shd w:val="clear" w:color="auto" w:fill="auto"/>
          </w:tcPr>
          <w:p w14:paraId="5690701E" w14:textId="77777777" w:rsidR="00C62B39" w:rsidRPr="002915B7" w:rsidRDefault="00C62B39" w:rsidP="003F6AB2">
            <w:pPr>
              <w:pStyle w:val="Compact"/>
              <w:spacing w:line="480" w:lineRule="auto"/>
            </w:pPr>
            <w:r w:rsidRPr="002915B7">
              <w:rPr>
                <w:rFonts w:ascii="Calibri Light" w:hAnsi="Calibri Light" w:cs="Calibri Light"/>
                <w:sz w:val="18"/>
                <w:szCs w:val="18"/>
              </w:rPr>
              <w:t>Pipistrellus nathusii</w:t>
            </w:r>
          </w:p>
        </w:tc>
      </w:tr>
      <w:tr w:rsidR="00C62B39" w:rsidRPr="002915B7" w14:paraId="2145F12D" w14:textId="77777777">
        <w:tc>
          <w:tcPr>
            <w:tcW w:w="1962" w:type="dxa"/>
            <w:shd w:val="clear" w:color="auto" w:fill="auto"/>
          </w:tcPr>
          <w:p w14:paraId="2DF16895" w14:textId="77777777" w:rsidR="00C62B39" w:rsidRPr="002915B7" w:rsidRDefault="00C62B39" w:rsidP="003F6AB2">
            <w:pPr>
              <w:pStyle w:val="Compact"/>
              <w:spacing w:line="480" w:lineRule="auto"/>
            </w:pPr>
            <w:r w:rsidRPr="002915B7">
              <w:rPr>
                <w:rFonts w:ascii="Calibri Light" w:hAnsi="Calibri Light" w:cs="Calibri Light"/>
                <w:sz w:val="18"/>
                <w:szCs w:val="18"/>
              </w:rPr>
              <w:t>Pipistrellus pipistrellus</w:t>
            </w:r>
          </w:p>
        </w:tc>
      </w:tr>
      <w:tr w:rsidR="00C62B39" w:rsidRPr="002915B7" w14:paraId="66C84B97" w14:textId="77777777">
        <w:tc>
          <w:tcPr>
            <w:tcW w:w="1962" w:type="dxa"/>
            <w:shd w:val="clear" w:color="auto" w:fill="auto"/>
          </w:tcPr>
          <w:p w14:paraId="1342050C" w14:textId="77777777" w:rsidR="00C62B39" w:rsidRPr="002915B7" w:rsidRDefault="00C62B39" w:rsidP="003F6AB2">
            <w:pPr>
              <w:pStyle w:val="Compact"/>
              <w:spacing w:line="480" w:lineRule="auto"/>
            </w:pPr>
            <w:r w:rsidRPr="002915B7">
              <w:rPr>
                <w:rFonts w:ascii="Calibri Light" w:hAnsi="Calibri Light" w:cs="Calibri Light"/>
                <w:sz w:val="18"/>
                <w:szCs w:val="18"/>
              </w:rPr>
              <w:t>Pipistrellus pygmaeus</w:t>
            </w:r>
          </w:p>
        </w:tc>
      </w:tr>
      <w:tr w:rsidR="00C62B39" w:rsidRPr="002915B7" w14:paraId="43330E8D" w14:textId="77777777">
        <w:tc>
          <w:tcPr>
            <w:tcW w:w="1962" w:type="dxa"/>
            <w:shd w:val="clear" w:color="auto" w:fill="auto"/>
          </w:tcPr>
          <w:p w14:paraId="2D08BC78" w14:textId="77777777" w:rsidR="00C62B39" w:rsidRPr="002915B7" w:rsidRDefault="00C62B39" w:rsidP="003F6AB2">
            <w:pPr>
              <w:pStyle w:val="Compact"/>
              <w:spacing w:line="480" w:lineRule="auto"/>
            </w:pPr>
            <w:r w:rsidRPr="002915B7">
              <w:rPr>
                <w:rFonts w:ascii="Calibri Light" w:hAnsi="Calibri Light" w:cs="Calibri Light"/>
                <w:sz w:val="18"/>
                <w:szCs w:val="18"/>
              </w:rPr>
              <w:t>Pipistrellus savii</w:t>
            </w:r>
          </w:p>
        </w:tc>
      </w:tr>
      <w:tr w:rsidR="00C62B39" w:rsidRPr="002915B7" w14:paraId="68298394" w14:textId="77777777">
        <w:tc>
          <w:tcPr>
            <w:tcW w:w="1962" w:type="dxa"/>
            <w:shd w:val="clear" w:color="auto" w:fill="auto"/>
          </w:tcPr>
          <w:p w14:paraId="18C21197" w14:textId="77777777" w:rsidR="00C62B39" w:rsidRPr="002915B7" w:rsidRDefault="00C62B39" w:rsidP="003F6AB2">
            <w:pPr>
              <w:pStyle w:val="Compact"/>
              <w:spacing w:line="480" w:lineRule="auto"/>
            </w:pPr>
            <w:r w:rsidRPr="002915B7">
              <w:rPr>
                <w:rFonts w:ascii="Calibri Light" w:hAnsi="Calibri Light" w:cs="Calibri Light"/>
                <w:sz w:val="18"/>
                <w:szCs w:val="18"/>
              </w:rPr>
              <w:t>Plecotus auritus</w:t>
            </w:r>
          </w:p>
        </w:tc>
      </w:tr>
      <w:tr w:rsidR="00C62B39" w:rsidRPr="002915B7" w14:paraId="56924255" w14:textId="77777777">
        <w:tc>
          <w:tcPr>
            <w:tcW w:w="1962" w:type="dxa"/>
            <w:shd w:val="clear" w:color="auto" w:fill="auto"/>
          </w:tcPr>
          <w:p w14:paraId="1BA9A7AC" w14:textId="77777777" w:rsidR="00C62B39" w:rsidRPr="002915B7" w:rsidRDefault="00C62B39" w:rsidP="003F6AB2">
            <w:pPr>
              <w:pStyle w:val="Compact"/>
              <w:spacing w:line="480" w:lineRule="auto"/>
            </w:pPr>
            <w:r w:rsidRPr="002915B7">
              <w:rPr>
                <w:rFonts w:ascii="Calibri Light" w:hAnsi="Calibri Light" w:cs="Calibri Light"/>
                <w:sz w:val="18"/>
                <w:szCs w:val="18"/>
              </w:rPr>
              <w:t>Plecotus austriacus</w:t>
            </w:r>
          </w:p>
        </w:tc>
      </w:tr>
      <w:tr w:rsidR="00C62B39" w:rsidRPr="002915B7" w14:paraId="71395529" w14:textId="77777777">
        <w:tc>
          <w:tcPr>
            <w:tcW w:w="1962" w:type="dxa"/>
            <w:shd w:val="clear" w:color="auto" w:fill="auto"/>
          </w:tcPr>
          <w:p w14:paraId="44079058" w14:textId="77777777" w:rsidR="00C62B39" w:rsidRPr="002915B7" w:rsidRDefault="00C62B39" w:rsidP="003F6AB2">
            <w:pPr>
              <w:pStyle w:val="Compact"/>
              <w:spacing w:line="480" w:lineRule="auto"/>
            </w:pPr>
            <w:r w:rsidRPr="002915B7">
              <w:rPr>
                <w:rFonts w:ascii="Calibri Light" w:hAnsi="Calibri Light" w:cs="Calibri Light"/>
                <w:sz w:val="18"/>
                <w:szCs w:val="18"/>
              </w:rPr>
              <w:t>Plecotus kolombatovici</w:t>
            </w:r>
          </w:p>
        </w:tc>
      </w:tr>
      <w:tr w:rsidR="00C62B39" w:rsidRPr="002915B7" w14:paraId="6A8D3E2E" w14:textId="77777777">
        <w:tc>
          <w:tcPr>
            <w:tcW w:w="1962" w:type="dxa"/>
            <w:shd w:val="clear" w:color="auto" w:fill="auto"/>
          </w:tcPr>
          <w:p w14:paraId="3F84F3E4" w14:textId="77777777" w:rsidR="00C62B39" w:rsidRPr="002915B7" w:rsidRDefault="00C62B39" w:rsidP="003F6AB2">
            <w:pPr>
              <w:pStyle w:val="Compact"/>
              <w:spacing w:line="480" w:lineRule="auto"/>
            </w:pPr>
            <w:r w:rsidRPr="002915B7">
              <w:rPr>
                <w:rFonts w:ascii="Calibri Light" w:hAnsi="Calibri Light" w:cs="Calibri Light"/>
                <w:sz w:val="18"/>
                <w:szCs w:val="18"/>
              </w:rPr>
              <w:t>Plecotus macrobullaris</w:t>
            </w:r>
          </w:p>
        </w:tc>
      </w:tr>
      <w:tr w:rsidR="00C62B39" w:rsidRPr="002915B7" w14:paraId="11B4C0D2" w14:textId="77777777">
        <w:tc>
          <w:tcPr>
            <w:tcW w:w="1962" w:type="dxa"/>
            <w:shd w:val="clear" w:color="auto" w:fill="auto"/>
          </w:tcPr>
          <w:p w14:paraId="47974812" w14:textId="77777777" w:rsidR="00C62B39" w:rsidRPr="002915B7" w:rsidRDefault="00C62B39" w:rsidP="003F6AB2">
            <w:pPr>
              <w:pStyle w:val="Compact"/>
              <w:spacing w:line="480" w:lineRule="auto"/>
            </w:pPr>
            <w:r w:rsidRPr="002915B7">
              <w:rPr>
                <w:rFonts w:ascii="Calibri Light" w:hAnsi="Calibri Light" w:cs="Calibri Light"/>
                <w:sz w:val="18"/>
                <w:szCs w:val="18"/>
              </w:rPr>
              <w:t>Plecotus sardus</w:t>
            </w:r>
          </w:p>
        </w:tc>
      </w:tr>
      <w:tr w:rsidR="00C62B39" w:rsidRPr="002915B7" w14:paraId="20E973E3" w14:textId="77777777">
        <w:tc>
          <w:tcPr>
            <w:tcW w:w="1962" w:type="dxa"/>
            <w:shd w:val="clear" w:color="auto" w:fill="auto"/>
          </w:tcPr>
          <w:p w14:paraId="5E55E971" w14:textId="77777777" w:rsidR="00C62B39" w:rsidRPr="002915B7" w:rsidRDefault="00C62B39" w:rsidP="003F6AB2">
            <w:pPr>
              <w:pStyle w:val="Compact"/>
              <w:spacing w:line="480" w:lineRule="auto"/>
            </w:pPr>
            <w:r w:rsidRPr="002915B7">
              <w:rPr>
                <w:rFonts w:ascii="Calibri Light" w:hAnsi="Calibri Light" w:cs="Calibri Light"/>
                <w:sz w:val="18"/>
                <w:szCs w:val="18"/>
              </w:rPr>
              <w:t>Pteromys volans</w:t>
            </w:r>
          </w:p>
        </w:tc>
      </w:tr>
      <w:tr w:rsidR="00C62B39" w:rsidRPr="002915B7" w14:paraId="6A5A4024" w14:textId="77777777">
        <w:tc>
          <w:tcPr>
            <w:tcW w:w="1962" w:type="dxa"/>
            <w:shd w:val="clear" w:color="auto" w:fill="auto"/>
          </w:tcPr>
          <w:p w14:paraId="370F8B28" w14:textId="77777777" w:rsidR="00C62B39" w:rsidRPr="002915B7" w:rsidRDefault="00C62B39" w:rsidP="003F6AB2">
            <w:pPr>
              <w:pStyle w:val="Compact"/>
              <w:spacing w:line="480" w:lineRule="auto"/>
            </w:pPr>
            <w:r w:rsidRPr="002915B7">
              <w:rPr>
                <w:rFonts w:ascii="Calibri Light" w:hAnsi="Calibri Light" w:cs="Calibri Light"/>
                <w:sz w:val="18"/>
                <w:szCs w:val="18"/>
              </w:rPr>
              <w:t>Rhinolophus blasii</w:t>
            </w:r>
          </w:p>
        </w:tc>
      </w:tr>
      <w:tr w:rsidR="00C62B39" w:rsidRPr="002915B7" w14:paraId="0AE10F5D" w14:textId="77777777">
        <w:tc>
          <w:tcPr>
            <w:tcW w:w="1962" w:type="dxa"/>
            <w:shd w:val="clear" w:color="auto" w:fill="auto"/>
          </w:tcPr>
          <w:p w14:paraId="235B9147" w14:textId="77777777" w:rsidR="00C62B39" w:rsidRPr="002915B7" w:rsidRDefault="00C62B39" w:rsidP="003F6AB2">
            <w:pPr>
              <w:pStyle w:val="Compact"/>
              <w:spacing w:line="480" w:lineRule="auto"/>
            </w:pPr>
            <w:r w:rsidRPr="002915B7">
              <w:rPr>
                <w:rFonts w:ascii="Calibri Light" w:hAnsi="Calibri Light" w:cs="Calibri Light"/>
                <w:sz w:val="18"/>
                <w:szCs w:val="18"/>
              </w:rPr>
              <w:t>Rhinolophus euryale</w:t>
            </w:r>
          </w:p>
        </w:tc>
      </w:tr>
      <w:tr w:rsidR="00C62B39" w:rsidRPr="002915B7" w14:paraId="49D80FDE" w14:textId="77777777">
        <w:tc>
          <w:tcPr>
            <w:tcW w:w="1962" w:type="dxa"/>
            <w:shd w:val="clear" w:color="auto" w:fill="auto"/>
          </w:tcPr>
          <w:p w14:paraId="77170998" w14:textId="77777777" w:rsidR="00C62B39" w:rsidRPr="002915B7" w:rsidRDefault="00C62B39" w:rsidP="003F6AB2">
            <w:pPr>
              <w:pStyle w:val="Compact"/>
              <w:spacing w:line="480" w:lineRule="auto"/>
            </w:pPr>
            <w:r w:rsidRPr="002915B7">
              <w:rPr>
                <w:rFonts w:ascii="Calibri Light" w:hAnsi="Calibri Light" w:cs="Calibri Light"/>
                <w:sz w:val="18"/>
                <w:szCs w:val="18"/>
              </w:rPr>
              <w:t>Rhinolophus ferrumequinum</w:t>
            </w:r>
          </w:p>
        </w:tc>
      </w:tr>
      <w:tr w:rsidR="00C62B39" w:rsidRPr="002915B7" w14:paraId="02DFF084" w14:textId="77777777">
        <w:tc>
          <w:tcPr>
            <w:tcW w:w="1962" w:type="dxa"/>
            <w:shd w:val="clear" w:color="auto" w:fill="auto"/>
          </w:tcPr>
          <w:p w14:paraId="00E59709" w14:textId="77777777" w:rsidR="00C62B39" w:rsidRPr="002915B7" w:rsidRDefault="00C62B39" w:rsidP="003F6AB2">
            <w:pPr>
              <w:pStyle w:val="Compact"/>
              <w:spacing w:line="480" w:lineRule="auto"/>
            </w:pPr>
            <w:r w:rsidRPr="002915B7">
              <w:rPr>
                <w:rFonts w:ascii="Calibri Light" w:hAnsi="Calibri Light" w:cs="Calibri Light"/>
                <w:sz w:val="18"/>
                <w:szCs w:val="18"/>
              </w:rPr>
              <w:t>Rhinolophus hipposideros</w:t>
            </w:r>
          </w:p>
        </w:tc>
      </w:tr>
      <w:tr w:rsidR="00C62B39" w:rsidRPr="002915B7" w14:paraId="6E68F58B" w14:textId="77777777">
        <w:tc>
          <w:tcPr>
            <w:tcW w:w="1962" w:type="dxa"/>
            <w:shd w:val="clear" w:color="auto" w:fill="auto"/>
          </w:tcPr>
          <w:p w14:paraId="641AACED" w14:textId="77777777" w:rsidR="00C62B39" w:rsidRPr="002915B7" w:rsidRDefault="00C62B39" w:rsidP="003F6AB2">
            <w:pPr>
              <w:pStyle w:val="Compact"/>
              <w:spacing w:line="480" w:lineRule="auto"/>
            </w:pPr>
            <w:r w:rsidRPr="002915B7">
              <w:rPr>
                <w:rFonts w:ascii="Calibri Light" w:hAnsi="Calibri Light" w:cs="Calibri Light"/>
                <w:sz w:val="18"/>
                <w:szCs w:val="18"/>
              </w:rPr>
              <w:t>Rhinolophus mehelyi</w:t>
            </w:r>
          </w:p>
        </w:tc>
      </w:tr>
      <w:tr w:rsidR="00C62B39" w:rsidRPr="002915B7" w14:paraId="72083ECE" w14:textId="77777777">
        <w:tc>
          <w:tcPr>
            <w:tcW w:w="1962" w:type="dxa"/>
            <w:shd w:val="clear" w:color="auto" w:fill="auto"/>
          </w:tcPr>
          <w:p w14:paraId="4BA0C73D" w14:textId="77777777" w:rsidR="00C62B39" w:rsidRPr="002915B7" w:rsidRDefault="00C62B39" w:rsidP="003F6AB2">
            <w:pPr>
              <w:pStyle w:val="Compact"/>
              <w:spacing w:line="480" w:lineRule="auto"/>
            </w:pPr>
            <w:r w:rsidRPr="002915B7">
              <w:rPr>
                <w:rFonts w:ascii="Calibri Light" w:hAnsi="Calibri Light" w:cs="Calibri Light"/>
                <w:sz w:val="18"/>
                <w:szCs w:val="18"/>
              </w:rPr>
              <w:t>Rupicapra rupicapra</w:t>
            </w:r>
          </w:p>
        </w:tc>
      </w:tr>
      <w:tr w:rsidR="00C62B39" w:rsidRPr="002915B7" w14:paraId="5DD29CE4" w14:textId="77777777">
        <w:tc>
          <w:tcPr>
            <w:tcW w:w="1962" w:type="dxa"/>
            <w:shd w:val="clear" w:color="auto" w:fill="auto"/>
          </w:tcPr>
          <w:p w14:paraId="415E6843" w14:textId="77777777" w:rsidR="00C62B39" w:rsidRPr="002915B7" w:rsidRDefault="00C62B39" w:rsidP="003F6AB2">
            <w:pPr>
              <w:pStyle w:val="Compact"/>
              <w:spacing w:line="480" w:lineRule="auto"/>
            </w:pPr>
            <w:r w:rsidRPr="002915B7">
              <w:rPr>
                <w:rFonts w:ascii="Calibri Light" w:hAnsi="Calibri Light" w:cs="Calibri Light"/>
                <w:sz w:val="18"/>
                <w:szCs w:val="18"/>
              </w:rPr>
              <w:t>Sciurus anomalus</w:t>
            </w:r>
          </w:p>
        </w:tc>
      </w:tr>
      <w:tr w:rsidR="00C62B39" w:rsidRPr="002915B7" w14:paraId="0591514D" w14:textId="77777777">
        <w:tc>
          <w:tcPr>
            <w:tcW w:w="1962" w:type="dxa"/>
            <w:shd w:val="clear" w:color="auto" w:fill="auto"/>
          </w:tcPr>
          <w:p w14:paraId="73D9CCC3" w14:textId="77777777" w:rsidR="00C62B39" w:rsidRPr="002915B7" w:rsidRDefault="00C62B39" w:rsidP="003F6AB2">
            <w:pPr>
              <w:pStyle w:val="Compact"/>
              <w:spacing w:line="480" w:lineRule="auto"/>
            </w:pPr>
            <w:r w:rsidRPr="002915B7">
              <w:rPr>
                <w:rFonts w:ascii="Calibri Light" w:hAnsi="Calibri Light" w:cs="Calibri Light"/>
                <w:sz w:val="18"/>
                <w:szCs w:val="18"/>
              </w:rPr>
              <w:t>Sciurus vulgaris</w:t>
            </w:r>
          </w:p>
        </w:tc>
      </w:tr>
      <w:tr w:rsidR="00C62B39" w:rsidRPr="002915B7" w14:paraId="2130A2DA" w14:textId="77777777">
        <w:tc>
          <w:tcPr>
            <w:tcW w:w="1962" w:type="dxa"/>
            <w:shd w:val="clear" w:color="auto" w:fill="auto"/>
          </w:tcPr>
          <w:p w14:paraId="32E89F36" w14:textId="77777777" w:rsidR="00C62B39" w:rsidRPr="002915B7" w:rsidRDefault="00C62B39" w:rsidP="003F6AB2">
            <w:pPr>
              <w:pStyle w:val="Compact"/>
              <w:spacing w:line="480" w:lineRule="auto"/>
            </w:pPr>
            <w:r w:rsidRPr="002915B7">
              <w:rPr>
                <w:rFonts w:ascii="Calibri Light" w:hAnsi="Calibri Light" w:cs="Calibri Light"/>
                <w:sz w:val="18"/>
                <w:szCs w:val="18"/>
              </w:rPr>
              <w:t>Sicista betulina</w:t>
            </w:r>
          </w:p>
        </w:tc>
      </w:tr>
      <w:tr w:rsidR="00C62B39" w:rsidRPr="002915B7" w14:paraId="0BF4696F" w14:textId="77777777">
        <w:tc>
          <w:tcPr>
            <w:tcW w:w="1962" w:type="dxa"/>
            <w:shd w:val="clear" w:color="auto" w:fill="auto"/>
          </w:tcPr>
          <w:p w14:paraId="61E43C91" w14:textId="77777777" w:rsidR="00C62B39" w:rsidRPr="002915B7" w:rsidRDefault="00C62B39" w:rsidP="003F6AB2">
            <w:pPr>
              <w:pStyle w:val="Compact"/>
              <w:spacing w:line="480" w:lineRule="auto"/>
            </w:pPr>
            <w:r w:rsidRPr="002915B7">
              <w:rPr>
                <w:rFonts w:ascii="Calibri Light" w:hAnsi="Calibri Light" w:cs="Calibri Light"/>
                <w:sz w:val="18"/>
                <w:szCs w:val="18"/>
              </w:rPr>
              <w:t>Sicista severtzovi</w:t>
            </w:r>
          </w:p>
        </w:tc>
      </w:tr>
      <w:tr w:rsidR="00C62B39" w:rsidRPr="002915B7" w14:paraId="7D2D0180" w14:textId="77777777">
        <w:tc>
          <w:tcPr>
            <w:tcW w:w="1962" w:type="dxa"/>
            <w:shd w:val="clear" w:color="auto" w:fill="auto"/>
          </w:tcPr>
          <w:p w14:paraId="3A7D8A3C" w14:textId="77777777" w:rsidR="00C62B39" w:rsidRPr="002915B7" w:rsidRDefault="00C62B39" w:rsidP="003F6AB2">
            <w:pPr>
              <w:pStyle w:val="Compact"/>
              <w:spacing w:line="480" w:lineRule="auto"/>
            </w:pPr>
            <w:r w:rsidRPr="002915B7">
              <w:rPr>
                <w:rFonts w:ascii="Calibri Light" w:hAnsi="Calibri Light" w:cs="Calibri Light"/>
                <w:sz w:val="18"/>
                <w:szCs w:val="18"/>
              </w:rPr>
              <w:t>Sicista subtilis</w:t>
            </w:r>
          </w:p>
        </w:tc>
      </w:tr>
      <w:tr w:rsidR="00C62B39" w:rsidRPr="002915B7" w14:paraId="7CF05372" w14:textId="77777777">
        <w:tc>
          <w:tcPr>
            <w:tcW w:w="1962" w:type="dxa"/>
            <w:shd w:val="clear" w:color="auto" w:fill="auto"/>
          </w:tcPr>
          <w:p w14:paraId="429F864F" w14:textId="77777777" w:rsidR="00C62B39" w:rsidRPr="002915B7" w:rsidRDefault="00C62B39" w:rsidP="003F6AB2">
            <w:pPr>
              <w:pStyle w:val="Compact"/>
              <w:spacing w:line="480" w:lineRule="auto"/>
            </w:pPr>
            <w:r w:rsidRPr="002915B7">
              <w:rPr>
                <w:rFonts w:ascii="Calibri Light" w:hAnsi="Calibri Light" w:cs="Calibri Light"/>
                <w:sz w:val="18"/>
                <w:szCs w:val="18"/>
              </w:rPr>
              <w:t>Sorex alpinus</w:t>
            </w:r>
          </w:p>
        </w:tc>
      </w:tr>
      <w:tr w:rsidR="00C62B39" w:rsidRPr="002915B7" w14:paraId="5E9B718E" w14:textId="77777777">
        <w:tc>
          <w:tcPr>
            <w:tcW w:w="1962" w:type="dxa"/>
            <w:shd w:val="clear" w:color="auto" w:fill="auto"/>
          </w:tcPr>
          <w:p w14:paraId="2ABE38F2" w14:textId="77777777" w:rsidR="00C62B39" w:rsidRPr="002915B7" w:rsidRDefault="00C62B39" w:rsidP="003F6AB2">
            <w:pPr>
              <w:pStyle w:val="Compact"/>
              <w:spacing w:line="480" w:lineRule="auto"/>
            </w:pPr>
            <w:r w:rsidRPr="002915B7">
              <w:rPr>
                <w:rFonts w:ascii="Calibri Light" w:hAnsi="Calibri Light" w:cs="Calibri Light"/>
                <w:sz w:val="18"/>
                <w:szCs w:val="18"/>
              </w:rPr>
              <w:t>Sorex antinorii</w:t>
            </w:r>
          </w:p>
        </w:tc>
      </w:tr>
      <w:tr w:rsidR="00C62B39" w:rsidRPr="002915B7" w14:paraId="646B5488" w14:textId="77777777">
        <w:tc>
          <w:tcPr>
            <w:tcW w:w="1962" w:type="dxa"/>
            <w:shd w:val="clear" w:color="auto" w:fill="auto"/>
          </w:tcPr>
          <w:p w14:paraId="0C604608" w14:textId="77777777" w:rsidR="00C62B39" w:rsidRPr="002915B7" w:rsidRDefault="00C62B39" w:rsidP="003F6AB2">
            <w:pPr>
              <w:pStyle w:val="Compact"/>
              <w:spacing w:line="480" w:lineRule="auto"/>
            </w:pPr>
            <w:r w:rsidRPr="002915B7">
              <w:rPr>
                <w:rFonts w:ascii="Calibri Light" w:hAnsi="Calibri Light" w:cs="Calibri Light"/>
                <w:sz w:val="18"/>
                <w:szCs w:val="18"/>
              </w:rPr>
              <w:t>Sorex araneus</w:t>
            </w:r>
          </w:p>
        </w:tc>
      </w:tr>
      <w:tr w:rsidR="00C62B39" w:rsidRPr="002915B7" w14:paraId="2710FB9A" w14:textId="77777777">
        <w:tc>
          <w:tcPr>
            <w:tcW w:w="1962" w:type="dxa"/>
            <w:shd w:val="clear" w:color="auto" w:fill="auto"/>
          </w:tcPr>
          <w:p w14:paraId="0496C505" w14:textId="77777777" w:rsidR="00C62B39" w:rsidRPr="002915B7" w:rsidRDefault="00C62B39" w:rsidP="003F6AB2">
            <w:pPr>
              <w:pStyle w:val="Compact"/>
              <w:spacing w:line="480" w:lineRule="auto"/>
            </w:pPr>
            <w:r w:rsidRPr="002915B7">
              <w:rPr>
                <w:rFonts w:ascii="Calibri Light" w:hAnsi="Calibri Light" w:cs="Calibri Light"/>
                <w:sz w:val="18"/>
                <w:szCs w:val="18"/>
              </w:rPr>
              <w:t>Sorex caecutiens</w:t>
            </w:r>
          </w:p>
        </w:tc>
      </w:tr>
      <w:tr w:rsidR="00C62B39" w:rsidRPr="002915B7" w14:paraId="45694F72" w14:textId="77777777">
        <w:tc>
          <w:tcPr>
            <w:tcW w:w="1962" w:type="dxa"/>
            <w:shd w:val="clear" w:color="auto" w:fill="auto"/>
          </w:tcPr>
          <w:p w14:paraId="519111EB" w14:textId="77777777" w:rsidR="00C62B39" w:rsidRPr="002915B7" w:rsidRDefault="00C62B39" w:rsidP="003F6AB2">
            <w:pPr>
              <w:pStyle w:val="Compact"/>
              <w:spacing w:line="480" w:lineRule="auto"/>
            </w:pPr>
            <w:r w:rsidRPr="002915B7">
              <w:rPr>
                <w:rFonts w:ascii="Calibri Light" w:hAnsi="Calibri Light" w:cs="Calibri Light"/>
                <w:sz w:val="18"/>
                <w:szCs w:val="18"/>
              </w:rPr>
              <w:t>Sorex coronatus</w:t>
            </w:r>
          </w:p>
        </w:tc>
      </w:tr>
      <w:tr w:rsidR="00C62B39" w:rsidRPr="002915B7" w14:paraId="13F16621" w14:textId="77777777">
        <w:tc>
          <w:tcPr>
            <w:tcW w:w="1962" w:type="dxa"/>
            <w:shd w:val="clear" w:color="auto" w:fill="auto"/>
          </w:tcPr>
          <w:p w14:paraId="7419918B" w14:textId="77777777" w:rsidR="00C62B39" w:rsidRPr="002915B7" w:rsidRDefault="00C62B39" w:rsidP="003F6AB2">
            <w:pPr>
              <w:pStyle w:val="Compact"/>
              <w:spacing w:line="480" w:lineRule="auto"/>
            </w:pPr>
            <w:r w:rsidRPr="002915B7">
              <w:rPr>
                <w:rFonts w:ascii="Calibri Light" w:hAnsi="Calibri Light" w:cs="Calibri Light"/>
                <w:sz w:val="18"/>
                <w:szCs w:val="18"/>
              </w:rPr>
              <w:t>Sorex granarius</w:t>
            </w:r>
          </w:p>
        </w:tc>
      </w:tr>
      <w:tr w:rsidR="00C62B39" w:rsidRPr="002915B7" w14:paraId="098C3187" w14:textId="77777777">
        <w:tc>
          <w:tcPr>
            <w:tcW w:w="1962" w:type="dxa"/>
            <w:shd w:val="clear" w:color="auto" w:fill="auto"/>
          </w:tcPr>
          <w:p w14:paraId="2EE7B15E" w14:textId="77777777" w:rsidR="00C62B39" w:rsidRPr="002915B7" w:rsidRDefault="00C62B39" w:rsidP="003F6AB2">
            <w:pPr>
              <w:pStyle w:val="Compact"/>
              <w:spacing w:line="480" w:lineRule="auto"/>
            </w:pPr>
            <w:r w:rsidRPr="002915B7">
              <w:rPr>
                <w:rFonts w:ascii="Calibri Light" w:hAnsi="Calibri Light" w:cs="Calibri Light"/>
                <w:sz w:val="18"/>
                <w:szCs w:val="18"/>
              </w:rPr>
              <w:t>Sorex isodon</w:t>
            </w:r>
          </w:p>
        </w:tc>
      </w:tr>
      <w:tr w:rsidR="00C62B39" w:rsidRPr="002915B7" w14:paraId="67A4EF3F" w14:textId="77777777">
        <w:tc>
          <w:tcPr>
            <w:tcW w:w="1962" w:type="dxa"/>
            <w:shd w:val="clear" w:color="auto" w:fill="auto"/>
          </w:tcPr>
          <w:p w14:paraId="6254BB5E" w14:textId="77777777" w:rsidR="00C62B39" w:rsidRPr="002915B7" w:rsidRDefault="00C62B39" w:rsidP="003F6AB2">
            <w:pPr>
              <w:pStyle w:val="Compact"/>
              <w:spacing w:line="480" w:lineRule="auto"/>
            </w:pPr>
            <w:r w:rsidRPr="002915B7">
              <w:rPr>
                <w:rFonts w:ascii="Calibri Light" w:hAnsi="Calibri Light" w:cs="Calibri Light"/>
                <w:sz w:val="18"/>
                <w:szCs w:val="18"/>
              </w:rPr>
              <w:t>Sorex minutissimus</w:t>
            </w:r>
          </w:p>
        </w:tc>
      </w:tr>
      <w:tr w:rsidR="00C62B39" w:rsidRPr="002915B7" w14:paraId="385B2CCB" w14:textId="77777777">
        <w:tc>
          <w:tcPr>
            <w:tcW w:w="1962" w:type="dxa"/>
            <w:shd w:val="clear" w:color="auto" w:fill="auto"/>
          </w:tcPr>
          <w:p w14:paraId="3D7B2585" w14:textId="77777777" w:rsidR="00C62B39" w:rsidRPr="002915B7" w:rsidRDefault="00C62B39" w:rsidP="003F6AB2">
            <w:pPr>
              <w:pStyle w:val="Compact"/>
              <w:spacing w:line="480" w:lineRule="auto"/>
            </w:pPr>
            <w:r w:rsidRPr="002915B7">
              <w:rPr>
                <w:rFonts w:ascii="Calibri Light" w:hAnsi="Calibri Light" w:cs="Calibri Light"/>
                <w:sz w:val="18"/>
                <w:szCs w:val="18"/>
              </w:rPr>
              <w:t>Sorex minutus</w:t>
            </w:r>
          </w:p>
        </w:tc>
      </w:tr>
      <w:tr w:rsidR="00C62B39" w:rsidRPr="002915B7" w14:paraId="481CB552" w14:textId="77777777">
        <w:tc>
          <w:tcPr>
            <w:tcW w:w="1962" w:type="dxa"/>
            <w:shd w:val="clear" w:color="auto" w:fill="auto"/>
          </w:tcPr>
          <w:p w14:paraId="1CD23A8B" w14:textId="77777777" w:rsidR="00C62B39" w:rsidRPr="002915B7" w:rsidRDefault="00C62B39" w:rsidP="003F6AB2">
            <w:pPr>
              <w:pStyle w:val="Compact"/>
              <w:spacing w:line="480" w:lineRule="auto"/>
            </w:pPr>
            <w:r w:rsidRPr="002915B7">
              <w:rPr>
                <w:rFonts w:ascii="Calibri Light" w:hAnsi="Calibri Light" w:cs="Calibri Light"/>
                <w:sz w:val="18"/>
                <w:szCs w:val="18"/>
              </w:rPr>
              <w:t>Sorex samniticus</w:t>
            </w:r>
          </w:p>
        </w:tc>
      </w:tr>
      <w:tr w:rsidR="00C62B39" w:rsidRPr="002915B7" w14:paraId="0A224079" w14:textId="77777777">
        <w:tc>
          <w:tcPr>
            <w:tcW w:w="1962" w:type="dxa"/>
            <w:shd w:val="clear" w:color="auto" w:fill="auto"/>
          </w:tcPr>
          <w:p w14:paraId="1064E7EE" w14:textId="77777777" w:rsidR="00C62B39" w:rsidRPr="002915B7" w:rsidRDefault="00C62B39" w:rsidP="003F6AB2">
            <w:pPr>
              <w:pStyle w:val="Compact"/>
              <w:spacing w:line="480" w:lineRule="auto"/>
            </w:pPr>
            <w:r w:rsidRPr="002915B7">
              <w:rPr>
                <w:rFonts w:ascii="Calibri Light" w:hAnsi="Calibri Light" w:cs="Calibri Light"/>
                <w:sz w:val="18"/>
                <w:szCs w:val="18"/>
              </w:rPr>
              <w:t>Spalax graecus</w:t>
            </w:r>
          </w:p>
        </w:tc>
      </w:tr>
      <w:tr w:rsidR="00C62B39" w:rsidRPr="002915B7" w14:paraId="089443AC" w14:textId="77777777">
        <w:tc>
          <w:tcPr>
            <w:tcW w:w="1962" w:type="dxa"/>
            <w:shd w:val="clear" w:color="auto" w:fill="auto"/>
          </w:tcPr>
          <w:p w14:paraId="5F101F79" w14:textId="77777777" w:rsidR="00C62B39" w:rsidRPr="002915B7" w:rsidRDefault="00C62B39" w:rsidP="003F6AB2">
            <w:pPr>
              <w:pStyle w:val="Compact"/>
              <w:spacing w:line="480" w:lineRule="auto"/>
            </w:pPr>
            <w:r w:rsidRPr="002915B7">
              <w:rPr>
                <w:rFonts w:ascii="Calibri Light" w:hAnsi="Calibri Light" w:cs="Calibri Light"/>
                <w:sz w:val="18"/>
                <w:szCs w:val="18"/>
              </w:rPr>
              <w:t>Spalax leucodon</w:t>
            </w:r>
          </w:p>
        </w:tc>
      </w:tr>
      <w:tr w:rsidR="00C62B39" w:rsidRPr="002915B7" w14:paraId="5AAB59F0" w14:textId="77777777">
        <w:tc>
          <w:tcPr>
            <w:tcW w:w="1962" w:type="dxa"/>
            <w:shd w:val="clear" w:color="auto" w:fill="auto"/>
          </w:tcPr>
          <w:p w14:paraId="3AF4C160" w14:textId="77777777" w:rsidR="00C62B39" w:rsidRPr="002915B7" w:rsidRDefault="00C62B39" w:rsidP="003F6AB2">
            <w:pPr>
              <w:pStyle w:val="Compact"/>
              <w:spacing w:line="480" w:lineRule="auto"/>
            </w:pPr>
            <w:r w:rsidRPr="002915B7">
              <w:rPr>
                <w:rFonts w:ascii="Calibri Light" w:hAnsi="Calibri Light" w:cs="Calibri Light"/>
                <w:sz w:val="18"/>
                <w:szCs w:val="18"/>
              </w:rPr>
              <w:t>Spalax nehringi</w:t>
            </w:r>
          </w:p>
        </w:tc>
      </w:tr>
      <w:tr w:rsidR="00C62B39" w:rsidRPr="002915B7" w14:paraId="54F6563A" w14:textId="77777777">
        <w:tc>
          <w:tcPr>
            <w:tcW w:w="1962" w:type="dxa"/>
            <w:shd w:val="clear" w:color="auto" w:fill="auto"/>
          </w:tcPr>
          <w:p w14:paraId="7AA632C3" w14:textId="77777777" w:rsidR="00C62B39" w:rsidRPr="002915B7" w:rsidRDefault="00C62B39" w:rsidP="003F6AB2">
            <w:pPr>
              <w:pStyle w:val="Compact"/>
              <w:spacing w:line="480" w:lineRule="auto"/>
            </w:pPr>
            <w:r w:rsidRPr="002915B7">
              <w:rPr>
                <w:rFonts w:ascii="Calibri Light" w:hAnsi="Calibri Light" w:cs="Calibri Light"/>
                <w:sz w:val="18"/>
                <w:szCs w:val="18"/>
              </w:rPr>
              <w:t>Spermophilus citellus</w:t>
            </w:r>
          </w:p>
        </w:tc>
      </w:tr>
      <w:tr w:rsidR="00C62B39" w:rsidRPr="002915B7" w14:paraId="6593B435" w14:textId="77777777">
        <w:tc>
          <w:tcPr>
            <w:tcW w:w="1962" w:type="dxa"/>
            <w:shd w:val="clear" w:color="auto" w:fill="auto"/>
          </w:tcPr>
          <w:p w14:paraId="0956E4C9" w14:textId="77777777" w:rsidR="00C62B39" w:rsidRPr="002915B7" w:rsidRDefault="00C62B39" w:rsidP="003F6AB2">
            <w:pPr>
              <w:pStyle w:val="Compact"/>
              <w:spacing w:line="480" w:lineRule="auto"/>
            </w:pPr>
            <w:r w:rsidRPr="002915B7">
              <w:rPr>
                <w:rFonts w:ascii="Calibri Light" w:hAnsi="Calibri Light" w:cs="Calibri Light"/>
                <w:sz w:val="18"/>
                <w:szCs w:val="18"/>
              </w:rPr>
              <w:t>Spermophilus suslicus</w:t>
            </w:r>
          </w:p>
        </w:tc>
      </w:tr>
      <w:tr w:rsidR="00C62B39" w:rsidRPr="002915B7" w14:paraId="20C4BB95" w14:textId="77777777">
        <w:tc>
          <w:tcPr>
            <w:tcW w:w="1962" w:type="dxa"/>
            <w:shd w:val="clear" w:color="auto" w:fill="auto"/>
          </w:tcPr>
          <w:p w14:paraId="6E753024" w14:textId="77777777" w:rsidR="00C62B39" w:rsidRPr="002915B7" w:rsidRDefault="00C62B39" w:rsidP="003F6AB2">
            <w:pPr>
              <w:pStyle w:val="Compact"/>
              <w:spacing w:line="480" w:lineRule="auto"/>
            </w:pPr>
            <w:r w:rsidRPr="002915B7">
              <w:rPr>
                <w:rFonts w:ascii="Calibri Light" w:hAnsi="Calibri Light" w:cs="Calibri Light"/>
                <w:sz w:val="18"/>
                <w:szCs w:val="18"/>
              </w:rPr>
              <w:t>Suncus etruscus</w:t>
            </w:r>
          </w:p>
        </w:tc>
      </w:tr>
      <w:tr w:rsidR="00C62B39" w:rsidRPr="002915B7" w14:paraId="2A3649E9" w14:textId="77777777">
        <w:tc>
          <w:tcPr>
            <w:tcW w:w="1962" w:type="dxa"/>
            <w:shd w:val="clear" w:color="auto" w:fill="auto"/>
          </w:tcPr>
          <w:p w14:paraId="365D0930" w14:textId="77777777" w:rsidR="00C62B39" w:rsidRPr="002915B7" w:rsidRDefault="00C62B39" w:rsidP="003F6AB2">
            <w:pPr>
              <w:pStyle w:val="Compact"/>
              <w:spacing w:line="480" w:lineRule="auto"/>
            </w:pPr>
            <w:r w:rsidRPr="002915B7">
              <w:rPr>
                <w:rFonts w:ascii="Calibri Light" w:hAnsi="Calibri Light" w:cs="Calibri Light"/>
                <w:sz w:val="18"/>
                <w:szCs w:val="18"/>
              </w:rPr>
              <w:t>Sus scrofa</w:t>
            </w:r>
          </w:p>
        </w:tc>
      </w:tr>
      <w:tr w:rsidR="00C62B39" w:rsidRPr="002915B7" w14:paraId="3E55D6EA" w14:textId="77777777">
        <w:tc>
          <w:tcPr>
            <w:tcW w:w="1962" w:type="dxa"/>
            <w:shd w:val="clear" w:color="auto" w:fill="auto"/>
          </w:tcPr>
          <w:p w14:paraId="7FBE3074" w14:textId="77777777" w:rsidR="00C62B39" w:rsidRPr="002915B7" w:rsidRDefault="00C62B39" w:rsidP="003F6AB2">
            <w:pPr>
              <w:pStyle w:val="Compact"/>
              <w:spacing w:line="480" w:lineRule="auto"/>
            </w:pPr>
            <w:r w:rsidRPr="002915B7">
              <w:rPr>
                <w:rFonts w:ascii="Calibri Light" w:hAnsi="Calibri Light" w:cs="Calibri Light"/>
                <w:sz w:val="18"/>
                <w:szCs w:val="18"/>
              </w:rPr>
              <w:t>Tadarida teniotis</w:t>
            </w:r>
          </w:p>
        </w:tc>
      </w:tr>
      <w:tr w:rsidR="00C62B39" w:rsidRPr="002915B7" w14:paraId="11F0E74D" w14:textId="77777777">
        <w:tc>
          <w:tcPr>
            <w:tcW w:w="1962" w:type="dxa"/>
            <w:shd w:val="clear" w:color="auto" w:fill="auto"/>
          </w:tcPr>
          <w:p w14:paraId="7E22A3C0" w14:textId="77777777" w:rsidR="00C62B39" w:rsidRPr="002915B7" w:rsidRDefault="00C62B39" w:rsidP="003F6AB2">
            <w:pPr>
              <w:pStyle w:val="Compact"/>
              <w:spacing w:line="480" w:lineRule="auto"/>
            </w:pPr>
            <w:r w:rsidRPr="002915B7">
              <w:rPr>
                <w:rFonts w:ascii="Calibri Light" w:hAnsi="Calibri Light" w:cs="Calibri Light"/>
                <w:sz w:val="18"/>
                <w:szCs w:val="18"/>
              </w:rPr>
              <w:t>Talpa caeca</w:t>
            </w:r>
          </w:p>
        </w:tc>
      </w:tr>
      <w:tr w:rsidR="00C62B39" w:rsidRPr="002915B7" w14:paraId="575F81CA" w14:textId="77777777">
        <w:tc>
          <w:tcPr>
            <w:tcW w:w="1962" w:type="dxa"/>
            <w:shd w:val="clear" w:color="auto" w:fill="auto"/>
          </w:tcPr>
          <w:p w14:paraId="61E633D6" w14:textId="77777777" w:rsidR="00C62B39" w:rsidRPr="002915B7" w:rsidRDefault="00C62B39" w:rsidP="003F6AB2">
            <w:pPr>
              <w:pStyle w:val="Compact"/>
              <w:spacing w:line="480" w:lineRule="auto"/>
            </w:pPr>
            <w:r w:rsidRPr="002915B7">
              <w:rPr>
                <w:rFonts w:ascii="Calibri Light" w:hAnsi="Calibri Light" w:cs="Calibri Light"/>
                <w:sz w:val="18"/>
                <w:szCs w:val="18"/>
              </w:rPr>
              <w:t>Talpa europaea</w:t>
            </w:r>
          </w:p>
        </w:tc>
      </w:tr>
      <w:tr w:rsidR="00C62B39" w:rsidRPr="002915B7" w14:paraId="3F5E7CAB" w14:textId="77777777">
        <w:tc>
          <w:tcPr>
            <w:tcW w:w="1962" w:type="dxa"/>
            <w:shd w:val="clear" w:color="auto" w:fill="auto"/>
          </w:tcPr>
          <w:p w14:paraId="0603158D" w14:textId="77777777" w:rsidR="00C62B39" w:rsidRPr="002915B7" w:rsidRDefault="00C62B39" w:rsidP="003F6AB2">
            <w:pPr>
              <w:pStyle w:val="Compact"/>
              <w:spacing w:line="480" w:lineRule="auto"/>
            </w:pPr>
            <w:r w:rsidRPr="002915B7">
              <w:rPr>
                <w:rFonts w:ascii="Calibri Light" w:hAnsi="Calibri Light" w:cs="Calibri Light"/>
                <w:sz w:val="18"/>
                <w:szCs w:val="18"/>
              </w:rPr>
              <w:t>Talpa levantis</w:t>
            </w:r>
          </w:p>
        </w:tc>
      </w:tr>
      <w:tr w:rsidR="00C62B39" w:rsidRPr="002915B7" w14:paraId="33059540" w14:textId="77777777">
        <w:tc>
          <w:tcPr>
            <w:tcW w:w="1962" w:type="dxa"/>
            <w:shd w:val="clear" w:color="auto" w:fill="auto"/>
          </w:tcPr>
          <w:p w14:paraId="26E179AC" w14:textId="77777777" w:rsidR="00C62B39" w:rsidRPr="002915B7" w:rsidRDefault="00C62B39" w:rsidP="003F6AB2">
            <w:pPr>
              <w:pStyle w:val="Compact"/>
              <w:spacing w:line="480" w:lineRule="auto"/>
            </w:pPr>
            <w:r w:rsidRPr="002915B7">
              <w:rPr>
                <w:rFonts w:ascii="Calibri Light" w:hAnsi="Calibri Light" w:cs="Calibri Light"/>
                <w:sz w:val="18"/>
                <w:szCs w:val="18"/>
              </w:rPr>
              <w:t>Talpa occidentalis</w:t>
            </w:r>
          </w:p>
        </w:tc>
      </w:tr>
      <w:tr w:rsidR="00C62B39" w:rsidRPr="002915B7" w14:paraId="1E1BA827" w14:textId="77777777">
        <w:tc>
          <w:tcPr>
            <w:tcW w:w="1962" w:type="dxa"/>
            <w:shd w:val="clear" w:color="auto" w:fill="auto"/>
          </w:tcPr>
          <w:p w14:paraId="783B82F3" w14:textId="77777777" w:rsidR="00C62B39" w:rsidRPr="002915B7" w:rsidRDefault="00C62B39" w:rsidP="003F6AB2">
            <w:pPr>
              <w:pStyle w:val="Compact"/>
              <w:spacing w:line="480" w:lineRule="auto"/>
            </w:pPr>
            <w:r w:rsidRPr="002915B7">
              <w:rPr>
                <w:rFonts w:ascii="Calibri Light" w:hAnsi="Calibri Light" w:cs="Calibri Light"/>
                <w:sz w:val="18"/>
                <w:szCs w:val="18"/>
              </w:rPr>
              <w:t>Talpa romana</w:t>
            </w:r>
          </w:p>
        </w:tc>
      </w:tr>
      <w:tr w:rsidR="00C62B39" w:rsidRPr="002915B7" w14:paraId="1C36C518" w14:textId="77777777">
        <w:tc>
          <w:tcPr>
            <w:tcW w:w="1962" w:type="dxa"/>
            <w:shd w:val="clear" w:color="auto" w:fill="auto"/>
          </w:tcPr>
          <w:p w14:paraId="260EAE05" w14:textId="77777777" w:rsidR="00C62B39" w:rsidRPr="002915B7" w:rsidRDefault="00C62B39" w:rsidP="003F6AB2">
            <w:pPr>
              <w:pStyle w:val="Compact"/>
              <w:spacing w:line="480" w:lineRule="auto"/>
            </w:pPr>
            <w:r w:rsidRPr="002915B7">
              <w:rPr>
                <w:rFonts w:ascii="Calibri Light" w:hAnsi="Calibri Light" w:cs="Calibri Light"/>
                <w:sz w:val="18"/>
                <w:szCs w:val="18"/>
              </w:rPr>
              <w:t>Talpa stankovici</w:t>
            </w:r>
          </w:p>
        </w:tc>
      </w:tr>
      <w:tr w:rsidR="00C62B39" w:rsidRPr="002915B7" w14:paraId="6DBC4D32" w14:textId="77777777">
        <w:tc>
          <w:tcPr>
            <w:tcW w:w="1962" w:type="dxa"/>
            <w:shd w:val="clear" w:color="auto" w:fill="auto"/>
          </w:tcPr>
          <w:p w14:paraId="7C33E3EF" w14:textId="77777777" w:rsidR="00C62B39" w:rsidRPr="002915B7" w:rsidRDefault="00C62B39" w:rsidP="003F6AB2">
            <w:pPr>
              <w:pStyle w:val="Compact"/>
              <w:spacing w:line="480" w:lineRule="auto"/>
            </w:pPr>
            <w:r w:rsidRPr="002915B7">
              <w:rPr>
                <w:rFonts w:ascii="Calibri Light" w:hAnsi="Calibri Light" w:cs="Calibri Light"/>
                <w:sz w:val="18"/>
                <w:szCs w:val="18"/>
              </w:rPr>
              <w:t>Ursus arctos</w:t>
            </w:r>
          </w:p>
        </w:tc>
      </w:tr>
      <w:tr w:rsidR="00C62B39" w:rsidRPr="002915B7" w14:paraId="1909CFE7" w14:textId="77777777">
        <w:tc>
          <w:tcPr>
            <w:tcW w:w="1962" w:type="dxa"/>
            <w:shd w:val="clear" w:color="auto" w:fill="auto"/>
          </w:tcPr>
          <w:p w14:paraId="6BEA5D4A" w14:textId="77777777" w:rsidR="00C62B39" w:rsidRPr="002915B7" w:rsidRDefault="00C62B39" w:rsidP="003F6AB2">
            <w:pPr>
              <w:pStyle w:val="Compact"/>
              <w:spacing w:line="480" w:lineRule="auto"/>
            </w:pPr>
            <w:r w:rsidRPr="002915B7">
              <w:rPr>
                <w:rFonts w:ascii="Calibri Light" w:hAnsi="Calibri Light" w:cs="Calibri Light"/>
                <w:sz w:val="18"/>
                <w:szCs w:val="18"/>
              </w:rPr>
              <w:t>Vespertilio murinus</w:t>
            </w:r>
          </w:p>
        </w:tc>
      </w:tr>
      <w:tr w:rsidR="00C62B39" w:rsidRPr="002915B7" w14:paraId="5C0943A2" w14:textId="77777777">
        <w:tc>
          <w:tcPr>
            <w:tcW w:w="1962" w:type="dxa"/>
            <w:shd w:val="clear" w:color="auto" w:fill="auto"/>
          </w:tcPr>
          <w:p w14:paraId="287999AD" w14:textId="77777777" w:rsidR="00C62B39" w:rsidRPr="002915B7" w:rsidRDefault="00C62B39" w:rsidP="003F6AB2">
            <w:pPr>
              <w:pStyle w:val="Compact"/>
              <w:spacing w:line="480" w:lineRule="auto"/>
            </w:pPr>
            <w:r w:rsidRPr="002915B7">
              <w:rPr>
                <w:rFonts w:ascii="Calibri Light" w:hAnsi="Calibri Light" w:cs="Calibri Light"/>
                <w:sz w:val="18"/>
                <w:szCs w:val="18"/>
              </w:rPr>
              <w:t>Vormela peregusna</w:t>
            </w:r>
          </w:p>
        </w:tc>
      </w:tr>
      <w:tr w:rsidR="00C62B39" w:rsidRPr="002915B7" w14:paraId="13E3B329" w14:textId="77777777">
        <w:tc>
          <w:tcPr>
            <w:tcW w:w="1962" w:type="dxa"/>
            <w:shd w:val="clear" w:color="auto" w:fill="auto"/>
          </w:tcPr>
          <w:p w14:paraId="6A748A1F" w14:textId="77777777" w:rsidR="00C62B39" w:rsidRPr="002915B7" w:rsidRDefault="00C62B39" w:rsidP="003F6AB2">
            <w:pPr>
              <w:pStyle w:val="Compact"/>
              <w:spacing w:line="480" w:lineRule="auto"/>
            </w:pPr>
            <w:r w:rsidRPr="002915B7">
              <w:rPr>
                <w:rFonts w:ascii="Calibri Light" w:hAnsi="Calibri Light" w:cs="Calibri Light"/>
                <w:sz w:val="18"/>
                <w:szCs w:val="18"/>
              </w:rPr>
              <w:t>Vulpes vulpes</w:t>
            </w:r>
          </w:p>
        </w:tc>
      </w:tr>
      <w:tr w:rsidR="00C62B39" w:rsidRPr="002915B7" w14:paraId="062DEBF1" w14:textId="77777777">
        <w:tc>
          <w:tcPr>
            <w:tcW w:w="1962" w:type="dxa"/>
            <w:shd w:val="clear" w:color="auto" w:fill="auto"/>
          </w:tcPr>
          <w:p w14:paraId="215CF4F4" w14:textId="77777777" w:rsidR="00C62B39" w:rsidRPr="002915B7" w:rsidRDefault="00C62B39" w:rsidP="003F6AB2">
            <w:pPr>
              <w:pStyle w:val="Compact"/>
              <w:spacing w:line="480" w:lineRule="auto"/>
            </w:pPr>
            <w:r w:rsidRPr="002915B7">
              <w:rPr>
                <w:rFonts w:ascii="Calibri Light" w:hAnsi="Calibri Light" w:cs="Calibri Light"/>
                <w:sz w:val="18"/>
                <w:szCs w:val="18"/>
              </w:rPr>
              <w:t>Ablepharus kitaibelii</w:t>
            </w:r>
          </w:p>
        </w:tc>
      </w:tr>
      <w:tr w:rsidR="00C62B39" w:rsidRPr="002915B7" w14:paraId="50A70ADA" w14:textId="77777777">
        <w:tc>
          <w:tcPr>
            <w:tcW w:w="1962" w:type="dxa"/>
            <w:shd w:val="clear" w:color="auto" w:fill="auto"/>
          </w:tcPr>
          <w:p w14:paraId="2AC131FA" w14:textId="77777777" w:rsidR="00C62B39" w:rsidRPr="002915B7" w:rsidRDefault="00C62B39" w:rsidP="003F6AB2">
            <w:pPr>
              <w:pStyle w:val="Compact"/>
              <w:spacing w:line="480" w:lineRule="auto"/>
            </w:pPr>
            <w:r w:rsidRPr="002915B7">
              <w:rPr>
                <w:rFonts w:ascii="Calibri Light" w:hAnsi="Calibri Light" w:cs="Calibri Light"/>
                <w:sz w:val="18"/>
                <w:szCs w:val="18"/>
              </w:rPr>
              <w:t>Acanthodactylus erythrurus</w:t>
            </w:r>
          </w:p>
        </w:tc>
      </w:tr>
      <w:tr w:rsidR="00C62B39" w:rsidRPr="002915B7" w14:paraId="58FDC902" w14:textId="77777777">
        <w:tc>
          <w:tcPr>
            <w:tcW w:w="1962" w:type="dxa"/>
            <w:shd w:val="clear" w:color="auto" w:fill="auto"/>
          </w:tcPr>
          <w:p w14:paraId="33582E87" w14:textId="77777777" w:rsidR="00C62B39" w:rsidRPr="002915B7" w:rsidRDefault="00C62B39" w:rsidP="003F6AB2">
            <w:pPr>
              <w:pStyle w:val="Compact"/>
              <w:spacing w:line="480" w:lineRule="auto"/>
            </w:pPr>
            <w:r w:rsidRPr="002915B7">
              <w:rPr>
                <w:rFonts w:ascii="Calibri Light" w:hAnsi="Calibri Light" w:cs="Calibri Light"/>
                <w:b/>
                <w:sz w:val="18"/>
                <w:szCs w:val="18"/>
              </w:rPr>
              <w:t>Reptiles</w:t>
            </w:r>
          </w:p>
        </w:tc>
      </w:tr>
      <w:tr w:rsidR="00C62B39" w:rsidRPr="002915B7" w14:paraId="179F5B0E" w14:textId="77777777">
        <w:tc>
          <w:tcPr>
            <w:tcW w:w="1962" w:type="dxa"/>
            <w:shd w:val="clear" w:color="auto" w:fill="auto"/>
          </w:tcPr>
          <w:p w14:paraId="1B153502" w14:textId="77777777" w:rsidR="00C62B39" w:rsidRPr="002915B7" w:rsidRDefault="00C62B39" w:rsidP="003F6AB2">
            <w:pPr>
              <w:pStyle w:val="Compact"/>
              <w:spacing w:line="480" w:lineRule="auto"/>
            </w:pPr>
            <w:r w:rsidRPr="002915B7">
              <w:rPr>
                <w:rFonts w:ascii="Calibri Light" w:hAnsi="Calibri Light" w:cs="Calibri Light"/>
                <w:sz w:val="18"/>
                <w:szCs w:val="18"/>
              </w:rPr>
              <w:t>Algyroides fitzingeri</w:t>
            </w:r>
          </w:p>
        </w:tc>
      </w:tr>
      <w:tr w:rsidR="00C62B39" w:rsidRPr="002915B7" w14:paraId="3BB2D6FB" w14:textId="77777777">
        <w:tc>
          <w:tcPr>
            <w:tcW w:w="1962" w:type="dxa"/>
            <w:shd w:val="clear" w:color="auto" w:fill="auto"/>
          </w:tcPr>
          <w:p w14:paraId="5774ECF2" w14:textId="77777777" w:rsidR="00C62B39" w:rsidRPr="002915B7" w:rsidRDefault="00C62B39" w:rsidP="003F6AB2">
            <w:pPr>
              <w:pStyle w:val="Compact"/>
              <w:spacing w:line="480" w:lineRule="auto"/>
            </w:pPr>
            <w:r w:rsidRPr="002915B7">
              <w:rPr>
                <w:rFonts w:ascii="Calibri Light" w:hAnsi="Calibri Light" w:cs="Calibri Light"/>
                <w:sz w:val="18"/>
                <w:szCs w:val="18"/>
              </w:rPr>
              <w:t>Algyroides marchi</w:t>
            </w:r>
          </w:p>
        </w:tc>
      </w:tr>
      <w:tr w:rsidR="00C62B39" w:rsidRPr="002915B7" w14:paraId="0BD6B475" w14:textId="77777777">
        <w:tc>
          <w:tcPr>
            <w:tcW w:w="1962" w:type="dxa"/>
            <w:shd w:val="clear" w:color="auto" w:fill="auto"/>
          </w:tcPr>
          <w:p w14:paraId="56EE3792" w14:textId="77777777" w:rsidR="00C62B39" w:rsidRPr="002915B7" w:rsidRDefault="00C62B39" w:rsidP="003F6AB2">
            <w:pPr>
              <w:pStyle w:val="Compact"/>
              <w:spacing w:line="480" w:lineRule="auto"/>
            </w:pPr>
            <w:r w:rsidRPr="002915B7">
              <w:rPr>
                <w:rFonts w:ascii="Calibri Light" w:hAnsi="Calibri Light" w:cs="Calibri Light"/>
                <w:sz w:val="18"/>
                <w:szCs w:val="18"/>
              </w:rPr>
              <w:t>Algyroides moreoticus</w:t>
            </w:r>
          </w:p>
        </w:tc>
      </w:tr>
      <w:tr w:rsidR="00C62B39" w:rsidRPr="002915B7" w14:paraId="0E559B9D" w14:textId="77777777">
        <w:tc>
          <w:tcPr>
            <w:tcW w:w="1962" w:type="dxa"/>
            <w:shd w:val="clear" w:color="auto" w:fill="auto"/>
          </w:tcPr>
          <w:p w14:paraId="46D5ACDE" w14:textId="77777777" w:rsidR="00C62B39" w:rsidRPr="002915B7" w:rsidRDefault="00C62B39" w:rsidP="003F6AB2">
            <w:pPr>
              <w:pStyle w:val="Compact"/>
              <w:spacing w:line="480" w:lineRule="auto"/>
            </w:pPr>
            <w:r w:rsidRPr="002915B7">
              <w:rPr>
                <w:rFonts w:ascii="Calibri Light" w:hAnsi="Calibri Light" w:cs="Calibri Light"/>
                <w:sz w:val="18"/>
                <w:szCs w:val="18"/>
              </w:rPr>
              <w:t>Algyroides nigropunctatus</w:t>
            </w:r>
          </w:p>
        </w:tc>
      </w:tr>
      <w:tr w:rsidR="00C62B39" w:rsidRPr="002915B7" w14:paraId="747C5660" w14:textId="77777777">
        <w:tc>
          <w:tcPr>
            <w:tcW w:w="1962" w:type="dxa"/>
            <w:shd w:val="clear" w:color="auto" w:fill="auto"/>
          </w:tcPr>
          <w:p w14:paraId="053F9D25" w14:textId="77777777" w:rsidR="00C62B39" w:rsidRPr="002915B7" w:rsidRDefault="00C62B39" w:rsidP="003F6AB2">
            <w:pPr>
              <w:pStyle w:val="Compact"/>
              <w:spacing w:line="480" w:lineRule="auto"/>
            </w:pPr>
            <w:r w:rsidRPr="002915B7">
              <w:rPr>
                <w:rFonts w:ascii="Calibri Light" w:hAnsi="Calibri Light" w:cs="Calibri Light"/>
                <w:sz w:val="18"/>
                <w:szCs w:val="18"/>
              </w:rPr>
              <w:t>Anatolacerta anatolica</w:t>
            </w:r>
          </w:p>
        </w:tc>
      </w:tr>
      <w:tr w:rsidR="00C62B39" w:rsidRPr="002915B7" w14:paraId="6EEC585B" w14:textId="77777777">
        <w:tc>
          <w:tcPr>
            <w:tcW w:w="1962" w:type="dxa"/>
            <w:shd w:val="clear" w:color="auto" w:fill="auto"/>
          </w:tcPr>
          <w:p w14:paraId="610A9B15" w14:textId="77777777" w:rsidR="00C62B39" w:rsidRPr="002915B7" w:rsidRDefault="00C62B39" w:rsidP="003F6AB2">
            <w:pPr>
              <w:pStyle w:val="Compact"/>
              <w:spacing w:line="480" w:lineRule="auto"/>
            </w:pPr>
            <w:r w:rsidRPr="002915B7">
              <w:rPr>
                <w:rFonts w:ascii="Calibri Light" w:hAnsi="Calibri Light" w:cs="Calibri Light"/>
                <w:sz w:val="18"/>
                <w:szCs w:val="18"/>
              </w:rPr>
              <w:t>Anatolacerta oertzeni</w:t>
            </w:r>
          </w:p>
        </w:tc>
      </w:tr>
      <w:tr w:rsidR="00C62B39" w:rsidRPr="002915B7" w14:paraId="23235AD0" w14:textId="77777777">
        <w:tc>
          <w:tcPr>
            <w:tcW w:w="1962" w:type="dxa"/>
            <w:shd w:val="clear" w:color="auto" w:fill="auto"/>
          </w:tcPr>
          <w:p w14:paraId="7C069231" w14:textId="77777777" w:rsidR="00C62B39" w:rsidRPr="002915B7" w:rsidRDefault="00C62B39" w:rsidP="003F6AB2">
            <w:pPr>
              <w:pStyle w:val="Compact"/>
              <w:spacing w:line="480" w:lineRule="auto"/>
            </w:pPr>
            <w:r w:rsidRPr="002915B7">
              <w:rPr>
                <w:rFonts w:ascii="Calibri Light" w:hAnsi="Calibri Light" w:cs="Calibri Light"/>
                <w:sz w:val="18"/>
                <w:szCs w:val="18"/>
              </w:rPr>
              <w:t>Anguis cephallonica</w:t>
            </w:r>
          </w:p>
        </w:tc>
      </w:tr>
      <w:tr w:rsidR="00C62B39" w:rsidRPr="002915B7" w14:paraId="55516706" w14:textId="77777777">
        <w:tc>
          <w:tcPr>
            <w:tcW w:w="1962" w:type="dxa"/>
            <w:shd w:val="clear" w:color="auto" w:fill="auto"/>
          </w:tcPr>
          <w:p w14:paraId="1E5F9E87" w14:textId="77777777" w:rsidR="00C62B39" w:rsidRPr="002915B7" w:rsidRDefault="00C62B39" w:rsidP="003F6AB2">
            <w:pPr>
              <w:pStyle w:val="Compact"/>
              <w:spacing w:line="480" w:lineRule="auto"/>
            </w:pPr>
            <w:r w:rsidRPr="002915B7">
              <w:rPr>
                <w:rFonts w:ascii="Calibri Light" w:hAnsi="Calibri Light" w:cs="Calibri Light"/>
                <w:sz w:val="18"/>
                <w:szCs w:val="18"/>
              </w:rPr>
              <w:t>Anguis fragilis</w:t>
            </w:r>
          </w:p>
        </w:tc>
      </w:tr>
      <w:tr w:rsidR="00C62B39" w:rsidRPr="002915B7" w14:paraId="6C41454B" w14:textId="77777777">
        <w:tc>
          <w:tcPr>
            <w:tcW w:w="1962" w:type="dxa"/>
            <w:shd w:val="clear" w:color="auto" w:fill="auto"/>
          </w:tcPr>
          <w:p w14:paraId="2EEA440C" w14:textId="77777777" w:rsidR="00C62B39" w:rsidRPr="002915B7" w:rsidRDefault="00C62B39" w:rsidP="003F6AB2">
            <w:pPr>
              <w:pStyle w:val="Compact"/>
              <w:spacing w:line="480" w:lineRule="auto"/>
            </w:pPr>
            <w:r w:rsidRPr="002915B7">
              <w:rPr>
                <w:rFonts w:ascii="Calibri Light" w:hAnsi="Calibri Light" w:cs="Calibri Light"/>
                <w:sz w:val="18"/>
                <w:szCs w:val="18"/>
              </w:rPr>
              <w:t>Archaeolacerta bedriagae</w:t>
            </w:r>
          </w:p>
        </w:tc>
      </w:tr>
      <w:tr w:rsidR="00C62B39" w:rsidRPr="002915B7" w14:paraId="310B9E7F" w14:textId="77777777">
        <w:tc>
          <w:tcPr>
            <w:tcW w:w="1962" w:type="dxa"/>
            <w:shd w:val="clear" w:color="auto" w:fill="auto"/>
          </w:tcPr>
          <w:p w14:paraId="1F0C2C49" w14:textId="77777777" w:rsidR="00C62B39" w:rsidRPr="002915B7" w:rsidRDefault="00C62B39" w:rsidP="003F6AB2">
            <w:pPr>
              <w:pStyle w:val="Compact"/>
              <w:spacing w:line="480" w:lineRule="auto"/>
            </w:pPr>
            <w:r w:rsidRPr="002915B7">
              <w:rPr>
                <w:rFonts w:ascii="Calibri Light" w:hAnsi="Calibri Light" w:cs="Calibri Light"/>
                <w:sz w:val="18"/>
                <w:szCs w:val="18"/>
              </w:rPr>
              <w:t>Blanus cinereus</w:t>
            </w:r>
          </w:p>
        </w:tc>
      </w:tr>
      <w:tr w:rsidR="00C62B39" w:rsidRPr="002915B7" w14:paraId="29D52947" w14:textId="77777777">
        <w:tc>
          <w:tcPr>
            <w:tcW w:w="1962" w:type="dxa"/>
            <w:shd w:val="clear" w:color="auto" w:fill="auto"/>
          </w:tcPr>
          <w:p w14:paraId="25CC4DE6" w14:textId="77777777" w:rsidR="00C62B39" w:rsidRPr="002915B7" w:rsidRDefault="00C62B39" w:rsidP="003F6AB2">
            <w:pPr>
              <w:pStyle w:val="Compact"/>
              <w:spacing w:line="480" w:lineRule="auto"/>
            </w:pPr>
            <w:r w:rsidRPr="002915B7">
              <w:rPr>
                <w:rFonts w:ascii="Calibri Light" w:hAnsi="Calibri Light" w:cs="Calibri Light"/>
                <w:sz w:val="18"/>
                <w:szCs w:val="18"/>
              </w:rPr>
              <w:t>Blanus strauchi</w:t>
            </w:r>
          </w:p>
        </w:tc>
      </w:tr>
      <w:tr w:rsidR="00C62B39" w:rsidRPr="002915B7" w14:paraId="3B00B381" w14:textId="77777777">
        <w:tc>
          <w:tcPr>
            <w:tcW w:w="1962" w:type="dxa"/>
            <w:shd w:val="clear" w:color="auto" w:fill="auto"/>
          </w:tcPr>
          <w:p w14:paraId="719D4F86" w14:textId="77777777" w:rsidR="00C62B39" w:rsidRPr="002915B7" w:rsidRDefault="00C62B39" w:rsidP="003F6AB2">
            <w:pPr>
              <w:pStyle w:val="Compact"/>
              <w:spacing w:line="480" w:lineRule="auto"/>
            </w:pPr>
            <w:r w:rsidRPr="002915B7">
              <w:rPr>
                <w:rFonts w:ascii="Calibri Light" w:hAnsi="Calibri Light" w:cs="Calibri Light"/>
                <w:sz w:val="18"/>
                <w:szCs w:val="18"/>
              </w:rPr>
              <w:t>Chalcides bedriagai</w:t>
            </w:r>
          </w:p>
        </w:tc>
      </w:tr>
      <w:tr w:rsidR="00C62B39" w:rsidRPr="002915B7" w14:paraId="1DD3B4EF" w14:textId="77777777">
        <w:tc>
          <w:tcPr>
            <w:tcW w:w="1962" w:type="dxa"/>
            <w:shd w:val="clear" w:color="auto" w:fill="auto"/>
          </w:tcPr>
          <w:p w14:paraId="24F31E07" w14:textId="77777777" w:rsidR="00C62B39" w:rsidRPr="002915B7" w:rsidRDefault="00C62B39" w:rsidP="003F6AB2">
            <w:pPr>
              <w:pStyle w:val="Compact"/>
              <w:spacing w:line="480" w:lineRule="auto"/>
            </w:pPr>
            <w:r w:rsidRPr="002915B7">
              <w:rPr>
                <w:rFonts w:ascii="Calibri Light" w:hAnsi="Calibri Light" w:cs="Calibri Light"/>
                <w:sz w:val="18"/>
                <w:szCs w:val="18"/>
              </w:rPr>
              <w:t>Chalcides chalcides</w:t>
            </w:r>
          </w:p>
        </w:tc>
      </w:tr>
      <w:tr w:rsidR="00C62B39" w:rsidRPr="002915B7" w14:paraId="320AE80B" w14:textId="77777777">
        <w:tc>
          <w:tcPr>
            <w:tcW w:w="1962" w:type="dxa"/>
            <w:shd w:val="clear" w:color="auto" w:fill="auto"/>
          </w:tcPr>
          <w:p w14:paraId="5DD0E5C0" w14:textId="77777777" w:rsidR="00C62B39" w:rsidRPr="002915B7" w:rsidRDefault="00C62B39" w:rsidP="003F6AB2">
            <w:pPr>
              <w:pStyle w:val="Compact"/>
              <w:spacing w:line="480" w:lineRule="auto"/>
            </w:pPr>
            <w:r w:rsidRPr="002915B7">
              <w:rPr>
                <w:rFonts w:ascii="Calibri Light" w:hAnsi="Calibri Light" w:cs="Calibri Light"/>
                <w:sz w:val="18"/>
                <w:szCs w:val="18"/>
              </w:rPr>
              <w:t>Chalcides ocellatus</w:t>
            </w:r>
          </w:p>
        </w:tc>
      </w:tr>
      <w:tr w:rsidR="00C62B39" w:rsidRPr="002915B7" w14:paraId="04124637" w14:textId="77777777">
        <w:tc>
          <w:tcPr>
            <w:tcW w:w="1962" w:type="dxa"/>
            <w:shd w:val="clear" w:color="auto" w:fill="auto"/>
          </w:tcPr>
          <w:p w14:paraId="6774BA0C" w14:textId="77777777" w:rsidR="00C62B39" w:rsidRPr="002915B7" w:rsidRDefault="00C62B39" w:rsidP="003F6AB2">
            <w:pPr>
              <w:pStyle w:val="Compact"/>
              <w:spacing w:line="480" w:lineRule="auto"/>
            </w:pPr>
            <w:r w:rsidRPr="002915B7">
              <w:rPr>
                <w:rFonts w:ascii="Calibri Light" w:hAnsi="Calibri Light" w:cs="Calibri Light"/>
                <w:sz w:val="18"/>
                <w:szCs w:val="18"/>
              </w:rPr>
              <w:t>Chalcides striatus</w:t>
            </w:r>
          </w:p>
        </w:tc>
      </w:tr>
      <w:tr w:rsidR="00C62B39" w:rsidRPr="002915B7" w14:paraId="761CAD78" w14:textId="77777777">
        <w:tc>
          <w:tcPr>
            <w:tcW w:w="1962" w:type="dxa"/>
            <w:shd w:val="clear" w:color="auto" w:fill="auto"/>
          </w:tcPr>
          <w:p w14:paraId="4C1C5604" w14:textId="77777777" w:rsidR="00C62B39" w:rsidRPr="002915B7" w:rsidRDefault="00C62B39" w:rsidP="003F6AB2">
            <w:pPr>
              <w:pStyle w:val="Compact"/>
              <w:spacing w:line="480" w:lineRule="auto"/>
            </w:pPr>
            <w:r w:rsidRPr="002915B7">
              <w:rPr>
                <w:rFonts w:ascii="Calibri Light" w:hAnsi="Calibri Light" w:cs="Calibri Light"/>
                <w:sz w:val="18"/>
                <w:szCs w:val="18"/>
              </w:rPr>
              <w:t>Chamaeleo africanus</w:t>
            </w:r>
          </w:p>
        </w:tc>
      </w:tr>
      <w:tr w:rsidR="00C62B39" w:rsidRPr="002915B7" w14:paraId="072E076A" w14:textId="77777777">
        <w:tc>
          <w:tcPr>
            <w:tcW w:w="1962" w:type="dxa"/>
            <w:shd w:val="clear" w:color="auto" w:fill="auto"/>
          </w:tcPr>
          <w:p w14:paraId="4537C283" w14:textId="77777777" w:rsidR="00C62B39" w:rsidRPr="002915B7" w:rsidRDefault="00C62B39" w:rsidP="003F6AB2">
            <w:pPr>
              <w:pStyle w:val="Compact"/>
              <w:spacing w:line="480" w:lineRule="auto"/>
            </w:pPr>
            <w:r w:rsidRPr="002915B7">
              <w:rPr>
                <w:rFonts w:ascii="Calibri Light" w:hAnsi="Calibri Light" w:cs="Calibri Light"/>
                <w:sz w:val="18"/>
                <w:szCs w:val="18"/>
              </w:rPr>
              <w:t>Chamaeleo chamaeleon</w:t>
            </w:r>
          </w:p>
        </w:tc>
      </w:tr>
      <w:tr w:rsidR="00C62B39" w:rsidRPr="002915B7" w14:paraId="0C31BC01" w14:textId="77777777">
        <w:tc>
          <w:tcPr>
            <w:tcW w:w="1962" w:type="dxa"/>
            <w:shd w:val="clear" w:color="auto" w:fill="auto"/>
          </w:tcPr>
          <w:p w14:paraId="0BDF2F99" w14:textId="77777777" w:rsidR="00C62B39" w:rsidRPr="002915B7" w:rsidRDefault="00C62B39" w:rsidP="003F6AB2">
            <w:pPr>
              <w:pStyle w:val="Compact"/>
              <w:spacing w:line="480" w:lineRule="auto"/>
            </w:pPr>
            <w:r w:rsidRPr="002915B7">
              <w:rPr>
                <w:rFonts w:ascii="Calibri Light" w:hAnsi="Calibri Light" w:cs="Calibri Light"/>
                <w:sz w:val="18"/>
                <w:szCs w:val="18"/>
              </w:rPr>
              <w:t>Coronella austriaca</w:t>
            </w:r>
          </w:p>
        </w:tc>
      </w:tr>
      <w:tr w:rsidR="00C62B39" w:rsidRPr="002915B7" w14:paraId="6622D80F" w14:textId="77777777">
        <w:tc>
          <w:tcPr>
            <w:tcW w:w="1962" w:type="dxa"/>
            <w:shd w:val="clear" w:color="auto" w:fill="auto"/>
          </w:tcPr>
          <w:p w14:paraId="6B062769" w14:textId="77777777" w:rsidR="00C62B39" w:rsidRPr="002915B7" w:rsidRDefault="00C62B39" w:rsidP="003F6AB2">
            <w:pPr>
              <w:pStyle w:val="Compact"/>
              <w:spacing w:line="480" w:lineRule="auto"/>
            </w:pPr>
            <w:r w:rsidRPr="002915B7">
              <w:rPr>
                <w:rFonts w:ascii="Calibri Light" w:hAnsi="Calibri Light" w:cs="Calibri Light"/>
                <w:sz w:val="18"/>
                <w:szCs w:val="18"/>
              </w:rPr>
              <w:t>Coronella girondica</w:t>
            </w:r>
          </w:p>
        </w:tc>
      </w:tr>
      <w:tr w:rsidR="00C62B39" w:rsidRPr="002915B7" w14:paraId="445664EE" w14:textId="77777777">
        <w:tc>
          <w:tcPr>
            <w:tcW w:w="1962" w:type="dxa"/>
            <w:shd w:val="clear" w:color="auto" w:fill="auto"/>
          </w:tcPr>
          <w:p w14:paraId="61C7AD76" w14:textId="77777777" w:rsidR="00C62B39" w:rsidRPr="002915B7" w:rsidRDefault="00C62B39" w:rsidP="003F6AB2">
            <w:pPr>
              <w:pStyle w:val="Compact"/>
              <w:spacing w:line="480" w:lineRule="auto"/>
            </w:pPr>
            <w:r w:rsidRPr="002915B7">
              <w:rPr>
                <w:rFonts w:ascii="Calibri Light" w:hAnsi="Calibri Light" w:cs="Calibri Light"/>
                <w:sz w:val="18"/>
                <w:szCs w:val="18"/>
              </w:rPr>
              <w:t>Cyrtopodion kotschyi</w:t>
            </w:r>
          </w:p>
        </w:tc>
      </w:tr>
      <w:tr w:rsidR="00C62B39" w:rsidRPr="002915B7" w14:paraId="38A8AE49" w14:textId="77777777">
        <w:tc>
          <w:tcPr>
            <w:tcW w:w="1962" w:type="dxa"/>
            <w:shd w:val="clear" w:color="auto" w:fill="auto"/>
          </w:tcPr>
          <w:p w14:paraId="416AC8DD" w14:textId="77777777" w:rsidR="00C62B39" w:rsidRPr="002915B7" w:rsidRDefault="00C62B39" w:rsidP="003F6AB2">
            <w:pPr>
              <w:pStyle w:val="Compact"/>
              <w:spacing w:line="480" w:lineRule="auto"/>
            </w:pPr>
            <w:r w:rsidRPr="002915B7">
              <w:rPr>
                <w:rFonts w:ascii="Calibri Light" w:hAnsi="Calibri Light" w:cs="Calibri Light"/>
                <w:sz w:val="18"/>
                <w:szCs w:val="18"/>
              </w:rPr>
              <w:t>Darevskia praticola</w:t>
            </w:r>
          </w:p>
        </w:tc>
      </w:tr>
      <w:tr w:rsidR="00C62B39" w:rsidRPr="002915B7" w14:paraId="524E1355" w14:textId="77777777">
        <w:tc>
          <w:tcPr>
            <w:tcW w:w="1962" w:type="dxa"/>
            <w:shd w:val="clear" w:color="auto" w:fill="auto"/>
          </w:tcPr>
          <w:p w14:paraId="3A3304DB" w14:textId="77777777" w:rsidR="00C62B39" w:rsidRPr="002915B7" w:rsidRDefault="00C62B39" w:rsidP="003F6AB2">
            <w:pPr>
              <w:pStyle w:val="Compact"/>
              <w:spacing w:line="480" w:lineRule="auto"/>
            </w:pPr>
            <w:r w:rsidRPr="002915B7">
              <w:rPr>
                <w:rFonts w:ascii="Calibri Light" w:hAnsi="Calibri Light" w:cs="Calibri Light"/>
                <w:sz w:val="18"/>
                <w:szCs w:val="18"/>
              </w:rPr>
              <w:t>Dolichophis caspius</w:t>
            </w:r>
          </w:p>
        </w:tc>
      </w:tr>
      <w:tr w:rsidR="00C62B39" w:rsidRPr="002915B7" w14:paraId="332AE990" w14:textId="77777777">
        <w:tc>
          <w:tcPr>
            <w:tcW w:w="1962" w:type="dxa"/>
            <w:shd w:val="clear" w:color="auto" w:fill="auto"/>
          </w:tcPr>
          <w:p w14:paraId="1848928D" w14:textId="77777777" w:rsidR="00C62B39" w:rsidRPr="002915B7" w:rsidRDefault="00C62B39" w:rsidP="003F6AB2">
            <w:pPr>
              <w:pStyle w:val="Compact"/>
              <w:spacing w:line="480" w:lineRule="auto"/>
            </w:pPr>
            <w:r w:rsidRPr="002915B7">
              <w:rPr>
                <w:rFonts w:ascii="Calibri Light" w:hAnsi="Calibri Light" w:cs="Calibri Light"/>
                <w:sz w:val="18"/>
                <w:szCs w:val="18"/>
              </w:rPr>
              <w:lastRenderedPageBreak/>
              <w:t>Dolichophis jugularis</w:t>
            </w:r>
          </w:p>
        </w:tc>
      </w:tr>
      <w:tr w:rsidR="00C62B39" w:rsidRPr="002915B7" w14:paraId="45568890" w14:textId="77777777">
        <w:tc>
          <w:tcPr>
            <w:tcW w:w="1962" w:type="dxa"/>
            <w:shd w:val="clear" w:color="auto" w:fill="auto"/>
          </w:tcPr>
          <w:p w14:paraId="104F17F3" w14:textId="77777777" w:rsidR="00C62B39" w:rsidRPr="002915B7" w:rsidRDefault="00C62B39" w:rsidP="003F6AB2">
            <w:pPr>
              <w:pStyle w:val="Compact"/>
              <w:spacing w:line="480" w:lineRule="auto"/>
            </w:pPr>
            <w:r w:rsidRPr="002915B7">
              <w:rPr>
                <w:rFonts w:ascii="Calibri Light" w:hAnsi="Calibri Light" w:cs="Calibri Light"/>
                <w:sz w:val="18"/>
                <w:szCs w:val="18"/>
              </w:rPr>
              <w:t>Eirenis modestus</w:t>
            </w:r>
          </w:p>
        </w:tc>
      </w:tr>
      <w:tr w:rsidR="00C62B39" w:rsidRPr="002915B7" w14:paraId="5EE82056" w14:textId="77777777">
        <w:tc>
          <w:tcPr>
            <w:tcW w:w="1962" w:type="dxa"/>
            <w:shd w:val="clear" w:color="auto" w:fill="auto"/>
          </w:tcPr>
          <w:p w14:paraId="23C1DA80" w14:textId="77777777" w:rsidR="00C62B39" w:rsidRPr="002915B7" w:rsidRDefault="00C62B39" w:rsidP="003F6AB2">
            <w:pPr>
              <w:pStyle w:val="Compact"/>
              <w:spacing w:line="480" w:lineRule="auto"/>
            </w:pPr>
            <w:r w:rsidRPr="002915B7">
              <w:rPr>
                <w:rFonts w:ascii="Calibri Light" w:hAnsi="Calibri Light" w:cs="Calibri Light"/>
                <w:sz w:val="18"/>
                <w:szCs w:val="18"/>
              </w:rPr>
              <w:t>Elaphe quatuorlineata</w:t>
            </w:r>
          </w:p>
        </w:tc>
      </w:tr>
      <w:tr w:rsidR="00C62B39" w:rsidRPr="002915B7" w14:paraId="0DB40E20" w14:textId="77777777">
        <w:tc>
          <w:tcPr>
            <w:tcW w:w="1962" w:type="dxa"/>
            <w:shd w:val="clear" w:color="auto" w:fill="auto"/>
          </w:tcPr>
          <w:p w14:paraId="0A2D7A28" w14:textId="77777777" w:rsidR="00C62B39" w:rsidRPr="002915B7" w:rsidRDefault="00C62B39" w:rsidP="003F6AB2">
            <w:pPr>
              <w:pStyle w:val="Compact"/>
              <w:spacing w:line="480" w:lineRule="auto"/>
            </w:pPr>
            <w:r w:rsidRPr="002915B7">
              <w:rPr>
                <w:rFonts w:ascii="Calibri Light" w:hAnsi="Calibri Light" w:cs="Calibri Light"/>
                <w:sz w:val="18"/>
                <w:szCs w:val="18"/>
              </w:rPr>
              <w:t>Elaphe sauromates</w:t>
            </w:r>
          </w:p>
        </w:tc>
      </w:tr>
      <w:tr w:rsidR="00C62B39" w:rsidRPr="002915B7" w14:paraId="2DC103AF" w14:textId="77777777">
        <w:tc>
          <w:tcPr>
            <w:tcW w:w="1962" w:type="dxa"/>
            <w:shd w:val="clear" w:color="auto" w:fill="auto"/>
          </w:tcPr>
          <w:p w14:paraId="4F8EA0F0" w14:textId="77777777" w:rsidR="00C62B39" w:rsidRPr="002915B7" w:rsidRDefault="00C62B39" w:rsidP="003F6AB2">
            <w:pPr>
              <w:pStyle w:val="Compact"/>
              <w:spacing w:line="480" w:lineRule="auto"/>
            </w:pPr>
            <w:r w:rsidRPr="002915B7">
              <w:rPr>
                <w:rFonts w:ascii="Calibri Light" w:hAnsi="Calibri Light" w:cs="Calibri Light"/>
                <w:sz w:val="18"/>
                <w:szCs w:val="18"/>
              </w:rPr>
              <w:t>Emys orbicularis</w:t>
            </w:r>
          </w:p>
        </w:tc>
      </w:tr>
      <w:tr w:rsidR="00C62B39" w:rsidRPr="002915B7" w14:paraId="6DF9F524" w14:textId="77777777">
        <w:tc>
          <w:tcPr>
            <w:tcW w:w="1962" w:type="dxa"/>
            <w:shd w:val="clear" w:color="auto" w:fill="auto"/>
          </w:tcPr>
          <w:p w14:paraId="60B72B03" w14:textId="77777777" w:rsidR="00C62B39" w:rsidRPr="002915B7" w:rsidRDefault="00C62B39" w:rsidP="003F6AB2">
            <w:pPr>
              <w:pStyle w:val="Compact"/>
              <w:spacing w:line="480" w:lineRule="auto"/>
            </w:pPr>
            <w:r w:rsidRPr="002915B7">
              <w:rPr>
                <w:rFonts w:ascii="Calibri Light" w:hAnsi="Calibri Light" w:cs="Calibri Light"/>
                <w:sz w:val="18"/>
                <w:szCs w:val="18"/>
              </w:rPr>
              <w:t>Emys trinacris</w:t>
            </w:r>
          </w:p>
        </w:tc>
      </w:tr>
      <w:tr w:rsidR="00C62B39" w:rsidRPr="002915B7" w14:paraId="5AA4615E" w14:textId="77777777">
        <w:tc>
          <w:tcPr>
            <w:tcW w:w="1962" w:type="dxa"/>
            <w:shd w:val="clear" w:color="auto" w:fill="auto"/>
          </w:tcPr>
          <w:p w14:paraId="293E6B3A" w14:textId="77777777" w:rsidR="00C62B39" w:rsidRPr="002915B7" w:rsidRDefault="00C62B39" w:rsidP="003F6AB2">
            <w:pPr>
              <w:pStyle w:val="Compact"/>
              <w:spacing w:line="480" w:lineRule="auto"/>
            </w:pPr>
            <w:r w:rsidRPr="002915B7">
              <w:rPr>
                <w:rFonts w:ascii="Calibri Light" w:hAnsi="Calibri Light" w:cs="Calibri Light"/>
                <w:sz w:val="18"/>
                <w:szCs w:val="18"/>
              </w:rPr>
              <w:t>Eremias arguta</w:t>
            </w:r>
          </w:p>
        </w:tc>
      </w:tr>
      <w:tr w:rsidR="00C62B39" w:rsidRPr="002915B7" w14:paraId="59989247" w14:textId="77777777">
        <w:tc>
          <w:tcPr>
            <w:tcW w:w="1962" w:type="dxa"/>
            <w:shd w:val="clear" w:color="auto" w:fill="auto"/>
          </w:tcPr>
          <w:p w14:paraId="6F38300F" w14:textId="77777777" w:rsidR="00C62B39" w:rsidRPr="002915B7" w:rsidRDefault="00C62B39" w:rsidP="003F6AB2">
            <w:pPr>
              <w:pStyle w:val="Compact"/>
              <w:spacing w:line="480" w:lineRule="auto"/>
            </w:pPr>
            <w:r w:rsidRPr="002915B7">
              <w:rPr>
                <w:rFonts w:ascii="Calibri Light" w:hAnsi="Calibri Light" w:cs="Calibri Light"/>
                <w:sz w:val="18"/>
                <w:szCs w:val="18"/>
              </w:rPr>
              <w:t>Eryx jaculus</w:t>
            </w:r>
          </w:p>
        </w:tc>
      </w:tr>
      <w:tr w:rsidR="00C62B39" w:rsidRPr="002915B7" w14:paraId="5D2E7CB9" w14:textId="77777777">
        <w:tc>
          <w:tcPr>
            <w:tcW w:w="1962" w:type="dxa"/>
            <w:shd w:val="clear" w:color="auto" w:fill="auto"/>
          </w:tcPr>
          <w:p w14:paraId="4D309E1C" w14:textId="77777777" w:rsidR="00C62B39" w:rsidRPr="002915B7" w:rsidRDefault="00C62B39" w:rsidP="003F6AB2">
            <w:pPr>
              <w:pStyle w:val="Compact"/>
              <w:spacing w:line="480" w:lineRule="auto"/>
            </w:pPr>
            <w:r w:rsidRPr="002915B7">
              <w:rPr>
                <w:rFonts w:ascii="Calibri Light" w:hAnsi="Calibri Light" w:cs="Calibri Light"/>
                <w:sz w:val="18"/>
                <w:szCs w:val="18"/>
              </w:rPr>
              <w:t>Euleptes europaea</w:t>
            </w:r>
          </w:p>
        </w:tc>
      </w:tr>
      <w:tr w:rsidR="00C62B39" w:rsidRPr="002915B7" w14:paraId="020A6E99" w14:textId="77777777">
        <w:tc>
          <w:tcPr>
            <w:tcW w:w="1962" w:type="dxa"/>
            <w:shd w:val="clear" w:color="auto" w:fill="auto"/>
          </w:tcPr>
          <w:p w14:paraId="5B73BC44" w14:textId="77777777" w:rsidR="00C62B39" w:rsidRPr="002915B7" w:rsidRDefault="00C62B39" w:rsidP="003F6AB2">
            <w:pPr>
              <w:pStyle w:val="Compact"/>
              <w:spacing w:line="480" w:lineRule="auto"/>
            </w:pPr>
            <w:r w:rsidRPr="002915B7">
              <w:rPr>
                <w:rFonts w:ascii="Calibri Light" w:hAnsi="Calibri Light" w:cs="Calibri Light"/>
                <w:sz w:val="18"/>
                <w:szCs w:val="18"/>
              </w:rPr>
              <w:t>Eumeces schneideri</w:t>
            </w:r>
          </w:p>
        </w:tc>
      </w:tr>
      <w:tr w:rsidR="00C62B39" w:rsidRPr="002915B7" w14:paraId="20D6E5EB" w14:textId="77777777">
        <w:tc>
          <w:tcPr>
            <w:tcW w:w="1962" w:type="dxa"/>
            <w:shd w:val="clear" w:color="auto" w:fill="auto"/>
          </w:tcPr>
          <w:p w14:paraId="65419AA7" w14:textId="77777777" w:rsidR="00C62B39" w:rsidRPr="002915B7" w:rsidRDefault="00C62B39" w:rsidP="003F6AB2">
            <w:pPr>
              <w:pStyle w:val="Compact"/>
              <w:spacing w:line="480" w:lineRule="auto"/>
            </w:pPr>
            <w:r w:rsidRPr="002915B7">
              <w:rPr>
                <w:rFonts w:ascii="Calibri Light" w:hAnsi="Calibri Light" w:cs="Calibri Light"/>
                <w:sz w:val="18"/>
                <w:szCs w:val="18"/>
              </w:rPr>
              <w:t>Hellenolacerta graeca</w:t>
            </w:r>
          </w:p>
        </w:tc>
      </w:tr>
      <w:tr w:rsidR="00C62B39" w:rsidRPr="002915B7" w14:paraId="659768EC" w14:textId="77777777">
        <w:tc>
          <w:tcPr>
            <w:tcW w:w="1962" w:type="dxa"/>
            <w:shd w:val="clear" w:color="auto" w:fill="auto"/>
          </w:tcPr>
          <w:p w14:paraId="6F3F2C67" w14:textId="77777777" w:rsidR="00C62B39" w:rsidRPr="002915B7" w:rsidRDefault="00C62B39" w:rsidP="003F6AB2">
            <w:pPr>
              <w:pStyle w:val="Compact"/>
              <w:spacing w:line="480" w:lineRule="auto"/>
            </w:pPr>
            <w:r w:rsidRPr="002915B7">
              <w:rPr>
                <w:rFonts w:ascii="Calibri Light" w:hAnsi="Calibri Light" w:cs="Calibri Light"/>
                <w:sz w:val="18"/>
                <w:szCs w:val="18"/>
              </w:rPr>
              <w:t>Hemidactylus turcicus</w:t>
            </w:r>
          </w:p>
        </w:tc>
      </w:tr>
      <w:tr w:rsidR="00C62B39" w:rsidRPr="002915B7" w14:paraId="48E96B85" w14:textId="77777777">
        <w:tc>
          <w:tcPr>
            <w:tcW w:w="1962" w:type="dxa"/>
            <w:shd w:val="clear" w:color="auto" w:fill="auto"/>
          </w:tcPr>
          <w:p w14:paraId="7CA10929" w14:textId="77777777" w:rsidR="00C62B39" w:rsidRPr="002915B7" w:rsidRDefault="00C62B39" w:rsidP="003F6AB2">
            <w:pPr>
              <w:pStyle w:val="Compact"/>
              <w:spacing w:line="480" w:lineRule="auto"/>
            </w:pPr>
            <w:r w:rsidRPr="002915B7">
              <w:rPr>
                <w:rFonts w:ascii="Calibri Light" w:hAnsi="Calibri Light" w:cs="Calibri Light"/>
                <w:sz w:val="18"/>
                <w:szCs w:val="18"/>
              </w:rPr>
              <w:t>Hemorrhois hippocrepis</w:t>
            </w:r>
          </w:p>
        </w:tc>
      </w:tr>
      <w:tr w:rsidR="00C62B39" w:rsidRPr="002915B7" w14:paraId="3D53EB2B" w14:textId="77777777">
        <w:tc>
          <w:tcPr>
            <w:tcW w:w="1962" w:type="dxa"/>
            <w:shd w:val="clear" w:color="auto" w:fill="auto"/>
          </w:tcPr>
          <w:p w14:paraId="3DCEB072" w14:textId="77777777" w:rsidR="00C62B39" w:rsidRPr="002915B7" w:rsidRDefault="00C62B39" w:rsidP="003F6AB2">
            <w:pPr>
              <w:pStyle w:val="Compact"/>
              <w:spacing w:line="480" w:lineRule="auto"/>
            </w:pPr>
            <w:r w:rsidRPr="002915B7">
              <w:rPr>
                <w:rFonts w:ascii="Calibri Light" w:hAnsi="Calibri Light" w:cs="Calibri Light"/>
                <w:sz w:val="18"/>
                <w:szCs w:val="18"/>
              </w:rPr>
              <w:t>Hemorrhois nummifer</w:t>
            </w:r>
          </w:p>
        </w:tc>
      </w:tr>
      <w:tr w:rsidR="00C62B39" w:rsidRPr="002915B7" w14:paraId="3CBC9886" w14:textId="77777777">
        <w:tc>
          <w:tcPr>
            <w:tcW w:w="1962" w:type="dxa"/>
            <w:shd w:val="clear" w:color="auto" w:fill="auto"/>
          </w:tcPr>
          <w:p w14:paraId="57719DB9" w14:textId="77777777" w:rsidR="00C62B39" w:rsidRPr="002915B7" w:rsidRDefault="00C62B39" w:rsidP="003F6AB2">
            <w:pPr>
              <w:pStyle w:val="Compact"/>
              <w:spacing w:line="480" w:lineRule="auto"/>
            </w:pPr>
            <w:r w:rsidRPr="002915B7">
              <w:rPr>
                <w:rFonts w:ascii="Calibri Light" w:hAnsi="Calibri Light" w:cs="Calibri Light"/>
                <w:sz w:val="18"/>
                <w:szCs w:val="18"/>
              </w:rPr>
              <w:t>Hierophis gemonensis</w:t>
            </w:r>
          </w:p>
        </w:tc>
      </w:tr>
      <w:tr w:rsidR="00C62B39" w:rsidRPr="002915B7" w14:paraId="2F267D70" w14:textId="77777777">
        <w:tc>
          <w:tcPr>
            <w:tcW w:w="1962" w:type="dxa"/>
            <w:shd w:val="clear" w:color="auto" w:fill="auto"/>
          </w:tcPr>
          <w:p w14:paraId="2A34301C" w14:textId="77777777" w:rsidR="00C62B39" w:rsidRPr="002915B7" w:rsidRDefault="00C62B39" w:rsidP="003F6AB2">
            <w:pPr>
              <w:pStyle w:val="Compact"/>
              <w:spacing w:line="480" w:lineRule="auto"/>
            </w:pPr>
            <w:r w:rsidRPr="002915B7">
              <w:rPr>
                <w:rFonts w:ascii="Calibri Light" w:hAnsi="Calibri Light" w:cs="Calibri Light"/>
                <w:sz w:val="18"/>
                <w:szCs w:val="18"/>
              </w:rPr>
              <w:t>Hierophis gyarosensis</w:t>
            </w:r>
          </w:p>
        </w:tc>
      </w:tr>
      <w:tr w:rsidR="00C62B39" w:rsidRPr="002915B7" w14:paraId="0910FE28" w14:textId="77777777">
        <w:tc>
          <w:tcPr>
            <w:tcW w:w="1962" w:type="dxa"/>
            <w:shd w:val="clear" w:color="auto" w:fill="auto"/>
          </w:tcPr>
          <w:p w14:paraId="72A6EE4D" w14:textId="77777777" w:rsidR="00C62B39" w:rsidRPr="002915B7" w:rsidRDefault="00C62B39" w:rsidP="003F6AB2">
            <w:pPr>
              <w:pStyle w:val="Compact"/>
              <w:spacing w:line="480" w:lineRule="auto"/>
            </w:pPr>
            <w:r w:rsidRPr="002915B7">
              <w:rPr>
                <w:rFonts w:ascii="Calibri Light" w:hAnsi="Calibri Light" w:cs="Calibri Light"/>
                <w:sz w:val="18"/>
                <w:szCs w:val="18"/>
              </w:rPr>
              <w:t>Hierophis viridiflavus</w:t>
            </w:r>
          </w:p>
        </w:tc>
      </w:tr>
      <w:tr w:rsidR="00C62B39" w:rsidRPr="002915B7" w14:paraId="6274BE28" w14:textId="77777777">
        <w:tc>
          <w:tcPr>
            <w:tcW w:w="1962" w:type="dxa"/>
            <w:shd w:val="clear" w:color="auto" w:fill="auto"/>
          </w:tcPr>
          <w:p w14:paraId="6BF2F382" w14:textId="77777777" w:rsidR="00C62B39" w:rsidRPr="002915B7" w:rsidRDefault="00C62B39" w:rsidP="003F6AB2">
            <w:pPr>
              <w:pStyle w:val="Compact"/>
              <w:spacing w:line="480" w:lineRule="auto"/>
            </w:pPr>
            <w:r w:rsidRPr="002915B7">
              <w:rPr>
                <w:rFonts w:ascii="Calibri Light" w:hAnsi="Calibri Light" w:cs="Calibri Light"/>
                <w:sz w:val="18"/>
                <w:szCs w:val="18"/>
              </w:rPr>
              <w:t>Iberolacerta aranica</w:t>
            </w:r>
          </w:p>
        </w:tc>
      </w:tr>
      <w:tr w:rsidR="00C62B39" w:rsidRPr="002915B7" w14:paraId="7F769736" w14:textId="77777777">
        <w:tc>
          <w:tcPr>
            <w:tcW w:w="1962" w:type="dxa"/>
            <w:shd w:val="clear" w:color="auto" w:fill="auto"/>
          </w:tcPr>
          <w:p w14:paraId="33AFEF28" w14:textId="77777777" w:rsidR="00C62B39" w:rsidRPr="002915B7" w:rsidRDefault="00C62B39" w:rsidP="003F6AB2">
            <w:pPr>
              <w:pStyle w:val="Compact"/>
              <w:spacing w:line="480" w:lineRule="auto"/>
            </w:pPr>
            <w:r w:rsidRPr="002915B7">
              <w:rPr>
                <w:rFonts w:ascii="Calibri Light" w:hAnsi="Calibri Light" w:cs="Calibri Light"/>
                <w:sz w:val="18"/>
                <w:szCs w:val="18"/>
              </w:rPr>
              <w:t>Iberolacerta aurelioi</w:t>
            </w:r>
          </w:p>
        </w:tc>
      </w:tr>
      <w:tr w:rsidR="00C62B39" w:rsidRPr="002915B7" w14:paraId="5D69F8F3" w14:textId="77777777">
        <w:tc>
          <w:tcPr>
            <w:tcW w:w="1962" w:type="dxa"/>
            <w:shd w:val="clear" w:color="auto" w:fill="auto"/>
          </w:tcPr>
          <w:p w14:paraId="0393EFFA" w14:textId="77777777" w:rsidR="00C62B39" w:rsidRPr="002915B7" w:rsidRDefault="00C62B39" w:rsidP="003F6AB2">
            <w:pPr>
              <w:pStyle w:val="Compact"/>
              <w:spacing w:line="480" w:lineRule="auto"/>
            </w:pPr>
            <w:r w:rsidRPr="002915B7">
              <w:rPr>
                <w:rFonts w:ascii="Calibri Light" w:hAnsi="Calibri Light" w:cs="Calibri Light"/>
                <w:sz w:val="18"/>
                <w:szCs w:val="18"/>
              </w:rPr>
              <w:t>Iberolacerta bonnali</w:t>
            </w:r>
          </w:p>
        </w:tc>
      </w:tr>
      <w:tr w:rsidR="00C62B39" w:rsidRPr="002915B7" w14:paraId="69CD8BE3" w14:textId="77777777">
        <w:tc>
          <w:tcPr>
            <w:tcW w:w="1962" w:type="dxa"/>
            <w:shd w:val="clear" w:color="auto" w:fill="auto"/>
          </w:tcPr>
          <w:p w14:paraId="458065C8" w14:textId="77777777" w:rsidR="00C62B39" w:rsidRPr="002915B7" w:rsidRDefault="00C62B39" w:rsidP="003F6AB2">
            <w:pPr>
              <w:pStyle w:val="Compact"/>
              <w:spacing w:line="480" w:lineRule="auto"/>
            </w:pPr>
            <w:r w:rsidRPr="002915B7">
              <w:rPr>
                <w:rFonts w:ascii="Calibri Light" w:hAnsi="Calibri Light" w:cs="Calibri Light"/>
                <w:sz w:val="18"/>
                <w:szCs w:val="18"/>
              </w:rPr>
              <w:t>Iberolacerta cyreni</w:t>
            </w:r>
          </w:p>
        </w:tc>
      </w:tr>
      <w:tr w:rsidR="00C62B39" w:rsidRPr="002915B7" w14:paraId="77D4E257" w14:textId="77777777">
        <w:tc>
          <w:tcPr>
            <w:tcW w:w="1962" w:type="dxa"/>
            <w:shd w:val="clear" w:color="auto" w:fill="auto"/>
          </w:tcPr>
          <w:p w14:paraId="0D7C6254" w14:textId="77777777" w:rsidR="00C62B39" w:rsidRPr="002915B7" w:rsidRDefault="00C62B39" w:rsidP="003F6AB2">
            <w:pPr>
              <w:pStyle w:val="Compact"/>
              <w:spacing w:line="480" w:lineRule="auto"/>
            </w:pPr>
            <w:r w:rsidRPr="002915B7">
              <w:rPr>
                <w:rFonts w:ascii="Calibri Light" w:hAnsi="Calibri Light" w:cs="Calibri Light"/>
                <w:sz w:val="18"/>
                <w:szCs w:val="18"/>
              </w:rPr>
              <w:t>Iberolacerta galani</w:t>
            </w:r>
          </w:p>
        </w:tc>
      </w:tr>
      <w:tr w:rsidR="00C62B39" w:rsidRPr="002915B7" w14:paraId="2EC2FBB6" w14:textId="77777777">
        <w:tc>
          <w:tcPr>
            <w:tcW w:w="1962" w:type="dxa"/>
            <w:shd w:val="clear" w:color="auto" w:fill="auto"/>
          </w:tcPr>
          <w:p w14:paraId="3CFC1BCA" w14:textId="77777777" w:rsidR="00C62B39" w:rsidRPr="002915B7" w:rsidRDefault="00C62B39" w:rsidP="003F6AB2">
            <w:pPr>
              <w:pStyle w:val="Compact"/>
              <w:spacing w:line="480" w:lineRule="auto"/>
            </w:pPr>
            <w:r w:rsidRPr="002915B7">
              <w:rPr>
                <w:rFonts w:ascii="Calibri Light" w:hAnsi="Calibri Light" w:cs="Calibri Light"/>
                <w:sz w:val="18"/>
                <w:szCs w:val="18"/>
              </w:rPr>
              <w:t>Iberolacerta horvathi</w:t>
            </w:r>
          </w:p>
        </w:tc>
      </w:tr>
      <w:tr w:rsidR="00C62B39" w:rsidRPr="002915B7" w14:paraId="59CB20F2" w14:textId="77777777">
        <w:tc>
          <w:tcPr>
            <w:tcW w:w="1962" w:type="dxa"/>
            <w:shd w:val="clear" w:color="auto" w:fill="auto"/>
          </w:tcPr>
          <w:p w14:paraId="093F3B1B" w14:textId="77777777" w:rsidR="00C62B39" w:rsidRPr="002915B7" w:rsidRDefault="00C62B39" w:rsidP="003F6AB2">
            <w:pPr>
              <w:pStyle w:val="Compact"/>
              <w:spacing w:line="480" w:lineRule="auto"/>
            </w:pPr>
            <w:r w:rsidRPr="002915B7">
              <w:rPr>
                <w:rFonts w:ascii="Calibri Light" w:hAnsi="Calibri Light" w:cs="Calibri Light"/>
                <w:sz w:val="18"/>
                <w:szCs w:val="18"/>
              </w:rPr>
              <w:t>Iberolacerta martinezricai</w:t>
            </w:r>
          </w:p>
        </w:tc>
      </w:tr>
      <w:tr w:rsidR="00C62B39" w:rsidRPr="002915B7" w14:paraId="200928A8" w14:textId="77777777">
        <w:tc>
          <w:tcPr>
            <w:tcW w:w="1962" w:type="dxa"/>
            <w:shd w:val="clear" w:color="auto" w:fill="auto"/>
          </w:tcPr>
          <w:p w14:paraId="60BBCF36" w14:textId="77777777" w:rsidR="00C62B39" w:rsidRPr="002915B7" w:rsidRDefault="00C62B39" w:rsidP="003F6AB2">
            <w:pPr>
              <w:pStyle w:val="Compact"/>
              <w:spacing w:line="480" w:lineRule="auto"/>
            </w:pPr>
            <w:r w:rsidRPr="002915B7">
              <w:rPr>
                <w:rFonts w:ascii="Calibri Light" w:hAnsi="Calibri Light" w:cs="Calibri Light"/>
                <w:sz w:val="18"/>
                <w:szCs w:val="18"/>
              </w:rPr>
              <w:t>Iberolacerta monticola</w:t>
            </w:r>
          </w:p>
        </w:tc>
      </w:tr>
      <w:tr w:rsidR="00C62B39" w:rsidRPr="002915B7" w14:paraId="589EB79D" w14:textId="77777777">
        <w:tc>
          <w:tcPr>
            <w:tcW w:w="1962" w:type="dxa"/>
            <w:shd w:val="clear" w:color="auto" w:fill="auto"/>
          </w:tcPr>
          <w:p w14:paraId="1A6966F0" w14:textId="77777777" w:rsidR="00C62B39" w:rsidRPr="002915B7" w:rsidRDefault="00C62B39" w:rsidP="003F6AB2">
            <w:pPr>
              <w:pStyle w:val="Compact"/>
              <w:spacing w:line="480" w:lineRule="auto"/>
            </w:pPr>
            <w:r w:rsidRPr="002915B7">
              <w:rPr>
                <w:rFonts w:ascii="Calibri Light" w:hAnsi="Calibri Light" w:cs="Calibri Light"/>
                <w:sz w:val="18"/>
                <w:szCs w:val="18"/>
              </w:rPr>
              <w:t>Lacerta agilis</w:t>
            </w:r>
          </w:p>
        </w:tc>
      </w:tr>
      <w:tr w:rsidR="00C62B39" w:rsidRPr="002915B7" w14:paraId="29C541E2" w14:textId="77777777">
        <w:tc>
          <w:tcPr>
            <w:tcW w:w="1962" w:type="dxa"/>
            <w:shd w:val="clear" w:color="auto" w:fill="auto"/>
          </w:tcPr>
          <w:p w14:paraId="5BF6E53D" w14:textId="77777777" w:rsidR="00C62B39" w:rsidRPr="002915B7" w:rsidRDefault="00C62B39" w:rsidP="003F6AB2">
            <w:pPr>
              <w:pStyle w:val="Compact"/>
              <w:spacing w:line="480" w:lineRule="auto"/>
            </w:pPr>
            <w:r w:rsidRPr="002915B7">
              <w:rPr>
                <w:rFonts w:ascii="Calibri Light" w:hAnsi="Calibri Light" w:cs="Calibri Light"/>
                <w:sz w:val="18"/>
                <w:szCs w:val="18"/>
              </w:rPr>
              <w:t>Lacerta bilineata</w:t>
            </w:r>
          </w:p>
        </w:tc>
      </w:tr>
      <w:tr w:rsidR="00C62B39" w:rsidRPr="002915B7" w14:paraId="53A9B052" w14:textId="77777777">
        <w:tc>
          <w:tcPr>
            <w:tcW w:w="1962" w:type="dxa"/>
            <w:shd w:val="clear" w:color="auto" w:fill="auto"/>
          </w:tcPr>
          <w:p w14:paraId="0F7D4416" w14:textId="77777777" w:rsidR="00C62B39" w:rsidRPr="002915B7" w:rsidRDefault="00C62B39" w:rsidP="003F6AB2">
            <w:pPr>
              <w:pStyle w:val="Compact"/>
              <w:spacing w:line="480" w:lineRule="auto"/>
            </w:pPr>
            <w:r w:rsidRPr="002915B7">
              <w:rPr>
                <w:rFonts w:ascii="Calibri Light" w:hAnsi="Calibri Light" w:cs="Calibri Light"/>
                <w:sz w:val="18"/>
                <w:szCs w:val="18"/>
              </w:rPr>
              <w:t>Lacerta schreiberi</w:t>
            </w:r>
          </w:p>
        </w:tc>
      </w:tr>
      <w:tr w:rsidR="00C62B39" w:rsidRPr="002915B7" w14:paraId="768CAEAF" w14:textId="77777777">
        <w:tc>
          <w:tcPr>
            <w:tcW w:w="1962" w:type="dxa"/>
            <w:shd w:val="clear" w:color="auto" w:fill="auto"/>
          </w:tcPr>
          <w:p w14:paraId="2FDE19B3" w14:textId="77777777" w:rsidR="00C62B39" w:rsidRPr="002915B7" w:rsidRDefault="00C62B39" w:rsidP="003F6AB2">
            <w:pPr>
              <w:pStyle w:val="Compact"/>
              <w:spacing w:line="480" w:lineRule="auto"/>
            </w:pPr>
            <w:r w:rsidRPr="002915B7">
              <w:rPr>
                <w:rFonts w:ascii="Calibri Light" w:hAnsi="Calibri Light" w:cs="Calibri Light"/>
                <w:sz w:val="18"/>
                <w:szCs w:val="18"/>
              </w:rPr>
              <w:t>Lacerta trilineata</w:t>
            </w:r>
          </w:p>
        </w:tc>
      </w:tr>
      <w:tr w:rsidR="00C62B39" w:rsidRPr="002915B7" w14:paraId="09B1C652" w14:textId="77777777">
        <w:tc>
          <w:tcPr>
            <w:tcW w:w="1962" w:type="dxa"/>
            <w:shd w:val="clear" w:color="auto" w:fill="auto"/>
          </w:tcPr>
          <w:p w14:paraId="0E16546E" w14:textId="77777777" w:rsidR="00C62B39" w:rsidRPr="002915B7" w:rsidRDefault="00C62B39" w:rsidP="003F6AB2">
            <w:pPr>
              <w:pStyle w:val="Compact"/>
              <w:spacing w:line="480" w:lineRule="auto"/>
            </w:pPr>
            <w:r w:rsidRPr="002915B7">
              <w:rPr>
                <w:rFonts w:ascii="Calibri Light" w:hAnsi="Calibri Light" w:cs="Calibri Light"/>
                <w:sz w:val="18"/>
                <w:szCs w:val="18"/>
              </w:rPr>
              <w:t>Lacerta viridis</w:t>
            </w:r>
          </w:p>
        </w:tc>
      </w:tr>
      <w:tr w:rsidR="00C62B39" w:rsidRPr="002915B7" w14:paraId="41B45C42" w14:textId="77777777">
        <w:tc>
          <w:tcPr>
            <w:tcW w:w="1962" w:type="dxa"/>
            <w:shd w:val="clear" w:color="auto" w:fill="auto"/>
          </w:tcPr>
          <w:p w14:paraId="041200C6" w14:textId="77777777" w:rsidR="00C62B39" w:rsidRPr="002915B7" w:rsidRDefault="00C62B39" w:rsidP="003F6AB2">
            <w:pPr>
              <w:pStyle w:val="Compact"/>
              <w:spacing w:line="480" w:lineRule="auto"/>
            </w:pPr>
            <w:r w:rsidRPr="002915B7">
              <w:rPr>
                <w:rFonts w:ascii="Calibri Light" w:hAnsi="Calibri Light" w:cs="Calibri Light"/>
                <w:sz w:val="18"/>
                <w:szCs w:val="18"/>
              </w:rPr>
              <w:t>Laudakia stellio</w:t>
            </w:r>
          </w:p>
        </w:tc>
      </w:tr>
      <w:tr w:rsidR="00C62B39" w:rsidRPr="002915B7" w14:paraId="35EDDE20" w14:textId="77777777">
        <w:tc>
          <w:tcPr>
            <w:tcW w:w="1962" w:type="dxa"/>
            <w:shd w:val="clear" w:color="auto" w:fill="auto"/>
          </w:tcPr>
          <w:p w14:paraId="3F442FE3" w14:textId="77777777" w:rsidR="00C62B39" w:rsidRPr="002915B7" w:rsidRDefault="00C62B39" w:rsidP="003F6AB2">
            <w:pPr>
              <w:pStyle w:val="Compact"/>
              <w:spacing w:line="480" w:lineRule="auto"/>
            </w:pPr>
            <w:r w:rsidRPr="002915B7">
              <w:rPr>
                <w:rFonts w:ascii="Calibri Light" w:hAnsi="Calibri Light" w:cs="Calibri Light"/>
                <w:sz w:val="18"/>
                <w:szCs w:val="18"/>
              </w:rPr>
              <w:t>Macroprotodon brevis</w:t>
            </w:r>
          </w:p>
        </w:tc>
      </w:tr>
      <w:tr w:rsidR="00C62B39" w:rsidRPr="002915B7" w14:paraId="2195B51C" w14:textId="77777777">
        <w:tc>
          <w:tcPr>
            <w:tcW w:w="1962" w:type="dxa"/>
            <w:shd w:val="clear" w:color="auto" w:fill="auto"/>
          </w:tcPr>
          <w:p w14:paraId="016F301F" w14:textId="77777777" w:rsidR="00C62B39" w:rsidRPr="002915B7" w:rsidRDefault="00C62B39" w:rsidP="003F6AB2">
            <w:pPr>
              <w:pStyle w:val="Compact"/>
              <w:spacing w:line="480" w:lineRule="auto"/>
            </w:pPr>
            <w:r w:rsidRPr="002915B7">
              <w:rPr>
                <w:rFonts w:ascii="Calibri Light" w:hAnsi="Calibri Light" w:cs="Calibri Light"/>
                <w:sz w:val="18"/>
                <w:szCs w:val="18"/>
              </w:rPr>
              <w:t>Macroprotodon cucullatus</w:t>
            </w:r>
          </w:p>
        </w:tc>
      </w:tr>
      <w:tr w:rsidR="00C62B39" w:rsidRPr="002915B7" w14:paraId="63955E6A" w14:textId="77777777">
        <w:tc>
          <w:tcPr>
            <w:tcW w:w="1962" w:type="dxa"/>
            <w:shd w:val="clear" w:color="auto" w:fill="auto"/>
          </w:tcPr>
          <w:p w14:paraId="0751AE38" w14:textId="77777777" w:rsidR="00C62B39" w:rsidRPr="002915B7" w:rsidRDefault="00C62B39" w:rsidP="003F6AB2">
            <w:pPr>
              <w:pStyle w:val="Compact"/>
              <w:spacing w:line="480" w:lineRule="auto"/>
            </w:pPr>
            <w:r w:rsidRPr="002915B7">
              <w:rPr>
                <w:rFonts w:ascii="Calibri Light" w:hAnsi="Calibri Light" w:cs="Calibri Light"/>
                <w:sz w:val="18"/>
                <w:szCs w:val="18"/>
              </w:rPr>
              <w:t>Macroprotodon mauritanicus</w:t>
            </w:r>
          </w:p>
        </w:tc>
      </w:tr>
      <w:tr w:rsidR="00C62B39" w:rsidRPr="002915B7" w14:paraId="541D4F80" w14:textId="77777777">
        <w:tc>
          <w:tcPr>
            <w:tcW w:w="1962" w:type="dxa"/>
            <w:shd w:val="clear" w:color="auto" w:fill="auto"/>
          </w:tcPr>
          <w:p w14:paraId="7453F650" w14:textId="77777777" w:rsidR="00C62B39" w:rsidRPr="002915B7" w:rsidRDefault="00C62B39" w:rsidP="003F6AB2">
            <w:pPr>
              <w:pStyle w:val="Compact"/>
              <w:spacing w:line="480" w:lineRule="auto"/>
            </w:pPr>
            <w:r w:rsidRPr="002915B7">
              <w:rPr>
                <w:rFonts w:ascii="Calibri Light" w:hAnsi="Calibri Light" w:cs="Calibri Light"/>
                <w:sz w:val="18"/>
                <w:szCs w:val="18"/>
              </w:rPr>
              <w:t>Macrovipera schweizeri</w:t>
            </w:r>
          </w:p>
        </w:tc>
      </w:tr>
      <w:tr w:rsidR="00C62B39" w:rsidRPr="002915B7" w14:paraId="57D5382C" w14:textId="77777777">
        <w:tc>
          <w:tcPr>
            <w:tcW w:w="1962" w:type="dxa"/>
            <w:shd w:val="clear" w:color="auto" w:fill="auto"/>
          </w:tcPr>
          <w:p w14:paraId="037FC5D5" w14:textId="77777777" w:rsidR="00C62B39" w:rsidRPr="002915B7" w:rsidRDefault="00C62B39" w:rsidP="003F6AB2">
            <w:pPr>
              <w:pStyle w:val="Compact"/>
              <w:spacing w:line="480" w:lineRule="auto"/>
            </w:pPr>
            <w:r w:rsidRPr="002915B7">
              <w:rPr>
                <w:rFonts w:ascii="Calibri Light" w:hAnsi="Calibri Light" w:cs="Calibri Light"/>
                <w:sz w:val="18"/>
                <w:szCs w:val="18"/>
              </w:rPr>
              <w:t>Malpolon monspessulanus</w:t>
            </w:r>
          </w:p>
        </w:tc>
      </w:tr>
      <w:tr w:rsidR="00C62B39" w:rsidRPr="002915B7" w14:paraId="7C78B8AF" w14:textId="77777777">
        <w:tc>
          <w:tcPr>
            <w:tcW w:w="1962" w:type="dxa"/>
            <w:shd w:val="clear" w:color="auto" w:fill="auto"/>
          </w:tcPr>
          <w:p w14:paraId="29D8C7E0" w14:textId="77777777" w:rsidR="00C62B39" w:rsidRPr="002915B7" w:rsidRDefault="00C62B39" w:rsidP="003F6AB2">
            <w:pPr>
              <w:pStyle w:val="Compact"/>
              <w:spacing w:line="480" w:lineRule="auto"/>
            </w:pPr>
            <w:r w:rsidRPr="002915B7">
              <w:rPr>
                <w:rFonts w:ascii="Calibri Light" w:hAnsi="Calibri Light" w:cs="Calibri Light"/>
                <w:sz w:val="18"/>
                <w:szCs w:val="18"/>
              </w:rPr>
              <w:t>Mauremys leprosa</w:t>
            </w:r>
          </w:p>
        </w:tc>
      </w:tr>
      <w:tr w:rsidR="00C62B39" w:rsidRPr="002915B7" w14:paraId="6C3EDF86" w14:textId="77777777">
        <w:tc>
          <w:tcPr>
            <w:tcW w:w="1962" w:type="dxa"/>
            <w:shd w:val="clear" w:color="auto" w:fill="auto"/>
          </w:tcPr>
          <w:p w14:paraId="3E520963" w14:textId="77777777" w:rsidR="00C62B39" w:rsidRPr="002915B7" w:rsidRDefault="00C62B39" w:rsidP="003F6AB2">
            <w:pPr>
              <w:pStyle w:val="Compact"/>
              <w:spacing w:line="480" w:lineRule="auto"/>
            </w:pPr>
            <w:r w:rsidRPr="002915B7">
              <w:rPr>
                <w:rFonts w:ascii="Calibri Light" w:hAnsi="Calibri Light" w:cs="Calibri Light"/>
                <w:sz w:val="18"/>
                <w:szCs w:val="18"/>
              </w:rPr>
              <w:t>Mauremys rivulata</w:t>
            </w:r>
          </w:p>
        </w:tc>
      </w:tr>
      <w:tr w:rsidR="00C62B39" w:rsidRPr="002915B7" w14:paraId="23935FD2" w14:textId="77777777">
        <w:tc>
          <w:tcPr>
            <w:tcW w:w="1962" w:type="dxa"/>
            <w:shd w:val="clear" w:color="auto" w:fill="auto"/>
          </w:tcPr>
          <w:p w14:paraId="4311F93D" w14:textId="77777777" w:rsidR="00C62B39" w:rsidRPr="002915B7" w:rsidRDefault="00C62B39" w:rsidP="003F6AB2">
            <w:pPr>
              <w:pStyle w:val="Compact"/>
              <w:spacing w:line="480" w:lineRule="auto"/>
            </w:pPr>
            <w:r w:rsidRPr="002915B7">
              <w:rPr>
                <w:rFonts w:ascii="Calibri Light" w:hAnsi="Calibri Light" w:cs="Calibri Light"/>
                <w:sz w:val="18"/>
                <w:szCs w:val="18"/>
              </w:rPr>
              <w:t>Montivipera xanthina</w:t>
            </w:r>
          </w:p>
        </w:tc>
      </w:tr>
      <w:tr w:rsidR="00C62B39" w:rsidRPr="002915B7" w14:paraId="2716F3DE" w14:textId="77777777">
        <w:tc>
          <w:tcPr>
            <w:tcW w:w="1962" w:type="dxa"/>
            <w:shd w:val="clear" w:color="auto" w:fill="auto"/>
          </w:tcPr>
          <w:p w14:paraId="67CFB9C7" w14:textId="77777777" w:rsidR="00C62B39" w:rsidRPr="002915B7" w:rsidRDefault="00C62B39" w:rsidP="003F6AB2">
            <w:pPr>
              <w:pStyle w:val="Compact"/>
              <w:spacing w:line="480" w:lineRule="auto"/>
            </w:pPr>
            <w:r w:rsidRPr="002915B7">
              <w:rPr>
                <w:rFonts w:ascii="Calibri Light" w:hAnsi="Calibri Light" w:cs="Calibri Light"/>
                <w:sz w:val="18"/>
                <w:szCs w:val="18"/>
              </w:rPr>
              <w:t>Natrix maura</w:t>
            </w:r>
          </w:p>
        </w:tc>
      </w:tr>
      <w:tr w:rsidR="00C62B39" w:rsidRPr="002915B7" w14:paraId="3E22D33C" w14:textId="77777777">
        <w:tc>
          <w:tcPr>
            <w:tcW w:w="1962" w:type="dxa"/>
            <w:shd w:val="clear" w:color="auto" w:fill="auto"/>
          </w:tcPr>
          <w:p w14:paraId="369646B1" w14:textId="77777777" w:rsidR="00C62B39" w:rsidRPr="002915B7" w:rsidRDefault="00C62B39" w:rsidP="003F6AB2">
            <w:pPr>
              <w:pStyle w:val="Compact"/>
              <w:spacing w:line="480" w:lineRule="auto"/>
            </w:pPr>
            <w:r w:rsidRPr="002915B7">
              <w:rPr>
                <w:rFonts w:ascii="Calibri Light" w:hAnsi="Calibri Light" w:cs="Calibri Light"/>
                <w:sz w:val="18"/>
                <w:szCs w:val="18"/>
              </w:rPr>
              <w:t>Natrix tesselleta</w:t>
            </w:r>
          </w:p>
        </w:tc>
      </w:tr>
      <w:tr w:rsidR="00C62B39" w:rsidRPr="002915B7" w14:paraId="1CE91BB5" w14:textId="77777777">
        <w:tc>
          <w:tcPr>
            <w:tcW w:w="1962" w:type="dxa"/>
            <w:shd w:val="clear" w:color="auto" w:fill="auto"/>
          </w:tcPr>
          <w:p w14:paraId="590E83F4" w14:textId="77777777" w:rsidR="00C62B39" w:rsidRPr="002915B7" w:rsidRDefault="00C62B39" w:rsidP="003F6AB2">
            <w:pPr>
              <w:pStyle w:val="Compact"/>
              <w:spacing w:line="480" w:lineRule="auto"/>
            </w:pPr>
            <w:r w:rsidRPr="002915B7">
              <w:rPr>
                <w:rFonts w:ascii="Calibri Light" w:hAnsi="Calibri Light" w:cs="Calibri Light"/>
                <w:sz w:val="18"/>
                <w:szCs w:val="18"/>
              </w:rPr>
              <w:t>Ophiomorus punctatissimus</w:t>
            </w:r>
          </w:p>
        </w:tc>
      </w:tr>
      <w:tr w:rsidR="00C62B39" w:rsidRPr="002915B7" w14:paraId="54E84B2E" w14:textId="77777777">
        <w:tc>
          <w:tcPr>
            <w:tcW w:w="1962" w:type="dxa"/>
            <w:shd w:val="clear" w:color="auto" w:fill="auto"/>
          </w:tcPr>
          <w:p w14:paraId="35D8B018" w14:textId="77777777" w:rsidR="00C62B39" w:rsidRPr="002915B7" w:rsidRDefault="00C62B39" w:rsidP="003F6AB2">
            <w:pPr>
              <w:pStyle w:val="Compact"/>
              <w:spacing w:line="480" w:lineRule="auto"/>
            </w:pPr>
            <w:r w:rsidRPr="002915B7">
              <w:rPr>
                <w:rFonts w:ascii="Calibri Light" w:hAnsi="Calibri Light" w:cs="Calibri Light"/>
                <w:sz w:val="18"/>
                <w:szCs w:val="18"/>
              </w:rPr>
              <w:t>Ophisops elegans</w:t>
            </w:r>
          </w:p>
        </w:tc>
      </w:tr>
      <w:tr w:rsidR="00C62B39" w:rsidRPr="002915B7" w14:paraId="7EED7443" w14:textId="77777777">
        <w:tc>
          <w:tcPr>
            <w:tcW w:w="1962" w:type="dxa"/>
            <w:shd w:val="clear" w:color="auto" w:fill="auto"/>
          </w:tcPr>
          <w:p w14:paraId="6E9901F8" w14:textId="77777777" w:rsidR="00C62B39" w:rsidRPr="002915B7" w:rsidRDefault="00C62B39" w:rsidP="003F6AB2">
            <w:pPr>
              <w:pStyle w:val="Compact"/>
              <w:spacing w:line="480" w:lineRule="auto"/>
            </w:pPr>
            <w:r w:rsidRPr="002915B7">
              <w:rPr>
                <w:rFonts w:ascii="Calibri Light" w:hAnsi="Calibri Light" w:cs="Calibri Light"/>
                <w:sz w:val="18"/>
                <w:szCs w:val="18"/>
              </w:rPr>
              <w:t>Parvilacerta parva</w:t>
            </w:r>
          </w:p>
        </w:tc>
      </w:tr>
      <w:tr w:rsidR="00C62B39" w:rsidRPr="002915B7" w14:paraId="5F10B343" w14:textId="77777777">
        <w:tc>
          <w:tcPr>
            <w:tcW w:w="1962" w:type="dxa"/>
            <w:shd w:val="clear" w:color="auto" w:fill="auto"/>
          </w:tcPr>
          <w:p w14:paraId="76922134" w14:textId="77777777" w:rsidR="00C62B39" w:rsidRPr="002915B7" w:rsidRDefault="00C62B39" w:rsidP="003F6AB2">
            <w:pPr>
              <w:pStyle w:val="Compact"/>
              <w:spacing w:line="480" w:lineRule="auto"/>
            </w:pPr>
            <w:r w:rsidRPr="002915B7">
              <w:rPr>
                <w:rFonts w:ascii="Calibri Light" w:hAnsi="Calibri Light" w:cs="Calibri Light"/>
                <w:sz w:val="18"/>
                <w:szCs w:val="18"/>
              </w:rPr>
              <w:t>Platyceps collaris</w:t>
            </w:r>
          </w:p>
        </w:tc>
      </w:tr>
      <w:tr w:rsidR="00C62B39" w:rsidRPr="002915B7" w14:paraId="5F2F41FB" w14:textId="77777777">
        <w:tc>
          <w:tcPr>
            <w:tcW w:w="1962" w:type="dxa"/>
            <w:shd w:val="clear" w:color="auto" w:fill="auto"/>
          </w:tcPr>
          <w:p w14:paraId="1EB9F66C" w14:textId="77777777" w:rsidR="00C62B39" w:rsidRPr="002915B7" w:rsidRDefault="00C62B39" w:rsidP="003F6AB2">
            <w:pPr>
              <w:pStyle w:val="Compact"/>
              <w:spacing w:line="480" w:lineRule="auto"/>
            </w:pPr>
            <w:r w:rsidRPr="002915B7">
              <w:rPr>
                <w:rFonts w:ascii="Calibri Light" w:hAnsi="Calibri Light" w:cs="Calibri Light"/>
                <w:sz w:val="18"/>
                <w:szCs w:val="18"/>
              </w:rPr>
              <w:t>Platyceps najadum</w:t>
            </w:r>
          </w:p>
        </w:tc>
      </w:tr>
      <w:tr w:rsidR="00C62B39" w:rsidRPr="002915B7" w14:paraId="1D2BC1EA" w14:textId="77777777">
        <w:tc>
          <w:tcPr>
            <w:tcW w:w="1962" w:type="dxa"/>
            <w:shd w:val="clear" w:color="auto" w:fill="auto"/>
          </w:tcPr>
          <w:p w14:paraId="33033597"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bocagei</w:t>
            </w:r>
          </w:p>
        </w:tc>
      </w:tr>
      <w:tr w:rsidR="00C62B39" w:rsidRPr="002915B7" w14:paraId="4B5FAA8E" w14:textId="77777777">
        <w:tc>
          <w:tcPr>
            <w:tcW w:w="1962" w:type="dxa"/>
            <w:shd w:val="clear" w:color="auto" w:fill="auto"/>
          </w:tcPr>
          <w:p w14:paraId="32BB029A"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carbonelli</w:t>
            </w:r>
          </w:p>
        </w:tc>
      </w:tr>
      <w:tr w:rsidR="00C62B39" w:rsidRPr="002915B7" w14:paraId="2EF2FCA5" w14:textId="77777777">
        <w:tc>
          <w:tcPr>
            <w:tcW w:w="1962" w:type="dxa"/>
            <w:shd w:val="clear" w:color="auto" w:fill="auto"/>
          </w:tcPr>
          <w:p w14:paraId="301EF6E8"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erhardii</w:t>
            </w:r>
          </w:p>
        </w:tc>
      </w:tr>
      <w:tr w:rsidR="00C62B39" w:rsidRPr="002915B7" w14:paraId="50CD4973" w14:textId="77777777">
        <w:tc>
          <w:tcPr>
            <w:tcW w:w="1962" w:type="dxa"/>
            <w:shd w:val="clear" w:color="auto" w:fill="auto"/>
          </w:tcPr>
          <w:p w14:paraId="3AD32207"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filfolensis</w:t>
            </w:r>
          </w:p>
        </w:tc>
      </w:tr>
      <w:tr w:rsidR="00C62B39" w:rsidRPr="002915B7" w14:paraId="61EA8096" w14:textId="77777777">
        <w:tc>
          <w:tcPr>
            <w:tcW w:w="1962" w:type="dxa"/>
            <w:shd w:val="clear" w:color="auto" w:fill="auto"/>
          </w:tcPr>
          <w:p w14:paraId="6E87919F"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gaigeae</w:t>
            </w:r>
          </w:p>
        </w:tc>
      </w:tr>
      <w:tr w:rsidR="00C62B39" w:rsidRPr="002915B7" w14:paraId="3C18D819" w14:textId="77777777">
        <w:tc>
          <w:tcPr>
            <w:tcW w:w="1962" w:type="dxa"/>
            <w:shd w:val="clear" w:color="auto" w:fill="auto"/>
          </w:tcPr>
          <w:p w14:paraId="7C53F632"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hispanica</w:t>
            </w:r>
          </w:p>
        </w:tc>
      </w:tr>
      <w:tr w:rsidR="00C62B39" w:rsidRPr="002915B7" w14:paraId="128524A8" w14:textId="77777777">
        <w:tc>
          <w:tcPr>
            <w:tcW w:w="1962" w:type="dxa"/>
            <w:shd w:val="clear" w:color="auto" w:fill="auto"/>
          </w:tcPr>
          <w:p w14:paraId="2026FB58"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lilfordi</w:t>
            </w:r>
          </w:p>
        </w:tc>
      </w:tr>
      <w:tr w:rsidR="00C62B39" w:rsidRPr="002915B7" w14:paraId="48D2B5D0" w14:textId="77777777">
        <w:tc>
          <w:tcPr>
            <w:tcW w:w="1962" w:type="dxa"/>
            <w:shd w:val="clear" w:color="auto" w:fill="auto"/>
          </w:tcPr>
          <w:p w14:paraId="18DBF1AA"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melisellensis</w:t>
            </w:r>
          </w:p>
        </w:tc>
      </w:tr>
      <w:tr w:rsidR="00C62B39" w:rsidRPr="002915B7" w14:paraId="4B50AA6F" w14:textId="77777777">
        <w:tc>
          <w:tcPr>
            <w:tcW w:w="1962" w:type="dxa"/>
            <w:shd w:val="clear" w:color="auto" w:fill="auto"/>
          </w:tcPr>
          <w:p w14:paraId="5695C919"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milensis</w:t>
            </w:r>
          </w:p>
        </w:tc>
      </w:tr>
      <w:tr w:rsidR="00C62B39" w:rsidRPr="002915B7" w14:paraId="5BBADAE9" w14:textId="77777777">
        <w:tc>
          <w:tcPr>
            <w:tcW w:w="1962" w:type="dxa"/>
            <w:shd w:val="clear" w:color="auto" w:fill="auto"/>
          </w:tcPr>
          <w:p w14:paraId="70A742CE"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muralis</w:t>
            </w:r>
          </w:p>
        </w:tc>
      </w:tr>
      <w:tr w:rsidR="00C62B39" w:rsidRPr="002915B7" w14:paraId="331BAEFE" w14:textId="77777777">
        <w:tc>
          <w:tcPr>
            <w:tcW w:w="1962" w:type="dxa"/>
            <w:shd w:val="clear" w:color="auto" w:fill="auto"/>
          </w:tcPr>
          <w:p w14:paraId="2A6D0313"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peloponnesiaca</w:t>
            </w:r>
          </w:p>
        </w:tc>
      </w:tr>
      <w:tr w:rsidR="00C62B39" w:rsidRPr="002915B7" w14:paraId="6D278E16" w14:textId="77777777">
        <w:tc>
          <w:tcPr>
            <w:tcW w:w="1962" w:type="dxa"/>
            <w:shd w:val="clear" w:color="auto" w:fill="auto"/>
          </w:tcPr>
          <w:p w14:paraId="48151DDD"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pityusensis</w:t>
            </w:r>
          </w:p>
        </w:tc>
      </w:tr>
      <w:tr w:rsidR="00C62B39" w:rsidRPr="002915B7" w14:paraId="30A31E29" w14:textId="77777777">
        <w:tc>
          <w:tcPr>
            <w:tcW w:w="1962" w:type="dxa"/>
            <w:shd w:val="clear" w:color="auto" w:fill="auto"/>
          </w:tcPr>
          <w:p w14:paraId="2182C3ED"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raffonei</w:t>
            </w:r>
          </w:p>
        </w:tc>
      </w:tr>
      <w:tr w:rsidR="00C62B39" w:rsidRPr="002915B7" w14:paraId="3F808E8D" w14:textId="77777777">
        <w:tc>
          <w:tcPr>
            <w:tcW w:w="1962" w:type="dxa"/>
            <w:shd w:val="clear" w:color="auto" w:fill="auto"/>
          </w:tcPr>
          <w:p w14:paraId="7CC8D42C"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sicula</w:t>
            </w:r>
          </w:p>
        </w:tc>
      </w:tr>
      <w:tr w:rsidR="00C62B39" w:rsidRPr="002915B7" w14:paraId="36E23655" w14:textId="77777777">
        <w:tc>
          <w:tcPr>
            <w:tcW w:w="1962" w:type="dxa"/>
            <w:shd w:val="clear" w:color="auto" w:fill="auto"/>
          </w:tcPr>
          <w:p w14:paraId="41E986B9"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taurica</w:t>
            </w:r>
          </w:p>
        </w:tc>
      </w:tr>
      <w:tr w:rsidR="00C62B39" w:rsidRPr="002915B7" w14:paraId="221E54EF" w14:textId="77777777">
        <w:tc>
          <w:tcPr>
            <w:tcW w:w="1962" w:type="dxa"/>
            <w:shd w:val="clear" w:color="auto" w:fill="auto"/>
          </w:tcPr>
          <w:p w14:paraId="1F4B2D87"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tiliguerta</w:t>
            </w:r>
          </w:p>
        </w:tc>
      </w:tr>
      <w:tr w:rsidR="00C62B39" w:rsidRPr="002915B7" w14:paraId="0ADEEFBB" w14:textId="77777777">
        <w:tc>
          <w:tcPr>
            <w:tcW w:w="1962" w:type="dxa"/>
            <w:shd w:val="clear" w:color="auto" w:fill="auto"/>
          </w:tcPr>
          <w:p w14:paraId="00AD13D8"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vaucheri</w:t>
            </w:r>
          </w:p>
        </w:tc>
      </w:tr>
      <w:tr w:rsidR="00C62B39" w:rsidRPr="002915B7" w14:paraId="7769D7D4" w14:textId="77777777">
        <w:tc>
          <w:tcPr>
            <w:tcW w:w="1962" w:type="dxa"/>
            <w:shd w:val="clear" w:color="auto" w:fill="auto"/>
          </w:tcPr>
          <w:p w14:paraId="259F9D7F"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wagleriana</w:t>
            </w:r>
          </w:p>
        </w:tc>
      </w:tr>
      <w:tr w:rsidR="00C62B39" w:rsidRPr="002915B7" w14:paraId="6DB7EE35" w14:textId="77777777">
        <w:tc>
          <w:tcPr>
            <w:tcW w:w="1962" w:type="dxa"/>
            <w:shd w:val="clear" w:color="auto" w:fill="auto"/>
          </w:tcPr>
          <w:p w14:paraId="3289DB89" w14:textId="77777777" w:rsidR="00C62B39" w:rsidRPr="002915B7" w:rsidRDefault="00C62B39" w:rsidP="003F6AB2">
            <w:pPr>
              <w:pStyle w:val="Compact"/>
              <w:spacing w:line="480" w:lineRule="auto"/>
            </w:pPr>
            <w:r w:rsidRPr="002915B7">
              <w:rPr>
                <w:rFonts w:ascii="Calibri Light" w:hAnsi="Calibri Light" w:cs="Calibri Light"/>
                <w:sz w:val="18"/>
                <w:szCs w:val="18"/>
              </w:rPr>
              <w:t>Psammodromus hispanicus</w:t>
            </w:r>
          </w:p>
        </w:tc>
      </w:tr>
      <w:tr w:rsidR="00C62B39" w:rsidRPr="002915B7" w14:paraId="0F7A6703" w14:textId="77777777">
        <w:tc>
          <w:tcPr>
            <w:tcW w:w="1962" w:type="dxa"/>
            <w:shd w:val="clear" w:color="auto" w:fill="auto"/>
          </w:tcPr>
          <w:p w14:paraId="443A667B" w14:textId="77777777" w:rsidR="00C62B39" w:rsidRPr="002915B7" w:rsidRDefault="00C62B39" w:rsidP="003F6AB2">
            <w:pPr>
              <w:pStyle w:val="Compact"/>
              <w:spacing w:line="480" w:lineRule="auto"/>
            </w:pPr>
            <w:r w:rsidRPr="002915B7">
              <w:rPr>
                <w:rFonts w:ascii="Calibri Light" w:hAnsi="Calibri Light" w:cs="Calibri Light"/>
                <w:sz w:val="18"/>
                <w:szCs w:val="18"/>
              </w:rPr>
              <w:t>Psammodromus jeanneae</w:t>
            </w:r>
          </w:p>
        </w:tc>
      </w:tr>
      <w:tr w:rsidR="00C62B39" w:rsidRPr="002915B7" w14:paraId="3F406A08" w14:textId="77777777">
        <w:tc>
          <w:tcPr>
            <w:tcW w:w="1962" w:type="dxa"/>
            <w:shd w:val="clear" w:color="auto" w:fill="auto"/>
          </w:tcPr>
          <w:p w14:paraId="65CE87E6" w14:textId="77777777" w:rsidR="00C62B39" w:rsidRPr="002915B7" w:rsidRDefault="00C62B39" w:rsidP="003F6AB2">
            <w:pPr>
              <w:pStyle w:val="Compact"/>
              <w:spacing w:line="480" w:lineRule="auto"/>
            </w:pPr>
            <w:r w:rsidRPr="002915B7">
              <w:rPr>
                <w:rFonts w:ascii="Calibri Light" w:hAnsi="Calibri Light" w:cs="Calibri Light"/>
                <w:sz w:val="18"/>
                <w:szCs w:val="18"/>
              </w:rPr>
              <w:t>Psammodromus manuelae</w:t>
            </w:r>
          </w:p>
        </w:tc>
      </w:tr>
      <w:tr w:rsidR="00C62B39" w:rsidRPr="002915B7" w14:paraId="51FDF146" w14:textId="77777777">
        <w:tc>
          <w:tcPr>
            <w:tcW w:w="1962" w:type="dxa"/>
            <w:shd w:val="clear" w:color="auto" w:fill="auto"/>
          </w:tcPr>
          <w:p w14:paraId="253088D4" w14:textId="77777777" w:rsidR="00C62B39" w:rsidRPr="002915B7" w:rsidRDefault="00C62B39" w:rsidP="003F6AB2">
            <w:pPr>
              <w:pStyle w:val="Compact"/>
              <w:spacing w:line="480" w:lineRule="auto"/>
            </w:pPr>
            <w:r w:rsidRPr="002915B7">
              <w:rPr>
                <w:rFonts w:ascii="Calibri Light" w:hAnsi="Calibri Light" w:cs="Calibri Light"/>
                <w:sz w:val="18"/>
                <w:szCs w:val="18"/>
              </w:rPr>
              <w:t>Pseudopus apodus</w:t>
            </w:r>
          </w:p>
        </w:tc>
      </w:tr>
      <w:tr w:rsidR="00C62B39" w:rsidRPr="002915B7" w14:paraId="16857D51" w14:textId="77777777">
        <w:tc>
          <w:tcPr>
            <w:tcW w:w="1962" w:type="dxa"/>
            <w:shd w:val="clear" w:color="auto" w:fill="auto"/>
          </w:tcPr>
          <w:p w14:paraId="161DF67B" w14:textId="77777777" w:rsidR="00C62B39" w:rsidRPr="002915B7" w:rsidRDefault="00C62B39" w:rsidP="003F6AB2">
            <w:pPr>
              <w:pStyle w:val="Compact"/>
              <w:spacing w:line="480" w:lineRule="auto"/>
            </w:pPr>
            <w:r w:rsidRPr="002915B7">
              <w:rPr>
                <w:rFonts w:ascii="Calibri Light" w:hAnsi="Calibri Light" w:cs="Calibri Light"/>
                <w:sz w:val="18"/>
                <w:szCs w:val="18"/>
              </w:rPr>
              <w:t>Rhinechis scalaris</w:t>
            </w:r>
          </w:p>
        </w:tc>
      </w:tr>
      <w:tr w:rsidR="00C62B39" w:rsidRPr="002915B7" w14:paraId="2167BA39" w14:textId="77777777">
        <w:tc>
          <w:tcPr>
            <w:tcW w:w="1962" w:type="dxa"/>
            <w:shd w:val="clear" w:color="auto" w:fill="auto"/>
          </w:tcPr>
          <w:p w14:paraId="1A253B7C" w14:textId="77777777" w:rsidR="00C62B39" w:rsidRPr="002915B7" w:rsidRDefault="00C62B39" w:rsidP="003F6AB2">
            <w:pPr>
              <w:pStyle w:val="Compact"/>
              <w:spacing w:line="480" w:lineRule="auto"/>
            </w:pPr>
            <w:r w:rsidRPr="002915B7">
              <w:rPr>
                <w:rFonts w:ascii="Calibri Light" w:hAnsi="Calibri Light" w:cs="Calibri Light"/>
                <w:sz w:val="18"/>
                <w:szCs w:val="18"/>
              </w:rPr>
              <w:t>Tarentola mauritanica</w:t>
            </w:r>
          </w:p>
        </w:tc>
      </w:tr>
      <w:tr w:rsidR="00C62B39" w:rsidRPr="002915B7" w14:paraId="2FA27726" w14:textId="77777777">
        <w:tc>
          <w:tcPr>
            <w:tcW w:w="1962" w:type="dxa"/>
            <w:shd w:val="clear" w:color="auto" w:fill="auto"/>
          </w:tcPr>
          <w:p w14:paraId="235FDCB3" w14:textId="77777777" w:rsidR="00C62B39" w:rsidRPr="002915B7" w:rsidRDefault="00C62B39" w:rsidP="003F6AB2">
            <w:pPr>
              <w:pStyle w:val="Compact"/>
              <w:spacing w:line="480" w:lineRule="auto"/>
            </w:pPr>
            <w:r w:rsidRPr="002915B7">
              <w:rPr>
                <w:rFonts w:ascii="Calibri Light" w:hAnsi="Calibri Light" w:cs="Calibri Light"/>
                <w:sz w:val="18"/>
                <w:szCs w:val="18"/>
              </w:rPr>
              <w:t>Telescopus fallax</w:t>
            </w:r>
          </w:p>
        </w:tc>
      </w:tr>
      <w:tr w:rsidR="00C62B39" w:rsidRPr="002915B7" w14:paraId="53365661" w14:textId="77777777">
        <w:tc>
          <w:tcPr>
            <w:tcW w:w="1962" w:type="dxa"/>
            <w:shd w:val="clear" w:color="auto" w:fill="auto"/>
          </w:tcPr>
          <w:p w14:paraId="06C1C885" w14:textId="77777777" w:rsidR="00C62B39" w:rsidRPr="002915B7" w:rsidRDefault="00C62B39" w:rsidP="003F6AB2">
            <w:pPr>
              <w:pStyle w:val="Compact"/>
              <w:spacing w:line="480" w:lineRule="auto"/>
            </w:pPr>
            <w:r w:rsidRPr="002915B7">
              <w:rPr>
                <w:rFonts w:ascii="Calibri Light" w:hAnsi="Calibri Light" w:cs="Calibri Light"/>
                <w:sz w:val="18"/>
                <w:szCs w:val="18"/>
              </w:rPr>
              <w:t>Testudo graeca</w:t>
            </w:r>
          </w:p>
        </w:tc>
      </w:tr>
      <w:tr w:rsidR="00C62B39" w:rsidRPr="002915B7" w14:paraId="2399D9E5" w14:textId="77777777">
        <w:tc>
          <w:tcPr>
            <w:tcW w:w="1962" w:type="dxa"/>
            <w:shd w:val="clear" w:color="auto" w:fill="auto"/>
          </w:tcPr>
          <w:p w14:paraId="669CACB0" w14:textId="77777777" w:rsidR="00C62B39" w:rsidRPr="002915B7" w:rsidRDefault="00C62B39" w:rsidP="003F6AB2">
            <w:pPr>
              <w:pStyle w:val="Compact"/>
              <w:spacing w:line="480" w:lineRule="auto"/>
            </w:pPr>
            <w:r w:rsidRPr="002915B7">
              <w:rPr>
                <w:rFonts w:ascii="Calibri Light" w:hAnsi="Calibri Light" w:cs="Calibri Light"/>
                <w:sz w:val="18"/>
                <w:szCs w:val="18"/>
              </w:rPr>
              <w:t>Testudo hermanni</w:t>
            </w:r>
          </w:p>
        </w:tc>
      </w:tr>
      <w:tr w:rsidR="00C62B39" w:rsidRPr="002915B7" w14:paraId="67C4906B" w14:textId="77777777">
        <w:tc>
          <w:tcPr>
            <w:tcW w:w="1962" w:type="dxa"/>
            <w:shd w:val="clear" w:color="auto" w:fill="auto"/>
          </w:tcPr>
          <w:p w14:paraId="6048E6A1" w14:textId="77777777" w:rsidR="00C62B39" w:rsidRPr="002915B7" w:rsidRDefault="00C62B39" w:rsidP="003F6AB2">
            <w:pPr>
              <w:pStyle w:val="Compact"/>
              <w:spacing w:line="480" w:lineRule="auto"/>
            </w:pPr>
            <w:r w:rsidRPr="002915B7">
              <w:rPr>
                <w:rFonts w:ascii="Calibri Light" w:hAnsi="Calibri Light" w:cs="Calibri Light"/>
                <w:sz w:val="18"/>
                <w:szCs w:val="18"/>
              </w:rPr>
              <w:t>Testudo marginata</w:t>
            </w:r>
          </w:p>
        </w:tc>
      </w:tr>
      <w:tr w:rsidR="00C62B39" w:rsidRPr="002915B7" w14:paraId="482A4705" w14:textId="77777777">
        <w:tc>
          <w:tcPr>
            <w:tcW w:w="1962" w:type="dxa"/>
            <w:shd w:val="clear" w:color="auto" w:fill="auto"/>
          </w:tcPr>
          <w:p w14:paraId="7AE54238" w14:textId="77777777" w:rsidR="00C62B39" w:rsidRPr="002915B7" w:rsidRDefault="00C62B39" w:rsidP="003F6AB2">
            <w:pPr>
              <w:pStyle w:val="Compact"/>
              <w:spacing w:line="480" w:lineRule="auto"/>
            </w:pPr>
            <w:r w:rsidRPr="002915B7">
              <w:rPr>
                <w:rFonts w:ascii="Calibri Light" w:hAnsi="Calibri Light" w:cs="Calibri Light"/>
                <w:sz w:val="18"/>
                <w:szCs w:val="18"/>
              </w:rPr>
              <w:t>Timon lepidus</w:t>
            </w:r>
          </w:p>
        </w:tc>
      </w:tr>
      <w:tr w:rsidR="00C62B39" w:rsidRPr="002915B7" w14:paraId="4AFF22FF" w14:textId="77777777">
        <w:tc>
          <w:tcPr>
            <w:tcW w:w="1962" w:type="dxa"/>
            <w:shd w:val="clear" w:color="auto" w:fill="auto"/>
          </w:tcPr>
          <w:p w14:paraId="18F35B38" w14:textId="77777777" w:rsidR="00C62B39" w:rsidRPr="002915B7" w:rsidRDefault="00C62B39" w:rsidP="003F6AB2">
            <w:pPr>
              <w:pStyle w:val="Compact"/>
              <w:spacing w:line="480" w:lineRule="auto"/>
            </w:pPr>
            <w:r w:rsidRPr="002915B7">
              <w:rPr>
                <w:rFonts w:ascii="Calibri Light" w:hAnsi="Calibri Light" w:cs="Calibri Light"/>
                <w:sz w:val="18"/>
                <w:szCs w:val="18"/>
              </w:rPr>
              <w:t>Trachylepis aurata</w:t>
            </w:r>
          </w:p>
        </w:tc>
      </w:tr>
      <w:tr w:rsidR="00C62B39" w:rsidRPr="002915B7" w14:paraId="3079F956" w14:textId="77777777">
        <w:tc>
          <w:tcPr>
            <w:tcW w:w="1962" w:type="dxa"/>
            <w:shd w:val="clear" w:color="auto" w:fill="auto"/>
          </w:tcPr>
          <w:p w14:paraId="38EE7E8F" w14:textId="77777777" w:rsidR="00C62B39" w:rsidRPr="002915B7" w:rsidRDefault="00C62B39" w:rsidP="003F6AB2">
            <w:pPr>
              <w:pStyle w:val="Compact"/>
              <w:spacing w:line="480" w:lineRule="auto"/>
            </w:pPr>
            <w:r w:rsidRPr="002915B7">
              <w:rPr>
                <w:rFonts w:ascii="Calibri Light" w:hAnsi="Calibri Light" w:cs="Calibri Light"/>
                <w:sz w:val="18"/>
                <w:szCs w:val="18"/>
              </w:rPr>
              <w:t>Trionyx triunguis</w:t>
            </w:r>
          </w:p>
        </w:tc>
      </w:tr>
      <w:tr w:rsidR="00C62B39" w:rsidRPr="002915B7" w14:paraId="24769654" w14:textId="77777777">
        <w:tc>
          <w:tcPr>
            <w:tcW w:w="1962" w:type="dxa"/>
            <w:shd w:val="clear" w:color="auto" w:fill="auto"/>
          </w:tcPr>
          <w:p w14:paraId="525F135C" w14:textId="77777777" w:rsidR="00C62B39" w:rsidRPr="002915B7" w:rsidRDefault="00C62B39" w:rsidP="003F6AB2">
            <w:pPr>
              <w:pStyle w:val="Compact"/>
              <w:spacing w:line="480" w:lineRule="auto"/>
            </w:pPr>
            <w:r w:rsidRPr="002915B7">
              <w:rPr>
                <w:rFonts w:ascii="Calibri Light" w:hAnsi="Calibri Light" w:cs="Calibri Light"/>
                <w:sz w:val="18"/>
                <w:szCs w:val="18"/>
              </w:rPr>
              <w:t>Typhlops vermicularis</w:t>
            </w:r>
          </w:p>
        </w:tc>
      </w:tr>
      <w:tr w:rsidR="00C62B39" w:rsidRPr="002915B7" w14:paraId="4C402AE0" w14:textId="77777777">
        <w:tc>
          <w:tcPr>
            <w:tcW w:w="1962" w:type="dxa"/>
            <w:shd w:val="clear" w:color="auto" w:fill="auto"/>
          </w:tcPr>
          <w:p w14:paraId="7471C930" w14:textId="77777777" w:rsidR="00C62B39" w:rsidRPr="002915B7" w:rsidRDefault="00C62B39" w:rsidP="003F6AB2">
            <w:pPr>
              <w:pStyle w:val="Compact"/>
              <w:spacing w:line="480" w:lineRule="auto"/>
            </w:pPr>
            <w:r w:rsidRPr="002915B7">
              <w:rPr>
                <w:rFonts w:ascii="Calibri Light" w:hAnsi="Calibri Light" w:cs="Calibri Light"/>
                <w:sz w:val="18"/>
                <w:szCs w:val="18"/>
              </w:rPr>
              <w:t>Vipera ammodytes</w:t>
            </w:r>
          </w:p>
        </w:tc>
      </w:tr>
      <w:tr w:rsidR="00C62B39" w:rsidRPr="002915B7" w14:paraId="73C9568B" w14:textId="77777777">
        <w:tc>
          <w:tcPr>
            <w:tcW w:w="1962" w:type="dxa"/>
            <w:shd w:val="clear" w:color="auto" w:fill="auto"/>
          </w:tcPr>
          <w:p w14:paraId="54B9B7B4" w14:textId="77777777" w:rsidR="00C62B39" w:rsidRPr="002915B7" w:rsidRDefault="00C62B39" w:rsidP="003F6AB2">
            <w:pPr>
              <w:pStyle w:val="Compact"/>
              <w:spacing w:line="480" w:lineRule="auto"/>
            </w:pPr>
            <w:r w:rsidRPr="002915B7">
              <w:rPr>
                <w:rFonts w:ascii="Calibri Light" w:hAnsi="Calibri Light" w:cs="Calibri Light"/>
                <w:sz w:val="18"/>
                <w:szCs w:val="18"/>
              </w:rPr>
              <w:t>Vipera aspis</w:t>
            </w:r>
          </w:p>
        </w:tc>
      </w:tr>
      <w:tr w:rsidR="00C62B39" w:rsidRPr="002915B7" w14:paraId="33317223" w14:textId="77777777">
        <w:tc>
          <w:tcPr>
            <w:tcW w:w="1962" w:type="dxa"/>
            <w:shd w:val="clear" w:color="auto" w:fill="auto"/>
          </w:tcPr>
          <w:p w14:paraId="0E0A10C1" w14:textId="77777777" w:rsidR="00C62B39" w:rsidRPr="002915B7" w:rsidRDefault="00C62B39" w:rsidP="003F6AB2">
            <w:pPr>
              <w:pStyle w:val="Compact"/>
              <w:spacing w:line="480" w:lineRule="auto"/>
            </w:pPr>
            <w:r w:rsidRPr="002915B7">
              <w:rPr>
                <w:rFonts w:ascii="Calibri Light" w:hAnsi="Calibri Light" w:cs="Calibri Light"/>
                <w:sz w:val="18"/>
                <w:szCs w:val="18"/>
              </w:rPr>
              <w:t>Vipera berus</w:t>
            </w:r>
          </w:p>
        </w:tc>
      </w:tr>
      <w:tr w:rsidR="00C62B39" w:rsidRPr="002915B7" w14:paraId="610AB5B7" w14:textId="77777777">
        <w:tc>
          <w:tcPr>
            <w:tcW w:w="1962" w:type="dxa"/>
            <w:shd w:val="clear" w:color="auto" w:fill="auto"/>
          </w:tcPr>
          <w:p w14:paraId="0AF48122" w14:textId="77777777" w:rsidR="00C62B39" w:rsidRPr="002915B7" w:rsidRDefault="00C62B39" w:rsidP="003F6AB2">
            <w:pPr>
              <w:pStyle w:val="Compact"/>
              <w:spacing w:line="480" w:lineRule="auto"/>
            </w:pPr>
            <w:r w:rsidRPr="002915B7">
              <w:rPr>
                <w:rFonts w:ascii="Calibri Light" w:hAnsi="Calibri Light" w:cs="Calibri Light"/>
                <w:sz w:val="18"/>
                <w:szCs w:val="18"/>
              </w:rPr>
              <w:t>Vipera latastei</w:t>
            </w:r>
          </w:p>
        </w:tc>
      </w:tr>
      <w:tr w:rsidR="00C62B39" w:rsidRPr="002915B7" w14:paraId="1752C486" w14:textId="77777777">
        <w:tc>
          <w:tcPr>
            <w:tcW w:w="1962" w:type="dxa"/>
            <w:shd w:val="clear" w:color="auto" w:fill="auto"/>
          </w:tcPr>
          <w:p w14:paraId="72EA0871" w14:textId="77777777" w:rsidR="00C62B39" w:rsidRPr="002915B7" w:rsidRDefault="00C62B39" w:rsidP="003F6AB2">
            <w:pPr>
              <w:pStyle w:val="Compact"/>
              <w:spacing w:line="480" w:lineRule="auto"/>
            </w:pPr>
            <w:r w:rsidRPr="002915B7">
              <w:rPr>
                <w:rFonts w:ascii="Calibri Light" w:hAnsi="Calibri Light" w:cs="Calibri Light"/>
                <w:sz w:val="18"/>
                <w:szCs w:val="18"/>
              </w:rPr>
              <w:t>Vipera renardi</w:t>
            </w:r>
          </w:p>
        </w:tc>
      </w:tr>
      <w:tr w:rsidR="00C62B39" w:rsidRPr="002915B7" w14:paraId="7C89031C" w14:textId="77777777">
        <w:tc>
          <w:tcPr>
            <w:tcW w:w="1962" w:type="dxa"/>
            <w:shd w:val="clear" w:color="auto" w:fill="auto"/>
          </w:tcPr>
          <w:p w14:paraId="5D4A0AB1" w14:textId="77777777" w:rsidR="00C62B39" w:rsidRPr="002915B7" w:rsidRDefault="00C62B39" w:rsidP="003F6AB2">
            <w:pPr>
              <w:pStyle w:val="Compact"/>
              <w:spacing w:line="480" w:lineRule="auto"/>
            </w:pPr>
            <w:r w:rsidRPr="002915B7">
              <w:rPr>
                <w:rFonts w:ascii="Calibri Light" w:hAnsi="Calibri Light" w:cs="Calibri Light"/>
                <w:sz w:val="18"/>
                <w:szCs w:val="18"/>
              </w:rPr>
              <w:t>Vipera seoanei</w:t>
            </w:r>
          </w:p>
        </w:tc>
      </w:tr>
      <w:tr w:rsidR="00C62B39" w:rsidRPr="002915B7" w14:paraId="2A6B2FCB" w14:textId="77777777">
        <w:tc>
          <w:tcPr>
            <w:tcW w:w="1962" w:type="dxa"/>
            <w:shd w:val="clear" w:color="auto" w:fill="auto"/>
          </w:tcPr>
          <w:p w14:paraId="2F494F12" w14:textId="77777777" w:rsidR="00C62B39" w:rsidRPr="002915B7" w:rsidRDefault="00C62B39" w:rsidP="003F6AB2">
            <w:pPr>
              <w:pStyle w:val="Compact"/>
              <w:spacing w:line="480" w:lineRule="auto"/>
            </w:pPr>
            <w:r w:rsidRPr="002915B7">
              <w:rPr>
                <w:rFonts w:ascii="Calibri Light" w:hAnsi="Calibri Light" w:cs="Calibri Light"/>
                <w:sz w:val="18"/>
                <w:szCs w:val="18"/>
              </w:rPr>
              <w:t>Vipera ursinii</w:t>
            </w:r>
          </w:p>
        </w:tc>
      </w:tr>
      <w:tr w:rsidR="00C62B39" w:rsidRPr="002915B7" w14:paraId="66FCE3C6" w14:textId="77777777">
        <w:tc>
          <w:tcPr>
            <w:tcW w:w="1962" w:type="dxa"/>
            <w:shd w:val="clear" w:color="auto" w:fill="auto"/>
          </w:tcPr>
          <w:p w14:paraId="6D1558CF" w14:textId="77777777" w:rsidR="00C62B39" w:rsidRPr="002915B7" w:rsidRDefault="00C62B39" w:rsidP="003F6AB2">
            <w:pPr>
              <w:pStyle w:val="Compact"/>
              <w:spacing w:line="480" w:lineRule="auto"/>
            </w:pPr>
            <w:r w:rsidRPr="002915B7">
              <w:rPr>
                <w:rFonts w:ascii="Calibri Light" w:hAnsi="Calibri Light" w:cs="Calibri Light"/>
                <w:sz w:val="18"/>
                <w:szCs w:val="18"/>
              </w:rPr>
              <w:t>Zamenis lineatus</w:t>
            </w:r>
          </w:p>
        </w:tc>
      </w:tr>
      <w:tr w:rsidR="00C62B39" w:rsidRPr="002915B7" w14:paraId="3A56F702" w14:textId="77777777">
        <w:tc>
          <w:tcPr>
            <w:tcW w:w="1962" w:type="dxa"/>
            <w:shd w:val="clear" w:color="auto" w:fill="auto"/>
          </w:tcPr>
          <w:p w14:paraId="0EBB1666" w14:textId="77777777" w:rsidR="00C62B39" w:rsidRPr="002915B7" w:rsidRDefault="00C62B39" w:rsidP="003F6AB2">
            <w:pPr>
              <w:pStyle w:val="Compact"/>
              <w:spacing w:line="480" w:lineRule="auto"/>
            </w:pPr>
            <w:r w:rsidRPr="002915B7">
              <w:rPr>
                <w:rFonts w:ascii="Calibri Light" w:hAnsi="Calibri Light" w:cs="Calibri Light"/>
                <w:sz w:val="18"/>
                <w:szCs w:val="18"/>
              </w:rPr>
              <w:t>Zamenis longissimus</w:t>
            </w:r>
          </w:p>
        </w:tc>
      </w:tr>
      <w:tr w:rsidR="00C62B39" w:rsidRPr="002915B7" w14:paraId="2FA038CC" w14:textId="77777777">
        <w:tc>
          <w:tcPr>
            <w:tcW w:w="1962" w:type="dxa"/>
            <w:shd w:val="clear" w:color="auto" w:fill="auto"/>
          </w:tcPr>
          <w:p w14:paraId="354EEB28" w14:textId="77777777" w:rsidR="00C62B39" w:rsidRPr="002915B7" w:rsidRDefault="00C62B39" w:rsidP="003F6AB2">
            <w:pPr>
              <w:pStyle w:val="Compact"/>
              <w:spacing w:line="480" w:lineRule="auto"/>
            </w:pPr>
            <w:r w:rsidRPr="002915B7">
              <w:rPr>
                <w:rFonts w:ascii="Calibri Light" w:hAnsi="Calibri Light" w:cs="Calibri Light"/>
                <w:sz w:val="18"/>
                <w:szCs w:val="18"/>
              </w:rPr>
              <w:t>Zamenis situla</w:t>
            </w:r>
          </w:p>
        </w:tc>
      </w:tr>
      <w:tr w:rsidR="00C62B39" w:rsidRPr="002915B7" w14:paraId="5D9C0563" w14:textId="77777777">
        <w:tc>
          <w:tcPr>
            <w:tcW w:w="1962" w:type="dxa"/>
            <w:shd w:val="clear" w:color="auto" w:fill="auto"/>
          </w:tcPr>
          <w:p w14:paraId="30AFA6BA" w14:textId="77777777" w:rsidR="00C62B39" w:rsidRPr="002915B7" w:rsidRDefault="00C62B39" w:rsidP="003F6AB2">
            <w:pPr>
              <w:pStyle w:val="Compact"/>
              <w:spacing w:line="480" w:lineRule="auto"/>
              <w:rPr>
                <w:rFonts w:ascii="Calibri Light" w:hAnsi="Calibri Light" w:cs="Calibri Light"/>
                <w:sz w:val="18"/>
                <w:szCs w:val="18"/>
              </w:rPr>
            </w:pPr>
          </w:p>
        </w:tc>
      </w:tr>
      <w:tr w:rsidR="00C62B39" w:rsidRPr="002915B7" w14:paraId="79B8B844" w14:textId="77777777">
        <w:tc>
          <w:tcPr>
            <w:tcW w:w="1962" w:type="dxa"/>
            <w:shd w:val="clear" w:color="auto" w:fill="auto"/>
          </w:tcPr>
          <w:p w14:paraId="45877C4F" w14:textId="77777777" w:rsidR="00C62B39" w:rsidRPr="002915B7" w:rsidRDefault="00C62B39" w:rsidP="003F6AB2">
            <w:pPr>
              <w:pStyle w:val="Compact"/>
              <w:spacing w:line="480" w:lineRule="auto"/>
              <w:rPr>
                <w:rFonts w:ascii="Calibri Light" w:hAnsi="Calibri Light" w:cs="Calibri Light"/>
                <w:sz w:val="18"/>
                <w:szCs w:val="18"/>
              </w:rPr>
            </w:pPr>
          </w:p>
        </w:tc>
      </w:tr>
    </w:tbl>
    <w:p w14:paraId="3E81F32D" w14:textId="77777777" w:rsidR="00C62B39" w:rsidRPr="002915B7" w:rsidRDefault="00C62B39" w:rsidP="003F6AB2">
      <w:pPr>
        <w:spacing w:line="480" w:lineRule="auto"/>
      </w:pPr>
    </w:p>
    <w:sectPr w:rsidR="00C62B39" w:rsidRPr="002915B7">
      <w:type w:val="continuous"/>
      <w:pgSz w:w="12240" w:h="15840"/>
      <w:pgMar w:top="1417" w:right="1134" w:bottom="1417" w:left="1134" w:header="720" w:footer="720" w:gutter="0"/>
      <w:lnNumType w:countBy="1" w:distance="283" w:restart="continuous"/>
      <w:cols w:num="4" w:space="708" w:equalWidth="0">
        <w:col w:w="2138" w:space="708"/>
        <w:col w:w="1784" w:space="708"/>
        <w:col w:w="1784" w:space="708"/>
        <w:col w:w="2139"/>
      </w:cols>
      <w:docGrid w:linePitch="240" w:charSpace="-204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Joona Lehtomäki" w:date="2016-11-13T17:20:00Z" w:initials="JL">
    <w:p w14:paraId="7EAAD27A" w14:textId="77777777" w:rsidR="00677197" w:rsidRDefault="00677197">
      <w:pPr>
        <w:overflowPunct w:val="0"/>
        <w:spacing w:line="240" w:lineRule="auto"/>
        <w:rPr>
          <w:color w:val="000000"/>
          <w:sz w:val="20"/>
        </w:rPr>
      </w:pPr>
      <w:r>
        <w:annotationRef/>
      </w:r>
      <w:r>
        <w:rPr>
          <w:color w:val="000000"/>
          <w:sz w:val="20"/>
        </w:rPr>
        <w:t>Max 250 words</w:t>
      </w:r>
    </w:p>
    <w:p w14:paraId="7A598063" w14:textId="0875CB93" w:rsidR="00677197" w:rsidRDefault="00677197">
      <w:pPr>
        <w:overflowPunct w:val="0"/>
        <w:spacing w:line="240" w:lineRule="auto"/>
        <w:rPr>
          <w:color w:val="000000"/>
          <w:sz w:val="20"/>
        </w:rPr>
      </w:pPr>
      <w:r>
        <w:rPr>
          <w:color w:val="000000"/>
          <w:sz w:val="20"/>
        </w:rPr>
        <w:t>Now 229 (2017-06-02)</w:t>
      </w:r>
    </w:p>
  </w:comment>
  <w:comment w:id="5" w:author="Joona Lehtomäki" w:date="2016-11-13T10:26:00Z" w:initials="JL">
    <w:p w14:paraId="38C24C7E" w14:textId="77777777" w:rsidR="00677197" w:rsidRDefault="00677197">
      <w:pPr>
        <w:overflowPunct w:val="0"/>
        <w:spacing w:line="240" w:lineRule="auto"/>
        <w:rPr>
          <w:sz w:val="20"/>
        </w:rPr>
      </w:pPr>
      <w:r>
        <w:annotationRef/>
      </w:r>
      <w:r>
        <w:rPr>
          <w:sz w:val="20"/>
        </w:rPr>
        <w:t>Max 2000 words</w:t>
      </w:r>
    </w:p>
    <w:p w14:paraId="10FD40EA" w14:textId="36CCC3A9" w:rsidR="00677197" w:rsidRDefault="00677197">
      <w:pPr>
        <w:overflowPunct w:val="0"/>
        <w:spacing w:line="240" w:lineRule="auto"/>
        <w:rPr>
          <w:sz w:val="20"/>
        </w:rPr>
      </w:pPr>
      <w:r>
        <w:rPr>
          <w:sz w:val="20"/>
        </w:rPr>
        <w:t>Now 1995 (2016-06-02)</w:t>
      </w:r>
    </w:p>
  </w:comment>
  <w:comment w:id="6" w:author="Joona Lehtomäki" w:date="2017-05-28T14:21:00Z" w:initials="JL">
    <w:p w14:paraId="4DAF82D0" w14:textId="78B20798" w:rsidR="00677197" w:rsidRDefault="00677197">
      <w:pPr>
        <w:pStyle w:val="CommentText"/>
      </w:pPr>
      <w:r>
        <w:rPr>
          <w:rStyle w:val="CommentReference"/>
        </w:rPr>
        <w:annotationRef/>
      </w:r>
      <w:r>
        <w:t>To discussion.</w:t>
      </w:r>
    </w:p>
  </w:comment>
  <w:comment w:id="7" w:author="Joona Lehtomäki" w:date="2017-05-28T13:47:00Z" w:initials="JL">
    <w:p w14:paraId="5C72934E" w14:textId="7A2FCCDA" w:rsidR="00677197" w:rsidRDefault="00677197">
      <w:pPr>
        <w:pStyle w:val="CommentText"/>
      </w:pPr>
      <w:r>
        <w:rPr>
          <w:rStyle w:val="CommentReference"/>
        </w:rPr>
        <w:annotationRef/>
      </w:r>
      <w:r>
        <w:t>To discussion (also: costs).</w:t>
      </w:r>
    </w:p>
  </w:comment>
  <w:comment w:id="8" w:author="Joona Lehtomäki" w:date="2017-05-28T15:23:00Z" w:initials="JL">
    <w:p w14:paraId="4BF54E51" w14:textId="3AD45B95" w:rsidR="00677197" w:rsidRDefault="00677197">
      <w:pPr>
        <w:pStyle w:val="CommentText"/>
      </w:pPr>
      <w:r>
        <w:rPr>
          <w:rStyle w:val="CommentReference"/>
        </w:rPr>
        <w:annotationRef/>
      </w:r>
      <w:r>
        <w:t>To discussion?</w:t>
      </w:r>
    </w:p>
  </w:comment>
  <w:comment w:id="9" w:author="Joona Lehtomäki" w:date="2017-04-04T13:28:00Z" w:initials="JL">
    <w:p w14:paraId="5CEA2CB3" w14:textId="77777777" w:rsidR="00677197" w:rsidRDefault="00677197">
      <w:pPr>
        <w:pStyle w:val="CommentText"/>
      </w:pPr>
      <w:r>
        <w:rPr>
          <w:rStyle w:val="CommentReference"/>
        </w:rPr>
        <w:annotationRef/>
      </w:r>
      <w:r>
        <w:rPr>
          <w:rStyle w:val="CommentReference"/>
        </w:rPr>
        <w:t>Enhance link to</w:t>
      </w:r>
      <w:r>
        <w:t xml:space="preserve"> Fig. 1 once it becomes clear what its form is.</w:t>
      </w:r>
    </w:p>
  </w:comment>
  <w:comment w:id="10" w:author="Joona Lehtomäki" w:date="2017-04-05T08:30:00Z" w:initials="JL">
    <w:p w14:paraId="2927E860" w14:textId="77777777" w:rsidR="00677197" w:rsidRDefault="00677197" w:rsidP="00EF5F22">
      <w:pPr>
        <w:overflowPunct w:val="0"/>
        <w:spacing w:line="240" w:lineRule="auto"/>
        <w:rPr>
          <w:sz w:val="20"/>
        </w:rPr>
      </w:pPr>
      <w:r>
        <w:rPr>
          <w:rStyle w:val="CommentReference"/>
        </w:rPr>
        <w:annotationRef/>
      </w:r>
      <w:r>
        <w:rPr>
          <w:sz w:val="20"/>
        </w:rPr>
        <w:t>Max 2000 words</w:t>
      </w:r>
    </w:p>
    <w:p w14:paraId="7B0A6BE9" w14:textId="3631A151" w:rsidR="00677197" w:rsidRPr="00EF5F22" w:rsidRDefault="00677197" w:rsidP="00EF5F22">
      <w:pPr>
        <w:overflowPunct w:val="0"/>
        <w:spacing w:line="240" w:lineRule="auto"/>
        <w:rPr>
          <w:sz w:val="20"/>
        </w:rPr>
      </w:pPr>
      <w:r>
        <w:rPr>
          <w:sz w:val="20"/>
        </w:rPr>
        <w:t>Now 2369 (2016-06-02)</w:t>
      </w:r>
    </w:p>
  </w:comment>
  <w:comment w:id="11" w:author="Joona Lehtomäki" w:date="2016-10-20T14:33:00Z" w:initials="JL">
    <w:p w14:paraId="12050499" w14:textId="77777777" w:rsidR="00677197" w:rsidRDefault="00677197">
      <w:pPr>
        <w:spacing w:line="240" w:lineRule="auto"/>
        <w:rPr>
          <w:sz w:val="20"/>
        </w:rPr>
      </w:pPr>
      <w:r>
        <w:annotationRef/>
      </w:r>
      <w:r>
        <w:rPr>
          <w:sz w:val="20"/>
        </w:rPr>
        <w:t>Make sure introduction covers why these options are selected.</w:t>
      </w:r>
    </w:p>
  </w:comment>
  <w:comment w:id="14" w:author="Joona Lehtomäki" w:date="2017-03-26T09:39:00Z" w:initials="JL">
    <w:p w14:paraId="658E125C" w14:textId="77777777" w:rsidR="00677197" w:rsidRDefault="00677197">
      <w:pPr>
        <w:pStyle w:val="CommentText"/>
      </w:pPr>
      <w:r>
        <w:rPr>
          <w:rStyle w:val="CommentReference"/>
        </w:rPr>
        <w:annotationRef/>
      </w:r>
      <w:r>
        <w:t>Add URL once the code is deposited in Zenodo.</w:t>
      </w:r>
    </w:p>
  </w:comment>
  <w:comment w:id="15" w:author="Joona Lehtomäki" w:date="2016-11-01T15:54:00Z" w:initials="JL">
    <w:p w14:paraId="166336C8" w14:textId="77777777" w:rsidR="00677197" w:rsidRDefault="00677197">
      <w:pPr>
        <w:spacing w:line="240" w:lineRule="auto"/>
        <w:rPr>
          <w:sz w:val="20"/>
        </w:rPr>
      </w:pPr>
      <w:r>
        <w:annotationRef/>
      </w:r>
      <w:r>
        <w:rPr>
          <w:sz w:val="20"/>
        </w:rPr>
        <w:t>Max 1500 words</w:t>
      </w:r>
    </w:p>
    <w:p w14:paraId="77394496" w14:textId="35D59C3C" w:rsidR="00677197" w:rsidRDefault="00677197">
      <w:pPr>
        <w:spacing w:line="240" w:lineRule="auto"/>
        <w:rPr>
          <w:sz w:val="20"/>
        </w:rPr>
      </w:pPr>
      <w:r>
        <w:rPr>
          <w:sz w:val="20"/>
        </w:rPr>
        <w:t>Now 956 words (2017-06-02)</w:t>
      </w:r>
    </w:p>
  </w:comment>
  <w:comment w:id="16" w:author="Joona Lehtomäki" w:date="2017-04-03T20:19:00Z" w:initials="JL">
    <w:p w14:paraId="6B091597" w14:textId="77777777" w:rsidR="00677197" w:rsidRDefault="00677197">
      <w:pPr>
        <w:pStyle w:val="CommentText"/>
      </w:pPr>
      <w:r>
        <w:rPr>
          <w:rStyle w:val="CommentReference"/>
        </w:rPr>
        <w:annotationRef/>
      </w:r>
      <w:r>
        <w:t>Check this.</w:t>
      </w:r>
    </w:p>
  </w:comment>
  <w:comment w:id="17" w:author="Joona Lehtomäki" w:date="2017-04-04T13:40:00Z" w:initials="JL">
    <w:p w14:paraId="568E3FA9" w14:textId="77777777" w:rsidR="00677197" w:rsidRDefault="00677197">
      <w:pPr>
        <w:pStyle w:val="CommentText"/>
      </w:pPr>
      <w:r>
        <w:rPr>
          <w:rStyle w:val="CommentReference"/>
        </w:rPr>
        <w:annotationRef/>
      </w:r>
      <w:r>
        <w:t>Add something about individual features, both ES and BD.</w:t>
      </w:r>
    </w:p>
  </w:comment>
  <w:comment w:id="18" w:author="Joona Lehtomäki" w:date="2017-04-05T14:30:00Z" w:initials="JL">
    <w:p w14:paraId="269C9B42" w14:textId="77777777" w:rsidR="00677197" w:rsidRDefault="00677197" w:rsidP="00AB739A">
      <w:pPr>
        <w:overflowPunct w:val="0"/>
        <w:spacing w:line="240" w:lineRule="auto"/>
        <w:rPr>
          <w:sz w:val="20"/>
        </w:rPr>
      </w:pPr>
      <w:r>
        <w:rPr>
          <w:rStyle w:val="CommentReference"/>
        </w:rPr>
        <w:annotationRef/>
      </w:r>
      <w:r>
        <w:annotationRef/>
      </w:r>
      <w:r>
        <w:rPr>
          <w:sz w:val="20"/>
        </w:rPr>
        <w:t>Max 2000 words</w:t>
      </w:r>
    </w:p>
    <w:p w14:paraId="60FCE9AC" w14:textId="00516B6E" w:rsidR="00677197" w:rsidRPr="00AB739A" w:rsidRDefault="00677197" w:rsidP="00AB739A">
      <w:pPr>
        <w:overflowPunct w:val="0"/>
        <w:spacing w:line="240" w:lineRule="auto"/>
        <w:rPr>
          <w:sz w:val="20"/>
        </w:rPr>
      </w:pPr>
      <w:r>
        <w:rPr>
          <w:sz w:val="20"/>
        </w:rPr>
        <w:t>Now 2151 (2016-02-06)</w:t>
      </w:r>
    </w:p>
  </w:comment>
  <w:comment w:id="19" w:author="Verburg, P.H." w:date="2017-05-19T15:33:00Z" w:initials="VP">
    <w:p w14:paraId="04B29FD6" w14:textId="77777777" w:rsidR="00677197" w:rsidRDefault="00677197">
      <w:pPr>
        <w:pStyle w:val="CommentText"/>
      </w:pPr>
      <w:r>
        <w:rPr>
          <w:rStyle w:val="CommentReference"/>
        </w:rPr>
        <w:annotationRef/>
      </w:r>
      <w:r>
        <w:t>Agree, this is a bit tricky point, probably due to how you measure performance? Maybe important to leave out this discussion, it is not the most important result</w:t>
      </w:r>
    </w:p>
  </w:comment>
  <w:comment w:id="20" w:author="Joona Lehtomäki" w:date="2017-04-05T11:13:00Z" w:initials="JL">
    <w:p w14:paraId="53AA93AE" w14:textId="77777777" w:rsidR="00677197" w:rsidRDefault="00677197">
      <w:pPr>
        <w:pStyle w:val="CommentText"/>
      </w:pPr>
      <w:r>
        <w:rPr>
          <w:rStyle w:val="CommentReference"/>
        </w:rPr>
        <w:annotationRef/>
      </w:r>
      <w:r>
        <w:t>Since ILP hasn’t got the highest performance, I’m not sure what’s the point in this. IF ILP had the highest performance, then all fine. Again, the implementation of ILP needs to be checked.</w:t>
      </w:r>
    </w:p>
  </w:comment>
  <w:comment w:id="21" w:author="Verburg, P.H." w:date="2017-05-19T15:43:00Z" w:initials="VP">
    <w:p w14:paraId="11B193B8" w14:textId="77777777" w:rsidR="00677197" w:rsidRDefault="00677197">
      <w:pPr>
        <w:pStyle w:val="CommentText"/>
      </w:pPr>
      <w:r>
        <w:rPr>
          <w:rStyle w:val="CommentReference"/>
        </w:rPr>
        <w:annotationRef/>
      </w:r>
      <w:r>
        <w:t>If not requested by the journal I would omit this section as it will double the before and the abstract</w:t>
      </w:r>
    </w:p>
  </w:comment>
  <w:comment w:id="22" w:author="Joona Lehtomäki" w:date="2017-04-03T14:50:00Z" w:initials="JL">
    <w:p w14:paraId="04475EBD" w14:textId="77777777" w:rsidR="00677197" w:rsidRDefault="00677197">
      <w:pPr>
        <w:pStyle w:val="CommentText"/>
      </w:pPr>
      <w:r>
        <w:rPr>
          <w:rStyle w:val="CommentReference"/>
        </w:rPr>
        <w:annotationRef/>
      </w:r>
      <w:r>
        <w:t>What’s going on with RWR_ALL / ILP_ALL? RWR_ES / ILP_ES and RWR_BD / ILP_BD are practically the same, why isn’t this the case for RWR_ALL / ILP_ALL? Check implementation.</w:t>
      </w:r>
    </w:p>
  </w:comment>
  <w:comment w:id="23" w:author="Joona Lehtomäki" w:date="2017-04-04T08:42:00Z" w:initials="JL">
    <w:p w14:paraId="410A26BE" w14:textId="77777777" w:rsidR="00677197" w:rsidRDefault="00677197" w:rsidP="00FE24AA">
      <w:pPr>
        <w:pStyle w:val="CommentText"/>
        <w:numPr>
          <w:ilvl w:val="0"/>
          <w:numId w:val="4"/>
        </w:numPr>
      </w:pPr>
      <w:r>
        <w:rPr>
          <w:rStyle w:val="CommentReference"/>
        </w:rPr>
        <w:annotationRef/>
      </w:r>
      <w:r>
        <w:t>Make figure more compact.</w:t>
      </w:r>
    </w:p>
    <w:p w14:paraId="3D7D15B3" w14:textId="77777777" w:rsidR="00677197" w:rsidRDefault="00677197" w:rsidP="00FE24AA">
      <w:pPr>
        <w:pStyle w:val="CommentText"/>
        <w:numPr>
          <w:ilvl w:val="0"/>
          <w:numId w:val="4"/>
        </w:numPr>
      </w:pPr>
      <w:r>
        <w:t xml:space="preserve"> Should ALL be included here as well (3</w:t>
      </w:r>
      <w:r w:rsidRPr="00FE24AA">
        <w:rPr>
          <w:vertAlign w:val="superscript"/>
        </w:rPr>
        <w:t>rd</w:t>
      </w:r>
      <w:r>
        <w:t xml:space="preserve"> column of panels)?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A598063" w15:done="0"/>
  <w15:commentEx w15:paraId="10FD40EA" w15:done="0"/>
  <w15:commentEx w15:paraId="4DAF82D0" w15:done="0"/>
  <w15:commentEx w15:paraId="5C72934E" w15:done="0"/>
  <w15:commentEx w15:paraId="4BF54E51" w15:done="0"/>
  <w15:commentEx w15:paraId="5CEA2CB3" w15:done="0"/>
  <w15:commentEx w15:paraId="7B0A6BE9" w15:done="0"/>
  <w15:commentEx w15:paraId="12050499" w15:done="0"/>
  <w15:commentEx w15:paraId="658E125C" w15:done="0"/>
  <w15:commentEx w15:paraId="77394496" w15:done="0"/>
  <w15:commentEx w15:paraId="6B091597" w15:done="0"/>
  <w15:commentEx w15:paraId="568E3FA9" w15:done="0"/>
  <w15:commentEx w15:paraId="60FCE9AC" w15:done="0"/>
  <w15:commentEx w15:paraId="04B29FD6" w15:done="0"/>
  <w15:commentEx w15:paraId="53AA93AE" w15:done="0"/>
  <w15:commentEx w15:paraId="11B193B8" w15:done="0"/>
  <w15:commentEx w15:paraId="04475EBD" w15:done="0"/>
  <w15:commentEx w15:paraId="3D7D15B3"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3C9B3F" w14:textId="77777777" w:rsidR="00677197" w:rsidRDefault="00677197" w:rsidP="00800C3E">
      <w:pPr>
        <w:spacing w:line="240" w:lineRule="auto"/>
      </w:pPr>
      <w:r>
        <w:separator/>
      </w:r>
    </w:p>
  </w:endnote>
  <w:endnote w:type="continuationSeparator" w:id="0">
    <w:p w14:paraId="39670E2D" w14:textId="77777777" w:rsidR="00677197" w:rsidRDefault="00677197" w:rsidP="00800C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roid Sans Fallback">
    <w:charset w:val="01"/>
    <w:family w:val="auto"/>
    <w:pitch w:val="variable"/>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OpenSymbol">
    <w:altName w:val="Arial Unicode MS"/>
    <w:charset w:val="02"/>
    <w:family w:val="auto"/>
    <w:pitch w:val="default"/>
  </w:font>
  <w:font w:name="Liberation Sans">
    <w:altName w:val="Arial"/>
    <w:charset w:val="01"/>
    <w:family w:val="swiss"/>
    <w:pitch w:val="variable"/>
  </w:font>
  <w:font w:name="Droid Sans Devanagari">
    <w:altName w:val="Segoe UI"/>
    <w:charset w:val="01"/>
    <w:family w:val="auto"/>
    <w:pitch w:val="variable"/>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07D9B5" w14:textId="77777777" w:rsidR="00677197" w:rsidRDefault="00677197" w:rsidP="00800C3E">
      <w:pPr>
        <w:spacing w:line="240" w:lineRule="auto"/>
      </w:pPr>
      <w:r>
        <w:separator/>
      </w:r>
    </w:p>
  </w:footnote>
  <w:footnote w:type="continuationSeparator" w:id="0">
    <w:p w14:paraId="017934D8" w14:textId="77777777" w:rsidR="00677197" w:rsidRDefault="00677197" w:rsidP="00800C3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name w:val="WWNum8"/>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 w15:restartNumberingAfterBreak="0">
    <w:nsid w:val="00000002"/>
    <w:multiLevelType w:val="multilevel"/>
    <w:tmpl w:val="00000002"/>
    <w:name w:val="WWNum10"/>
    <w:lvl w:ilvl="0">
      <w:start w:val="1"/>
      <w:numFmt w:val="bullet"/>
      <w:lvlText w:val=""/>
      <w:lvlJc w:val="left"/>
      <w:pPr>
        <w:tabs>
          <w:tab w:val="num" w:pos="0"/>
        </w:tabs>
        <w:ind w:left="720" w:hanging="360"/>
      </w:pPr>
      <w:rPr>
        <w:rFonts w:ascii="Symbol" w:hAnsi="Symbol"/>
      </w:rPr>
    </w:lvl>
    <w:lvl w:ilvl="1">
      <w:start w:val="1"/>
      <w:numFmt w:val="lowerRoman"/>
      <w:lvlText w:val="%2."/>
      <w:lvlJc w:val="right"/>
      <w:pPr>
        <w:tabs>
          <w:tab w:val="num" w:pos="0"/>
        </w:tabs>
        <w:ind w:left="1440" w:hanging="360"/>
      </w:p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 w15:restartNumberingAfterBreak="0">
    <w:nsid w:val="00000003"/>
    <w:multiLevelType w:val="multilevel"/>
    <w:tmpl w:val="0000000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71615605"/>
    <w:multiLevelType w:val="hybridMultilevel"/>
    <w:tmpl w:val="DFA44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ona Lehtomäki">
    <w15:presenceInfo w15:providerId="Windows Live" w15:userId="c5f917f8181a1c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5"/>
  <w:doNotDisplayPageBoundaries/>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revisionView w:formatting="0"/>
  <w:trackRevisions/>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7826"/>
    <w:rsid w:val="00000C24"/>
    <w:rsid w:val="00010F51"/>
    <w:rsid w:val="00011707"/>
    <w:rsid w:val="0001208F"/>
    <w:rsid w:val="0001373E"/>
    <w:rsid w:val="00013AA5"/>
    <w:rsid w:val="00016BD0"/>
    <w:rsid w:val="00023DCC"/>
    <w:rsid w:val="00030523"/>
    <w:rsid w:val="00033E60"/>
    <w:rsid w:val="00035C09"/>
    <w:rsid w:val="000372A9"/>
    <w:rsid w:val="00041652"/>
    <w:rsid w:val="00041EAA"/>
    <w:rsid w:val="0004326B"/>
    <w:rsid w:val="00043B1C"/>
    <w:rsid w:val="000448BF"/>
    <w:rsid w:val="00047C56"/>
    <w:rsid w:val="00050E70"/>
    <w:rsid w:val="00057106"/>
    <w:rsid w:val="00057628"/>
    <w:rsid w:val="00060A60"/>
    <w:rsid w:val="000619E5"/>
    <w:rsid w:val="000669C9"/>
    <w:rsid w:val="00067A2D"/>
    <w:rsid w:val="000709F2"/>
    <w:rsid w:val="0007164C"/>
    <w:rsid w:val="000716C7"/>
    <w:rsid w:val="00072CA1"/>
    <w:rsid w:val="00073B35"/>
    <w:rsid w:val="00075288"/>
    <w:rsid w:val="00077321"/>
    <w:rsid w:val="000775C2"/>
    <w:rsid w:val="00083DA1"/>
    <w:rsid w:val="000859AE"/>
    <w:rsid w:val="000979EB"/>
    <w:rsid w:val="000A2074"/>
    <w:rsid w:val="000A3BB1"/>
    <w:rsid w:val="000B5429"/>
    <w:rsid w:val="000B6EC1"/>
    <w:rsid w:val="000C05AC"/>
    <w:rsid w:val="000C1EC9"/>
    <w:rsid w:val="000C2638"/>
    <w:rsid w:val="000D07E3"/>
    <w:rsid w:val="000D5111"/>
    <w:rsid w:val="000E2848"/>
    <w:rsid w:val="000E4526"/>
    <w:rsid w:val="000E74F5"/>
    <w:rsid w:val="000E7A9F"/>
    <w:rsid w:val="000F232E"/>
    <w:rsid w:val="000F370D"/>
    <w:rsid w:val="000F796C"/>
    <w:rsid w:val="000F7E7F"/>
    <w:rsid w:val="00107871"/>
    <w:rsid w:val="001109F4"/>
    <w:rsid w:val="00121637"/>
    <w:rsid w:val="00121C1B"/>
    <w:rsid w:val="00127D6D"/>
    <w:rsid w:val="00130729"/>
    <w:rsid w:val="00132FCB"/>
    <w:rsid w:val="00133504"/>
    <w:rsid w:val="00134ABA"/>
    <w:rsid w:val="00137582"/>
    <w:rsid w:val="00144A01"/>
    <w:rsid w:val="001459AC"/>
    <w:rsid w:val="0016023B"/>
    <w:rsid w:val="0016445F"/>
    <w:rsid w:val="00164FED"/>
    <w:rsid w:val="001657AB"/>
    <w:rsid w:val="00172464"/>
    <w:rsid w:val="00173560"/>
    <w:rsid w:val="00174FAA"/>
    <w:rsid w:val="001767D4"/>
    <w:rsid w:val="001816DB"/>
    <w:rsid w:val="00183815"/>
    <w:rsid w:val="00184F90"/>
    <w:rsid w:val="00190E72"/>
    <w:rsid w:val="00191AF7"/>
    <w:rsid w:val="001944FF"/>
    <w:rsid w:val="001A0DD6"/>
    <w:rsid w:val="001A5925"/>
    <w:rsid w:val="001A6958"/>
    <w:rsid w:val="001B1D3C"/>
    <w:rsid w:val="001B6545"/>
    <w:rsid w:val="001D3418"/>
    <w:rsid w:val="001D45C9"/>
    <w:rsid w:val="001D5657"/>
    <w:rsid w:val="001D7177"/>
    <w:rsid w:val="001D78C0"/>
    <w:rsid w:val="001E0086"/>
    <w:rsid w:val="001E48EA"/>
    <w:rsid w:val="001F0170"/>
    <w:rsid w:val="001F4CB1"/>
    <w:rsid w:val="001F7243"/>
    <w:rsid w:val="00200B04"/>
    <w:rsid w:val="0020212B"/>
    <w:rsid w:val="0020225B"/>
    <w:rsid w:val="002050DA"/>
    <w:rsid w:val="00206267"/>
    <w:rsid w:val="00206419"/>
    <w:rsid w:val="00210D0E"/>
    <w:rsid w:val="00223C40"/>
    <w:rsid w:val="00230B08"/>
    <w:rsid w:val="0023389C"/>
    <w:rsid w:val="00233BE8"/>
    <w:rsid w:val="0023403A"/>
    <w:rsid w:val="00237059"/>
    <w:rsid w:val="00254F03"/>
    <w:rsid w:val="00255A5C"/>
    <w:rsid w:val="00256E40"/>
    <w:rsid w:val="00262A90"/>
    <w:rsid w:val="00263FEF"/>
    <w:rsid w:val="002655C9"/>
    <w:rsid w:val="0026572C"/>
    <w:rsid w:val="00265912"/>
    <w:rsid w:val="002664EF"/>
    <w:rsid w:val="00266652"/>
    <w:rsid w:val="00270C09"/>
    <w:rsid w:val="0027137B"/>
    <w:rsid w:val="0027199E"/>
    <w:rsid w:val="00272130"/>
    <w:rsid w:val="00274798"/>
    <w:rsid w:val="00274827"/>
    <w:rsid w:val="00276C89"/>
    <w:rsid w:val="00286B13"/>
    <w:rsid w:val="00290EED"/>
    <w:rsid w:val="002915B7"/>
    <w:rsid w:val="002916C3"/>
    <w:rsid w:val="002916F8"/>
    <w:rsid w:val="00292A45"/>
    <w:rsid w:val="0029315A"/>
    <w:rsid w:val="00296496"/>
    <w:rsid w:val="002A20E5"/>
    <w:rsid w:val="002A402C"/>
    <w:rsid w:val="002A64CF"/>
    <w:rsid w:val="002A6573"/>
    <w:rsid w:val="002A7B09"/>
    <w:rsid w:val="002B23B5"/>
    <w:rsid w:val="002B6814"/>
    <w:rsid w:val="002B6F87"/>
    <w:rsid w:val="002C35E7"/>
    <w:rsid w:val="002C3C8B"/>
    <w:rsid w:val="002C46B0"/>
    <w:rsid w:val="002C6A77"/>
    <w:rsid w:val="002C73D7"/>
    <w:rsid w:val="002D3C4B"/>
    <w:rsid w:val="002D5FBC"/>
    <w:rsid w:val="002D6346"/>
    <w:rsid w:val="002D64F0"/>
    <w:rsid w:val="002D7178"/>
    <w:rsid w:val="002E4380"/>
    <w:rsid w:val="002F20B5"/>
    <w:rsid w:val="00301F37"/>
    <w:rsid w:val="003043F2"/>
    <w:rsid w:val="003058EC"/>
    <w:rsid w:val="00307121"/>
    <w:rsid w:val="00307F03"/>
    <w:rsid w:val="003106FC"/>
    <w:rsid w:val="0031443A"/>
    <w:rsid w:val="00314948"/>
    <w:rsid w:val="0031759A"/>
    <w:rsid w:val="003207C8"/>
    <w:rsid w:val="0032370D"/>
    <w:rsid w:val="00326843"/>
    <w:rsid w:val="003321B9"/>
    <w:rsid w:val="003325E2"/>
    <w:rsid w:val="00343068"/>
    <w:rsid w:val="00345CA0"/>
    <w:rsid w:val="00351C79"/>
    <w:rsid w:val="00353921"/>
    <w:rsid w:val="00355620"/>
    <w:rsid w:val="00355A50"/>
    <w:rsid w:val="0035649B"/>
    <w:rsid w:val="00361825"/>
    <w:rsid w:val="0036323A"/>
    <w:rsid w:val="003660A1"/>
    <w:rsid w:val="003776F9"/>
    <w:rsid w:val="00383036"/>
    <w:rsid w:val="00392442"/>
    <w:rsid w:val="00393C73"/>
    <w:rsid w:val="00396E27"/>
    <w:rsid w:val="003A5783"/>
    <w:rsid w:val="003A5A11"/>
    <w:rsid w:val="003A5D8D"/>
    <w:rsid w:val="003A5F62"/>
    <w:rsid w:val="003A7167"/>
    <w:rsid w:val="003B2D60"/>
    <w:rsid w:val="003B32E2"/>
    <w:rsid w:val="003B74FA"/>
    <w:rsid w:val="003B75D0"/>
    <w:rsid w:val="003C51FF"/>
    <w:rsid w:val="003C791F"/>
    <w:rsid w:val="003C7E22"/>
    <w:rsid w:val="003D186E"/>
    <w:rsid w:val="003D2216"/>
    <w:rsid w:val="003D299A"/>
    <w:rsid w:val="003D48D8"/>
    <w:rsid w:val="003D5414"/>
    <w:rsid w:val="003D681C"/>
    <w:rsid w:val="003D708C"/>
    <w:rsid w:val="003E3BB1"/>
    <w:rsid w:val="003E4CA4"/>
    <w:rsid w:val="003E4CE3"/>
    <w:rsid w:val="003E6875"/>
    <w:rsid w:val="003F051B"/>
    <w:rsid w:val="003F3DCE"/>
    <w:rsid w:val="003F6AB2"/>
    <w:rsid w:val="004013E8"/>
    <w:rsid w:val="00425915"/>
    <w:rsid w:val="00426456"/>
    <w:rsid w:val="00426A14"/>
    <w:rsid w:val="00433604"/>
    <w:rsid w:val="00433750"/>
    <w:rsid w:val="00433FCA"/>
    <w:rsid w:val="00434F7D"/>
    <w:rsid w:val="0043590D"/>
    <w:rsid w:val="0043691D"/>
    <w:rsid w:val="00436FBC"/>
    <w:rsid w:val="00440F65"/>
    <w:rsid w:val="004417BA"/>
    <w:rsid w:val="00441FB6"/>
    <w:rsid w:val="004421D6"/>
    <w:rsid w:val="0044436A"/>
    <w:rsid w:val="00444405"/>
    <w:rsid w:val="00444C84"/>
    <w:rsid w:val="00444DAF"/>
    <w:rsid w:val="004452D2"/>
    <w:rsid w:val="00446075"/>
    <w:rsid w:val="0044706E"/>
    <w:rsid w:val="00451237"/>
    <w:rsid w:val="004561E0"/>
    <w:rsid w:val="00456DDB"/>
    <w:rsid w:val="004604ED"/>
    <w:rsid w:val="0046068E"/>
    <w:rsid w:val="004623DE"/>
    <w:rsid w:val="004643BA"/>
    <w:rsid w:val="00466CE2"/>
    <w:rsid w:val="0047001E"/>
    <w:rsid w:val="00470AAD"/>
    <w:rsid w:val="00470CFD"/>
    <w:rsid w:val="00481C54"/>
    <w:rsid w:val="0048629A"/>
    <w:rsid w:val="00487493"/>
    <w:rsid w:val="00491831"/>
    <w:rsid w:val="00492C39"/>
    <w:rsid w:val="0049315C"/>
    <w:rsid w:val="00496390"/>
    <w:rsid w:val="004A0216"/>
    <w:rsid w:val="004A4029"/>
    <w:rsid w:val="004A4D24"/>
    <w:rsid w:val="004A5716"/>
    <w:rsid w:val="004A63F9"/>
    <w:rsid w:val="004B0D51"/>
    <w:rsid w:val="004B3DFB"/>
    <w:rsid w:val="004B575E"/>
    <w:rsid w:val="004B7239"/>
    <w:rsid w:val="004C442E"/>
    <w:rsid w:val="004D60BC"/>
    <w:rsid w:val="004D644E"/>
    <w:rsid w:val="004E2BA2"/>
    <w:rsid w:val="004E3A4E"/>
    <w:rsid w:val="004E573C"/>
    <w:rsid w:val="004E64BF"/>
    <w:rsid w:val="004F21D1"/>
    <w:rsid w:val="004F3804"/>
    <w:rsid w:val="004F5941"/>
    <w:rsid w:val="004F5A96"/>
    <w:rsid w:val="00506DF6"/>
    <w:rsid w:val="005078D8"/>
    <w:rsid w:val="005114DD"/>
    <w:rsid w:val="00514935"/>
    <w:rsid w:val="0051792C"/>
    <w:rsid w:val="005231C8"/>
    <w:rsid w:val="00523B02"/>
    <w:rsid w:val="00524F53"/>
    <w:rsid w:val="00525DA7"/>
    <w:rsid w:val="00525DDE"/>
    <w:rsid w:val="005369DE"/>
    <w:rsid w:val="00540679"/>
    <w:rsid w:val="00546813"/>
    <w:rsid w:val="005476E9"/>
    <w:rsid w:val="005518B8"/>
    <w:rsid w:val="00553D35"/>
    <w:rsid w:val="00554053"/>
    <w:rsid w:val="005556C1"/>
    <w:rsid w:val="005556F7"/>
    <w:rsid w:val="00562978"/>
    <w:rsid w:val="0056456B"/>
    <w:rsid w:val="00566141"/>
    <w:rsid w:val="00571483"/>
    <w:rsid w:val="00572A8F"/>
    <w:rsid w:val="00573E19"/>
    <w:rsid w:val="005748EA"/>
    <w:rsid w:val="00576F09"/>
    <w:rsid w:val="005802F3"/>
    <w:rsid w:val="00581C87"/>
    <w:rsid w:val="00581DD4"/>
    <w:rsid w:val="00581EF4"/>
    <w:rsid w:val="00582CCF"/>
    <w:rsid w:val="005834BC"/>
    <w:rsid w:val="00584437"/>
    <w:rsid w:val="0059088A"/>
    <w:rsid w:val="00590E59"/>
    <w:rsid w:val="005925EF"/>
    <w:rsid w:val="00593984"/>
    <w:rsid w:val="005950B8"/>
    <w:rsid w:val="00595F7F"/>
    <w:rsid w:val="00596988"/>
    <w:rsid w:val="005A0ED3"/>
    <w:rsid w:val="005A1FBF"/>
    <w:rsid w:val="005A309E"/>
    <w:rsid w:val="005A5421"/>
    <w:rsid w:val="005A5F18"/>
    <w:rsid w:val="005B18FE"/>
    <w:rsid w:val="005B240F"/>
    <w:rsid w:val="005B4F6A"/>
    <w:rsid w:val="005D1F4C"/>
    <w:rsid w:val="005D1FA1"/>
    <w:rsid w:val="005D55B3"/>
    <w:rsid w:val="005D678A"/>
    <w:rsid w:val="005D724F"/>
    <w:rsid w:val="005E0320"/>
    <w:rsid w:val="005E0519"/>
    <w:rsid w:val="005E1A44"/>
    <w:rsid w:val="005E761E"/>
    <w:rsid w:val="005F0209"/>
    <w:rsid w:val="006000D0"/>
    <w:rsid w:val="00600828"/>
    <w:rsid w:val="00607326"/>
    <w:rsid w:val="00611CD8"/>
    <w:rsid w:val="0061219C"/>
    <w:rsid w:val="00614AD0"/>
    <w:rsid w:val="00625707"/>
    <w:rsid w:val="0062724A"/>
    <w:rsid w:val="00633FEF"/>
    <w:rsid w:val="0064652A"/>
    <w:rsid w:val="00657CBD"/>
    <w:rsid w:val="00662FB9"/>
    <w:rsid w:val="00665550"/>
    <w:rsid w:val="006700EF"/>
    <w:rsid w:val="00670532"/>
    <w:rsid w:val="00673023"/>
    <w:rsid w:val="00673616"/>
    <w:rsid w:val="00676A9C"/>
    <w:rsid w:val="00677197"/>
    <w:rsid w:val="00681492"/>
    <w:rsid w:val="0068161B"/>
    <w:rsid w:val="00686430"/>
    <w:rsid w:val="00687828"/>
    <w:rsid w:val="006928C9"/>
    <w:rsid w:val="006A536B"/>
    <w:rsid w:val="006A713E"/>
    <w:rsid w:val="006A7C34"/>
    <w:rsid w:val="006B0D81"/>
    <w:rsid w:val="006B30BF"/>
    <w:rsid w:val="006B78E9"/>
    <w:rsid w:val="006B794C"/>
    <w:rsid w:val="006C02F5"/>
    <w:rsid w:val="006C1600"/>
    <w:rsid w:val="006C481B"/>
    <w:rsid w:val="006C7504"/>
    <w:rsid w:val="006D1C90"/>
    <w:rsid w:val="006D4144"/>
    <w:rsid w:val="006D55F2"/>
    <w:rsid w:val="006D75B9"/>
    <w:rsid w:val="006E4908"/>
    <w:rsid w:val="006E5407"/>
    <w:rsid w:val="006E6BE7"/>
    <w:rsid w:val="006E7282"/>
    <w:rsid w:val="006F6936"/>
    <w:rsid w:val="006F78D3"/>
    <w:rsid w:val="00700A9D"/>
    <w:rsid w:val="00700D28"/>
    <w:rsid w:val="00706622"/>
    <w:rsid w:val="00707304"/>
    <w:rsid w:val="00712079"/>
    <w:rsid w:val="007179E7"/>
    <w:rsid w:val="00717B76"/>
    <w:rsid w:val="00721530"/>
    <w:rsid w:val="00721799"/>
    <w:rsid w:val="007272AD"/>
    <w:rsid w:val="00727301"/>
    <w:rsid w:val="00731BB1"/>
    <w:rsid w:val="007341B9"/>
    <w:rsid w:val="00734932"/>
    <w:rsid w:val="007351E6"/>
    <w:rsid w:val="00736BE1"/>
    <w:rsid w:val="00736FBF"/>
    <w:rsid w:val="00737A36"/>
    <w:rsid w:val="007400AD"/>
    <w:rsid w:val="0074172F"/>
    <w:rsid w:val="0074346A"/>
    <w:rsid w:val="00743880"/>
    <w:rsid w:val="00746022"/>
    <w:rsid w:val="0075276C"/>
    <w:rsid w:val="007567B6"/>
    <w:rsid w:val="00760639"/>
    <w:rsid w:val="00767933"/>
    <w:rsid w:val="00767BBC"/>
    <w:rsid w:val="00772C8D"/>
    <w:rsid w:val="00773934"/>
    <w:rsid w:val="007768DA"/>
    <w:rsid w:val="0077773F"/>
    <w:rsid w:val="007824E0"/>
    <w:rsid w:val="00783747"/>
    <w:rsid w:val="007846C0"/>
    <w:rsid w:val="00784CD8"/>
    <w:rsid w:val="007871EF"/>
    <w:rsid w:val="00787699"/>
    <w:rsid w:val="00790309"/>
    <w:rsid w:val="00792EC0"/>
    <w:rsid w:val="00794BB5"/>
    <w:rsid w:val="00796766"/>
    <w:rsid w:val="007A3924"/>
    <w:rsid w:val="007B03FE"/>
    <w:rsid w:val="007B55BA"/>
    <w:rsid w:val="007B5E4A"/>
    <w:rsid w:val="007B7FED"/>
    <w:rsid w:val="007C4504"/>
    <w:rsid w:val="007D0F3E"/>
    <w:rsid w:val="007D5DBF"/>
    <w:rsid w:val="007D6674"/>
    <w:rsid w:val="007E33DA"/>
    <w:rsid w:val="007E6CAB"/>
    <w:rsid w:val="007F3F6D"/>
    <w:rsid w:val="007F4347"/>
    <w:rsid w:val="007F4C90"/>
    <w:rsid w:val="007F5E96"/>
    <w:rsid w:val="008008FB"/>
    <w:rsid w:val="00800C3E"/>
    <w:rsid w:val="00816A9A"/>
    <w:rsid w:val="00824D02"/>
    <w:rsid w:val="00825C36"/>
    <w:rsid w:val="00827559"/>
    <w:rsid w:val="00830906"/>
    <w:rsid w:val="0083186F"/>
    <w:rsid w:val="00832595"/>
    <w:rsid w:val="008336A0"/>
    <w:rsid w:val="008434C5"/>
    <w:rsid w:val="00845CE6"/>
    <w:rsid w:val="0084776F"/>
    <w:rsid w:val="00850CD8"/>
    <w:rsid w:val="00850E23"/>
    <w:rsid w:val="00854BD6"/>
    <w:rsid w:val="0085640C"/>
    <w:rsid w:val="00856CE5"/>
    <w:rsid w:val="00860805"/>
    <w:rsid w:val="00860A2B"/>
    <w:rsid w:val="00862D7D"/>
    <w:rsid w:val="00870D8D"/>
    <w:rsid w:val="00870F71"/>
    <w:rsid w:val="0087193E"/>
    <w:rsid w:val="00871DCB"/>
    <w:rsid w:val="00873665"/>
    <w:rsid w:val="00874EDD"/>
    <w:rsid w:val="00890096"/>
    <w:rsid w:val="00895CB2"/>
    <w:rsid w:val="00897274"/>
    <w:rsid w:val="008973D9"/>
    <w:rsid w:val="008A641D"/>
    <w:rsid w:val="008A6764"/>
    <w:rsid w:val="008A7E99"/>
    <w:rsid w:val="008B3593"/>
    <w:rsid w:val="008B657C"/>
    <w:rsid w:val="008C1F20"/>
    <w:rsid w:val="008C4A25"/>
    <w:rsid w:val="008C4E06"/>
    <w:rsid w:val="008C70E1"/>
    <w:rsid w:val="008D51C1"/>
    <w:rsid w:val="008D7CCF"/>
    <w:rsid w:val="008E0F78"/>
    <w:rsid w:val="008E6EE0"/>
    <w:rsid w:val="008F20FD"/>
    <w:rsid w:val="008F4695"/>
    <w:rsid w:val="008F7069"/>
    <w:rsid w:val="008F75ED"/>
    <w:rsid w:val="009007E7"/>
    <w:rsid w:val="00903D76"/>
    <w:rsid w:val="00910977"/>
    <w:rsid w:val="00912039"/>
    <w:rsid w:val="00915D2F"/>
    <w:rsid w:val="00917CA4"/>
    <w:rsid w:val="00921E84"/>
    <w:rsid w:val="0092618C"/>
    <w:rsid w:val="00927983"/>
    <w:rsid w:val="00931FC1"/>
    <w:rsid w:val="00936205"/>
    <w:rsid w:val="0093759D"/>
    <w:rsid w:val="00940080"/>
    <w:rsid w:val="0094668E"/>
    <w:rsid w:val="00947B38"/>
    <w:rsid w:val="00950751"/>
    <w:rsid w:val="00950E76"/>
    <w:rsid w:val="00951B48"/>
    <w:rsid w:val="009543F9"/>
    <w:rsid w:val="0095617E"/>
    <w:rsid w:val="00960A5D"/>
    <w:rsid w:val="009612D7"/>
    <w:rsid w:val="00964D1C"/>
    <w:rsid w:val="0096675A"/>
    <w:rsid w:val="00967C86"/>
    <w:rsid w:val="00972BAC"/>
    <w:rsid w:val="00977499"/>
    <w:rsid w:val="0098599F"/>
    <w:rsid w:val="009876A2"/>
    <w:rsid w:val="00995094"/>
    <w:rsid w:val="00997B4A"/>
    <w:rsid w:val="009A3DD7"/>
    <w:rsid w:val="009B2141"/>
    <w:rsid w:val="009B35ED"/>
    <w:rsid w:val="009C0C98"/>
    <w:rsid w:val="009C1827"/>
    <w:rsid w:val="009C41E8"/>
    <w:rsid w:val="009C6A6B"/>
    <w:rsid w:val="009C6FA7"/>
    <w:rsid w:val="009D199E"/>
    <w:rsid w:val="009D5FDD"/>
    <w:rsid w:val="009D7983"/>
    <w:rsid w:val="009E1B81"/>
    <w:rsid w:val="009E31EB"/>
    <w:rsid w:val="009E4B11"/>
    <w:rsid w:val="009E79CA"/>
    <w:rsid w:val="009E7F1A"/>
    <w:rsid w:val="009F2701"/>
    <w:rsid w:val="009F2990"/>
    <w:rsid w:val="009F6694"/>
    <w:rsid w:val="009F69A1"/>
    <w:rsid w:val="009F7B78"/>
    <w:rsid w:val="00A00359"/>
    <w:rsid w:val="00A118D7"/>
    <w:rsid w:val="00A132BC"/>
    <w:rsid w:val="00A21C5A"/>
    <w:rsid w:val="00A2425A"/>
    <w:rsid w:val="00A25257"/>
    <w:rsid w:val="00A27B4B"/>
    <w:rsid w:val="00A35F8D"/>
    <w:rsid w:val="00A4013D"/>
    <w:rsid w:val="00A40F46"/>
    <w:rsid w:val="00A412E4"/>
    <w:rsid w:val="00A42A88"/>
    <w:rsid w:val="00A53F39"/>
    <w:rsid w:val="00A555CE"/>
    <w:rsid w:val="00A65929"/>
    <w:rsid w:val="00A6790D"/>
    <w:rsid w:val="00A71512"/>
    <w:rsid w:val="00A83014"/>
    <w:rsid w:val="00A83205"/>
    <w:rsid w:val="00A95A5F"/>
    <w:rsid w:val="00AA2CE6"/>
    <w:rsid w:val="00AA4D60"/>
    <w:rsid w:val="00AB163E"/>
    <w:rsid w:val="00AB2036"/>
    <w:rsid w:val="00AB4CC4"/>
    <w:rsid w:val="00AB739A"/>
    <w:rsid w:val="00AC290B"/>
    <w:rsid w:val="00AC2DE8"/>
    <w:rsid w:val="00AC34F7"/>
    <w:rsid w:val="00AC38DB"/>
    <w:rsid w:val="00AD171C"/>
    <w:rsid w:val="00AD18B9"/>
    <w:rsid w:val="00AD2EB1"/>
    <w:rsid w:val="00AD42AC"/>
    <w:rsid w:val="00AD44A5"/>
    <w:rsid w:val="00AD5356"/>
    <w:rsid w:val="00AE245D"/>
    <w:rsid w:val="00AE6E35"/>
    <w:rsid w:val="00AE7DAF"/>
    <w:rsid w:val="00AF09A1"/>
    <w:rsid w:val="00B03D38"/>
    <w:rsid w:val="00B049A4"/>
    <w:rsid w:val="00B04EB8"/>
    <w:rsid w:val="00B07B45"/>
    <w:rsid w:val="00B11FFF"/>
    <w:rsid w:val="00B152DC"/>
    <w:rsid w:val="00B1716F"/>
    <w:rsid w:val="00B2351B"/>
    <w:rsid w:val="00B310F7"/>
    <w:rsid w:val="00B31E0B"/>
    <w:rsid w:val="00B35933"/>
    <w:rsid w:val="00B35A14"/>
    <w:rsid w:val="00B3699C"/>
    <w:rsid w:val="00B36FAE"/>
    <w:rsid w:val="00B47D44"/>
    <w:rsid w:val="00B53B4C"/>
    <w:rsid w:val="00B550AB"/>
    <w:rsid w:val="00B633DB"/>
    <w:rsid w:val="00B720DC"/>
    <w:rsid w:val="00B72BD4"/>
    <w:rsid w:val="00B7573D"/>
    <w:rsid w:val="00B76EBE"/>
    <w:rsid w:val="00B82C2E"/>
    <w:rsid w:val="00B8328B"/>
    <w:rsid w:val="00B86EB7"/>
    <w:rsid w:val="00B954B4"/>
    <w:rsid w:val="00B9557B"/>
    <w:rsid w:val="00BA18D5"/>
    <w:rsid w:val="00BA205B"/>
    <w:rsid w:val="00BA3301"/>
    <w:rsid w:val="00BB0B93"/>
    <w:rsid w:val="00BB1875"/>
    <w:rsid w:val="00BB3279"/>
    <w:rsid w:val="00BB3311"/>
    <w:rsid w:val="00BB4779"/>
    <w:rsid w:val="00BB6C5C"/>
    <w:rsid w:val="00BC225C"/>
    <w:rsid w:val="00BC57CE"/>
    <w:rsid w:val="00BD3184"/>
    <w:rsid w:val="00BD3641"/>
    <w:rsid w:val="00BD7F39"/>
    <w:rsid w:val="00BF2C4F"/>
    <w:rsid w:val="00BF343E"/>
    <w:rsid w:val="00BF3B6A"/>
    <w:rsid w:val="00BF4835"/>
    <w:rsid w:val="00C01BFD"/>
    <w:rsid w:val="00C03956"/>
    <w:rsid w:val="00C039DF"/>
    <w:rsid w:val="00C05259"/>
    <w:rsid w:val="00C17692"/>
    <w:rsid w:val="00C23377"/>
    <w:rsid w:val="00C2632E"/>
    <w:rsid w:val="00C27437"/>
    <w:rsid w:val="00C32A0C"/>
    <w:rsid w:val="00C37617"/>
    <w:rsid w:val="00C378DD"/>
    <w:rsid w:val="00C43627"/>
    <w:rsid w:val="00C51319"/>
    <w:rsid w:val="00C5396A"/>
    <w:rsid w:val="00C61810"/>
    <w:rsid w:val="00C61DEE"/>
    <w:rsid w:val="00C62B39"/>
    <w:rsid w:val="00C638C5"/>
    <w:rsid w:val="00C72EF5"/>
    <w:rsid w:val="00C7608A"/>
    <w:rsid w:val="00C76B2C"/>
    <w:rsid w:val="00C80AEB"/>
    <w:rsid w:val="00C81792"/>
    <w:rsid w:val="00C8708B"/>
    <w:rsid w:val="00CA286F"/>
    <w:rsid w:val="00CA50B2"/>
    <w:rsid w:val="00CB0CB6"/>
    <w:rsid w:val="00CB0E46"/>
    <w:rsid w:val="00CB12B4"/>
    <w:rsid w:val="00CB513F"/>
    <w:rsid w:val="00CC2008"/>
    <w:rsid w:val="00CC2272"/>
    <w:rsid w:val="00CD14AE"/>
    <w:rsid w:val="00CD2688"/>
    <w:rsid w:val="00CD2B88"/>
    <w:rsid w:val="00CD465B"/>
    <w:rsid w:val="00CD637E"/>
    <w:rsid w:val="00CE011F"/>
    <w:rsid w:val="00CE470D"/>
    <w:rsid w:val="00CE5209"/>
    <w:rsid w:val="00CE5460"/>
    <w:rsid w:val="00CF0D1E"/>
    <w:rsid w:val="00CF14C6"/>
    <w:rsid w:val="00CF5A81"/>
    <w:rsid w:val="00D031A1"/>
    <w:rsid w:val="00D03E50"/>
    <w:rsid w:val="00D04E11"/>
    <w:rsid w:val="00D066BC"/>
    <w:rsid w:val="00D06A13"/>
    <w:rsid w:val="00D07C4F"/>
    <w:rsid w:val="00D13BC3"/>
    <w:rsid w:val="00D15081"/>
    <w:rsid w:val="00D15353"/>
    <w:rsid w:val="00D17217"/>
    <w:rsid w:val="00D17400"/>
    <w:rsid w:val="00D17499"/>
    <w:rsid w:val="00D226FD"/>
    <w:rsid w:val="00D2701C"/>
    <w:rsid w:val="00D30D18"/>
    <w:rsid w:val="00D30E9E"/>
    <w:rsid w:val="00D31B33"/>
    <w:rsid w:val="00D3310C"/>
    <w:rsid w:val="00D43E81"/>
    <w:rsid w:val="00D46FCF"/>
    <w:rsid w:val="00D4781E"/>
    <w:rsid w:val="00D47B3C"/>
    <w:rsid w:val="00D55F19"/>
    <w:rsid w:val="00D742B5"/>
    <w:rsid w:val="00D855CC"/>
    <w:rsid w:val="00D90527"/>
    <w:rsid w:val="00D93444"/>
    <w:rsid w:val="00D97BAB"/>
    <w:rsid w:val="00DA0C92"/>
    <w:rsid w:val="00DA2623"/>
    <w:rsid w:val="00DA70C5"/>
    <w:rsid w:val="00DB21C5"/>
    <w:rsid w:val="00DC470B"/>
    <w:rsid w:val="00DC7242"/>
    <w:rsid w:val="00DE2DD2"/>
    <w:rsid w:val="00DE6BD9"/>
    <w:rsid w:val="00DF4A90"/>
    <w:rsid w:val="00DF5AE7"/>
    <w:rsid w:val="00DF7826"/>
    <w:rsid w:val="00E00B95"/>
    <w:rsid w:val="00E05C5C"/>
    <w:rsid w:val="00E116AE"/>
    <w:rsid w:val="00E14CAD"/>
    <w:rsid w:val="00E153B0"/>
    <w:rsid w:val="00E15D97"/>
    <w:rsid w:val="00E23041"/>
    <w:rsid w:val="00E24ED0"/>
    <w:rsid w:val="00E31860"/>
    <w:rsid w:val="00E3246E"/>
    <w:rsid w:val="00E4136F"/>
    <w:rsid w:val="00E42637"/>
    <w:rsid w:val="00E45005"/>
    <w:rsid w:val="00E45AC3"/>
    <w:rsid w:val="00E45B5D"/>
    <w:rsid w:val="00E5057C"/>
    <w:rsid w:val="00E50D48"/>
    <w:rsid w:val="00E51042"/>
    <w:rsid w:val="00E6316A"/>
    <w:rsid w:val="00E67302"/>
    <w:rsid w:val="00E67CFB"/>
    <w:rsid w:val="00E72277"/>
    <w:rsid w:val="00E7424D"/>
    <w:rsid w:val="00E75476"/>
    <w:rsid w:val="00E7760C"/>
    <w:rsid w:val="00E82D62"/>
    <w:rsid w:val="00E8525E"/>
    <w:rsid w:val="00E855D2"/>
    <w:rsid w:val="00E87ACB"/>
    <w:rsid w:val="00E94F66"/>
    <w:rsid w:val="00EA30BA"/>
    <w:rsid w:val="00EA3F77"/>
    <w:rsid w:val="00EA6D81"/>
    <w:rsid w:val="00EB0F90"/>
    <w:rsid w:val="00EB2CED"/>
    <w:rsid w:val="00ED1634"/>
    <w:rsid w:val="00ED34D1"/>
    <w:rsid w:val="00ED4AAF"/>
    <w:rsid w:val="00EE0002"/>
    <w:rsid w:val="00EE505C"/>
    <w:rsid w:val="00EE5D43"/>
    <w:rsid w:val="00EF3130"/>
    <w:rsid w:val="00EF5F22"/>
    <w:rsid w:val="00EF7D29"/>
    <w:rsid w:val="00F0204D"/>
    <w:rsid w:val="00F04B64"/>
    <w:rsid w:val="00F05AF3"/>
    <w:rsid w:val="00F11933"/>
    <w:rsid w:val="00F11BE8"/>
    <w:rsid w:val="00F26143"/>
    <w:rsid w:val="00F26EF4"/>
    <w:rsid w:val="00F2716C"/>
    <w:rsid w:val="00F34710"/>
    <w:rsid w:val="00F35FE3"/>
    <w:rsid w:val="00F379F0"/>
    <w:rsid w:val="00F44AF0"/>
    <w:rsid w:val="00F44C7C"/>
    <w:rsid w:val="00F45379"/>
    <w:rsid w:val="00F45FFA"/>
    <w:rsid w:val="00F52162"/>
    <w:rsid w:val="00F52648"/>
    <w:rsid w:val="00F52FC7"/>
    <w:rsid w:val="00F53E21"/>
    <w:rsid w:val="00F552A2"/>
    <w:rsid w:val="00F57D03"/>
    <w:rsid w:val="00F63154"/>
    <w:rsid w:val="00F66079"/>
    <w:rsid w:val="00F67D57"/>
    <w:rsid w:val="00F70C74"/>
    <w:rsid w:val="00F728C6"/>
    <w:rsid w:val="00F731A3"/>
    <w:rsid w:val="00F77D40"/>
    <w:rsid w:val="00F842E7"/>
    <w:rsid w:val="00F925B7"/>
    <w:rsid w:val="00F97A0B"/>
    <w:rsid w:val="00FA02B6"/>
    <w:rsid w:val="00FA04D0"/>
    <w:rsid w:val="00FA0DE3"/>
    <w:rsid w:val="00FA2AD9"/>
    <w:rsid w:val="00FB13B9"/>
    <w:rsid w:val="00FC33CE"/>
    <w:rsid w:val="00FD069D"/>
    <w:rsid w:val="00FD0913"/>
    <w:rsid w:val="00FD2A17"/>
    <w:rsid w:val="00FD5798"/>
    <w:rsid w:val="00FE03D9"/>
    <w:rsid w:val="00FE24AA"/>
    <w:rsid w:val="00FE289F"/>
    <w:rsid w:val="00FE4983"/>
    <w:rsid w:val="00FE5B57"/>
    <w:rsid w:val="00FF198F"/>
    <w:rsid w:val="00FF1E7B"/>
    <w:rsid w:val="00FF41D5"/>
    <w:rsid w:val="00FF42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79F3987E"/>
  <w15:docId w15:val="{75AACE51-59F5-41D0-A1A7-8797139A2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uppressAutoHyphens/>
      <w:spacing w:line="360" w:lineRule="auto"/>
      <w:textAlignment w:val="baseline"/>
    </w:pPr>
    <w:rPr>
      <w:rFonts w:ascii="Calibri" w:eastAsia="Calibri" w:hAnsi="Calibri"/>
      <w:kern w:val="1"/>
      <w:sz w:val="22"/>
      <w:szCs w:val="22"/>
    </w:rPr>
  </w:style>
  <w:style w:type="paragraph" w:styleId="Heading1">
    <w:name w:val="heading 1"/>
    <w:basedOn w:val="Normal"/>
    <w:next w:val="Normal"/>
    <w:qFormat/>
    <w:rsid w:val="00FD069D"/>
    <w:pPr>
      <w:spacing w:line="480" w:lineRule="auto"/>
      <w:outlineLvl w:val="0"/>
    </w:pPr>
    <w:rPr>
      <w:b/>
    </w:rPr>
  </w:style>
  <w:style w:type="paragraph" w:styleId="Heading2">
    <w:name w:val="heading 2"/>
    <w:basedOn w:val="Normal"/>
    <w:next w:val="Normal"/>
    <w:qFormat/>
    <w:rsid w:val="00B35933"/>
    <w:pPr>
      <w:spacing w:line="480" w:lineRule="auto"/>
      <w:outlineLvl w:val="1"/>
    </w:pPr>
    <w:rPr>
      <w:b/>
      <w:bCs/>
    </w:rPr>
  </w:style>
  <w:style w:type="paragraph" w:styleId="Heading3">
    <w:name w:val="heading 3"/>
    <w:basedOn w:val="Normal"/>
    <w:next w:val="Normal"/>
    <w:qFormat/>
    <w:pPr>
      <w:outlineLvl w:val="2"/>
    </w:pPr>
  </w:style>
  <w:style w:type="paragraph" w:styleId="Heading4">
    <w:name w:val="heading 4"/>
    <w:basedOn w:val="Normal"/>
    <w:next w:val="BodyText"/>
    <w:qFormat/>
    <w:pPr>
      <w:keepNext/>
      <w:keepLines/>
      <w:suppressAutoHyphens w:val="0"/>
      <w:spacing w:before="200" w:line="240" w:lineRule="auto"/>
      <w:textAlignment w:val="auto"/>
      <w:outlineLvl w:val="3"/>
    </w:pPr>
    <w:rPr>
      <w:rFonts w:ascii="Calibri Light" w:hAnsi="Calibri Light"/>
      <w:b/>
      <w:bCs/>
      <w:color w:val="5B9BD5"/>
      <w:sz w:val="24"/>
      <w:szCs w:val="24"/>
    </w:rPr>
  </w:style>
  <w:style w:type="paragraph" w:styleId="Heading5">
    <w:name w:val="heading 5"/>
    <w:basedOn w:val="Normal"/>
    <w:next w:val="BodyText"/>
    <w:qFormat/>
    <w:pPr>
      <w:keepNext/>
      <w:keepLines/>
      <w:suppressAutoHyphens w:val="0"/>
      <w:spacing w:before="200" w:line="240" w:lineRule="auto"/>
      <w:textAlignment w:val="auto"/>
      <w:outlineLvl w:val="4"/>
    </w:pPr>
    <w:rPr>
      <w:rFonts w:ascii="Calibri Light" w:hAnsi="Calibri Light"/>
      <w:i/>
      <w:iCs/>
      <w:color w:val="5B9BD5"/>
      <w:sz w:val="24"/>
      <w:szCs w:val="24"/>
    </w:rPr>
  </w:style>
  <w:style w:type="paragraph" w:styleId="Heading6">
    <w:name w:val="heading 6"/>
    <w:basedOn w:val="Normal"/>
    <w:next w:val="BodyText"/>
    <w:qFormat/>
    <w:pPr>
      <w:keepNext/>
      <w:keepLines/>
      <w:suppressAutoHyphens w:val="0"/>
      <w:spacing w:before="200" w:line="240" w:lineRule="auto"/>
      <w:textAlignment w:val="auto"/>
      <w:outlineLvl w:val="5"/>
    </w:pPr>
    <w:rPr>
      <w:rFonts w:ascii="Calibri Light" w:hAnsi="Calibri Light"/>
      <w:color w:val="5B9BD5"/>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rPr>
      <w:rFonts w:eastAsia="Droid Sans Fallback" w:cs="Mangal"/>
      <w:color w:val="00000A"/>
      <w:kern w:val="1"/>
      <w:sz w:val="24"/>
      <w:szCs w:val="21"/>
      <w:lang w:val="en-US" w:eastAsia="zh-CN" w:bidi="hi-IN"/>
    </w:rPr>
  </w:style>
  <w:style w:type="character" w:customStyle="1" w:styleId="FooterChar">
    <w:name w:val="Footer Char"/>
    <w:basedOn w:val="DefaultParagraphFont"/>
  </w:style>
  <w:style w:type="character" w:styleId="Hyperlink">
    <w:name w:val="Hyperlink"/>
    <w:rPr>
      <w:color w:val="0563C1"/>
      <w:u w:val="single"/>
    </w:rPr>
  </w:style>
  <w:style w:type="character" w:customStyle="1" w:styleId="Heading1Char">
    <w:name w:val="Heading 1 Char"/>
    <w:rPr>
      <w:b/>
      <w:lang w:val="en-GB"/>
    </w:rPr>
  </w:style>
  <w:style w:type="character" w:customStyle="1" w:styleId="CommentReference1">
    <w:name w:val="Comment Reference1"/>
    <w:rPr>
      <w:sz w:val="16"/>
      <w:szCs w:val="16"/>
    </w:rPr>
  </w:style>
  <w:style w:type="character" w:customStyle="1" w:styleId="CommentTextChar">
    <w:name w:val="Comment Text Char"/>
    <w:rPr>
      <w:sz w:val="20"/>
      <w:szCs w:val="20"/>
    </w:rPr>
  </w:style>
  <w:style w:type="character" w:customStyle="1" w:styleId="CommentSubjectChar">
    <w:name w:val="Comment Subject Char"/>
    <w:rPr>
      <w:b/>
      <w:bCs/>
      <w:sz w:val="20"/>
      <w:szCs w:val="20"/>
    </w:rPr>
  </w:style>
  <w:style w:type="character" w:customStyle="1" w:styleId="BalloonTextChar">
    <w:name w:val="Balloon Text Char"/>
    <w:rPr>
      <w:rFonts w:ascii="Segoe UI" w:hAnsi="Segoe UI" w:cs="Segoe UI"/>
      <w:sz w:val="18"/>
      <w:szCs w:val="18"/>
    </w:rPr>
  </w:style>
  <w:style w:type="character" w:customStyle="1" w:styleId="Heading3Char">
    <w:name w:val="Heading 3 Char"/>
    <w:rPr>
      <w:lang w:val="en-GB"/>
    </w:rPr>
  </w:style>
  <w:style w:type="character" w:customStyle="1" w:styleId="Heading2Char">
    <w:name w:val="Heading 2 Char"/>
    <w:rPr>
      <w:i/>
    </w:rPr>
  </w:style>
  <w:style w:type="character" w:customStyle="1" w:styleId="Heading4Char">
    <w:name w:val="Heading 4 Char"/>
    <w:rPr>
      <w:rFonts w:ascii="Calibri Light" w:eastAsia="Calibri" w:hAnsi="Calibri Light" w:cs="Times New Roman"/>
      <w:b/>
      <w:bCs/>
      <w:color w:val="5B9BD5"/>
      <w:sz w:val="24"/>
      <w:szCs w:val="24"/>
      <w:lang w:val="en-US"/>
    </w:rPr>
  </w:style>
  <w:style w:type="character" w:customStyle="1" w:styleId="Heading5Char">
    <w:name w:val="Heading 5 Char"/>
    <w:rPr>
      <w:rFonts w:ascii="Calibri Light" w:eastAsia="Calibri" w:hAnsi="Calibri Light" w:cs="Times New Roman"/>
      <w:i/>
      <w:iCs/>
      <w:color w:val="5B9BD5"/>
      <w:sz w:val="24"/>
      <w:szCs w:val="24"/>
      <w:lang w:val="en-US"/>
    </w:rPr>
  </w:style>
  <w:style w:type="character" w:customStyle="1" w:styleId="Heading6Char">
    <w:name w:val="Heading 6 Char"/>
    <w:rPr>
      <w:rFonts w:ascii="Calibri Light" w:eastAsia="Calibri" w:hAnsi="Calibri Light" w:cs="Times New Roman"/>
      <w:color w:val="5B9BD5"/>
      <w:sz w:val="24"/>
      <w:szCs w:val="24"/>
      <w:lang w:val="en-US"/>
    </w:rPr>
  </w:style>
  <w:style w:type="character" w:customStyle="1" w:styleId="BodyTextChar">
    <w:name w:val="Body Text Char"/>
    <w:rPr>
      <w:rFonts w:ascii="Calibri" w:eastAsia="Calibri" w:hAnsi="Calibri" w:cs="Times New Roman"/>
      <w:sz w:val="24"/>
      <w:szCs w:val="24"/>
      <w:lang w:val="en-US"/>
    </w:rPr>
  </w:style>
  <w:style w:type="character" w:customStyle="1" w:styleId="TitleChar">
    <w:name w:val="Title Char"/>
    <w:rPr>
      <w:rFonts w:ascii="Calibri Light" w:eastAsia="Calibri" w:hAnsi="Calibri Light" w:cs="Times New Roman"/>
      <w:b/>
      <w:bCs/>
      <w:color w:val="2C6EAB"/>
      <w:sz w:val="36"/>
      <w:szCs w:val="36"/>
      <w:lang w:val="en-US"/>
    </w:rPr>
  </w:style>
  <w:style w:type="character" w:customStyle="1" w:styleId="SubtitleChar">
    <w:name w:val="Subtitle Char"/>
    <w:rPr>
      <w:rFonts w:ascii="Calibri Light" w:eastAsia="Calibri" w:hAnsi="Calibri Light" w:cs="Times New Roman"/>
      <w:b/>
      <w:bCs/>
      <w:color w:val="2C6EAB"/>
      <w:sz w:val="30"/>
      <w:szCs w:val="30"/>
      <w:lang w:val="en-US"/>
    </w:rPr>
  </w:style>
  <w:style w:type="character" w:customStyle="1" w:styleId="DateChar">
    <w:name w:val="Date Char"/>
    <w:rPr>
      <w:rFonts w:ascii="Calibri" w:eastAsia="Calibri" w:hAnsi="Calibri" w:cs="Times New Roman"/>
      <w:sz w:val="24"/>
      <w:szCs w:val="24"/>
      <w:lang w:val="en-US"/>
    </w:rPr>
  </w:style>
  <w:style w:type="character" w:customStyle="1" w:styleId="FootnoteTextChar">
    <w:name w:val="Footnote Text Char"/>
    <w:rPr>
      <w:rFonts w:ascii="Calibri" w:eastAsia="Calibri" w:hAnsi="Calibri" w:cs="Times New Roman"/>
      <w:sz w:val="24"/>
      <w:szCs w:val="24"/>
      <w:lang w:val="en-US"/>
    </w:rPr>
  </w:style>
  <w:style w:type="character" w:customStyle="1" w:styleId="CaptionChar">
    <w:name w:val="Caption Char"/>
    <w:rPr>
      <w:b/>
      <w:iCs/>
      <w:sz w:val="18"/>
      <w:szCs w:val="18"/>
      <w:lang w:val="en-GB"/>
    </w:rPr>
  </w:style>
  <w:style w:type="character" w:customStyle="1" w:styleId="VerbatimChar">
    <w:name w:val="Verbatim Char"/>
    <w:rPr>
      <w:rFonts w:ascii="Consolas" w:hAnsi="Consolas"/>
      <w:b/>
      <w:iCs/>
      <w:sz w:val="18"/>
      <w:szCs w:val="18"/>
      <w:lang w:val="en-GB"/>
    </w:rPr>
  </w:style>
  <w:style w:type="character" w:customStyle="1" w:styleId="FootnoteReference1">
    <w:name w:val="Footnote Reference1"/>
    <w:rPr>
      <w:b/>
      <w:iCs/>
      <w:sz w:val="18"/>
      <w:szCs w:val="18"/>
      <w:vertAlign w:val="superscript"/>
      <w:lang w:val="en-GB"/>
    </w:rPr>
  </w:style>
  <w:style w:type="character" w:customStyle="1" w:styleId="KeywordTok">
    <w:name w:val="KeywordTok"/>
    <w:rPr>
      <w:rFonts w:ascii="Consolas" w:hAnsi="Consolas"/>
      <w:b w:val="0"/>
      <w:iCs/>
      <w:color w:val="007020"/>
      <w:sz w:val="18"/>
      <w:szCs w:val="18"/>
      <w:lang w:val="en-GB"/>
    </w:rPr>
  </w:style>
  <w:style w:type="character" w:customStyle="1" w:styleId="DataTypeTok">
    <w:name w:val="DataTypeTok"/>
    <w:rPr>
      <w:rFonts w:ascii="Consolas" w:hAnsi="Consolas"/>
      <w:b/>
      <w:iCs/>
      <w:color w:val="902000"/>
      <w:sz w:val="18"/>
      <w:szCs w:val="18"/>
      <w:lang w:val="en-GB"/>
    </w:rPr>
  </w:style>
  <w:style w:type="character" w:customStyle="1" w:styleId="DecValTok">
    <w:name w:val="DecValTok"/>
    <w:rPr>
      <w:rFonts w:ascii="Consolas" w:hAnsi="Consolas"/>
      <w:b/>
      <w:iCs/>
      <w:color w:val="40A070"/>
      <w:sz w:val="18"/>
      <w:szCs w:val="18"/>
      <w:lang w:val="en-GB"/>
    </w:rPr>
  </w:style>
  <w:style w:type="character" w:customStyle="1" w:styleId="BaseNTok">
    <w:name w:val="BaseNTok"/>
    <w:rPr>
      <w:rFonts w:ascii="Consolas" w:hAnsi="Consolas"/>
      <w:b/>
      <w:iCs/>
      <w:color w:val="40A070"/>
      <w:sz w:val="18"/>
      <w:szCs w:val="18"/>
      <w:lang w:val="en-GB"/>
    </w:rPr>
  </w:style>
  <w:style w:type="character" w:customStyle="1" w:styleId="FloatTok">
    <w:name w:val="FloatTok"/>
    <w:rPr>
      <w:rFonts w:ascii="Consolas" w:hAnsi="Consolas"/>
      <w:b/>
      <w:iCs/>
      <w:color w:val="40A070"/>
      <w:sz w:val="18"/>
      <w:szCs w:val="18"/>
      <w:lang w:val="en-GB"/>
    </w:rPr>
  </w:style>
  <w:style w:type="character" w:customStyle="1" w:styleId="ConstantTok">
    <w:name w:val="ConstantTok"/>
    <w:rPr>
      <w:rFonts w:ascii="Consolas" w:hAnsi="Consolas"/>
      <w:b/>
      <w:iCs/>
      <w:color w:val="880000"/>
      <w:sz w:val="18"/>
      <w:szCs w:val="18"/>
      <w:lang w:val="en-GB"/>
    </w:rPr>
  </w:style>
  <w:style w:type="character" w:customStyle="1" w:styleId="CharTok">
    <w:name w:val="CharTok"/>
    <w:rPr>
      <w:rFonts w:ascii="Consolas" w:hAnsi="Consolas"/>
      <w:b/>
      <w:iCs/>
      <w:color w:val="4070A0"/>
      <w:sz w:val="18"/>
      <w:szCs w:val="18"/>
      <w:lang w:val="en-GB"/>
    </w:rPr>
  </w:style>
  <w:style w:type="character" w:customStyle="1" w:styleId="SpecialCharTok">
    <w:name w:val="SpecialCharTok"/>
    <w:rPr>
      <w:rFonts w:ascii="Consolas" w:hAnsi="Consolas"/>
      <w:b/>
      <w:iCs/>
      <w:color w:val="4070A0"/>
      <w:sz w:val="18"/>
      <w:szCs w:val="18"/>
      <w:lang w:val="en-GB"/>
    </w:rPr>
  </w:style>
  <w:style w:type="character" w:customStyle="1" w:styleId="StringTok">
    <w:name w:val="StringTok"/>
    <w:rPr>
      <w:rFonts w:ascii="Consolas" w:hAnsi="Consolas"/>
      <w:b/>
      <w:iCs/>
      <w:color w:val="4070A0"/>
      <w:sz w:val="18"/>
      <w:szCs w:val="18"/>
      <w:lang w:val="en-GB"/>
    </w:rPr>
  </w:style>
  <w:style w:type="character" w:customStyle="1" w:styleId="VerbatimStringTok">
    <w:name w:val="VerbatimStringTok"/>
    <w:rPr>
      <w:rFonts w:ascii="Consolas" w:hAnsi="Consolas"/>
      <w:b/>
      <w:iCs/>
      <w:color w:val="4070A0"/>
      <w:sz w:val="18"/>
      <w:szCs w:val="18"/>
      <w:lang w:val="en-GB"/>
    </w:rPr>
  </w:style>
  <w:style w:type="character" w:customStyle="1" w:styleId="SpecialStringTok">
    <w:name w:val="SpecialStringTok"/>
    <w:rPr>
      <w:rFonts w:ascii="Consolas" w:hAnsi="Consolas"/>
      <w:b/>
      <w:iCs/>
      <w:color w:val="BB6688"/>
      <w:sz w:val="18"/>
      <w:szCs w:val="18"/>
      <w:lang w:val="en-GB"/>
    </w:rPr>
  </w:style>
  <w:style w:type="character" w:customStyle="1" w:styleId="ImportTok">
    <w:name w:val="ImportTok"/>
    <w:rPr>
      <w:rFonts w:ascii="Consolas" w:hAnsi="Consolas"/>
      <w:b/>
      <w:iCs/>
      <w:sz w:val="18"/>
      <w:szCs w:val="18"/>
      <w:lang w:val="en-GB"/>
    </w:rPr>
  </w:style>
  <w:style w:type="character" w:customStyle="1" w:styleId="CommentTok">
    <w:name w:val="CommentTok"/>
    <w:rPr>
      <w:rFonts w:ascii="Consolas" w:hAnsi="Consolas"/>
      <w:b/>
      <w:i/>
      <w:iCs/>
      <w:color w:val="60A0B0"/>
      <w:sz w:val="18"/>
      <w:szCs w:val="18"/>
      <w:lang w:val="en-GB"/>
    </w:rPr>
  </w:style>
  <w:style w:type="character" w:customStyle="1" w:styleId="DocumentationTok">
    <w:name w:val="DocumentationTok"/>
    <w:rPr>
      <w:rFonts w:ascii="Consolas" w:hAnsi="Consolas"/>
      <w:b/>
      <w:i/>
      <w:iCs/>
      <w:color w:val="BA2121"/>
      <w:sz w:val="18"/>
      <w:szCs w:val="18"/>
      <w:lang w:val="en-GB"/>
    </w:rPr>
  </w:style>
  <w:style w:type="character" w:customStyle="1" w:styleId="AnnotationTok">
    <w:name w:val="AnnotationTok"/>
    <w:rPr>
      <w:rFonts w:ascii="Consolas" w:hAnsi="Consolas"/>
      <w:b w:val="0"/>
      <w:i/>
      <w:iCs/>
      <w:color w:val="60A0B0"/>
      <w:sz w:val="18"/>
      <w:szCs w:val="18"/>
      <w:lang w:val="en-GB"/>
    </w:rPr>
  </w:style>
  <w:style w:type="character" w:customStyle="1" w:styleId="CommentVarTok">
    <w:name w:val="CommentVarTok"/>
    <w:rPr>
      <w:rFonts w:ascii="Consolas" w:hAnsi="Consolas"/>
      <w:b w:val="0"/>
      <w:i/>
      <w:iCs/>
      <w:color w:val="60A0B0"/>
      <w:sz w:val="18"/>
      <w:szCs w:val="18"/>
      <w:lang w:val="en-GB"/>
    </w:rPr>
  </w:style>
  <w:style w:type="character" w:customStyle="1" w:styleId="OtherTok">
    <w:name w:val="OtherTok"/>
    <w:rPr>
      <w:rFonts w:ascii="Consolas" w:hAnsi="Consolas"/>
      <w:b/>
      <w:iCs/>
      <w:color w:val="007020"/>
      <w:sz w:val="18"/>
      <w:szCs w:val="18"/>
      <w:lang w:val="en-GB"/>
    </w:rPr>
  </w:style>
  <w:style w:type="character" w:customStyle="1" w:styleId="FunctionTok">
    <w:name w:val="FunctionTok"/>
    <w:rPr>
      <w:rFonts w:ascii="Consolas" w:hAnsi="Consolas"/>
      <w:b/>
      <w:iCs/>
      <w:color w:val="06287E"/>
      <w:sz w:val="18"/>
      <w:szCs w:val="18"/>
      <w:lang w:val="en-GB"/>
    </w:rPr>
  </w:style>
  <w:style w:type="character" w:customStyle="1" w:styleId="VariableTok">
    <w:name w:val="VariableTok"/>
    <w:rPr>
      <w:rFonts w:ascii="Consolas" w:hAnsi="Consolas"/>
      <w:b/>
      <w:iCs/>
      <w:color w:val="19177C"/>
      <w:sz w:val="18"/>
      <w:szCs w:val="18"/>
      <w:lang w:val="en-GB"/>
    </w:rPr>
  </w:style>
  <w:style w:type="character" w:customStyle="1" w:styleId="ControlFlowTok">
    <w:name w:val="ControlFlowTok"/>
    <w:rPr>
      <w:rFonts w:ascii="Consolas" w:hAnsi="Consolas"/>
      <w:b w:val="0"/>
      <w:iCs/>
      <w:color w:val="007020"/>
      <w:sz w:val="18"/>
      <w:szCs w:val="18"/>
      <w:lang w:val="en-GB"/>
    </w:rPr>
  </w:style>
  <w:style w:type="character" w:customStyle="1" w:styleId="OperatorTok">
    <w:name w:val="OperatorTok"/>
    <w:rPr>
      <w:rFonts w:ascii="Consolas" w:hAnsi="Consolas"/>
      <w:b/>
      <w:iCs/>
      <w:color w:val="666666"/>
      <w:sz w:val="18"/>
      <w:szCs w:val="18"/>
      <w:lang w:val="en-GB"/>
    </w:rPr>
  </w:style>
  <w:style w:type="character" w:customStyle="1" w:styleId="BuiltInTok">
    <w:name w:val="BuiltInTok"/>
    <w:rPr>
      <w:rFonts w:ascii="Consolas" w:hAnsi="Consolas"/>
      <w:b/>
      <w:iCs/>
      <w:sz w:val="18"/>
      <w:szCs w:val="18"/>
      <w:lang w:val="en-GB"/>
    </w:rPr>
  </w:style>
  <w:style w:type="character" w:customStyle="1" w:styleId="ExtensionTok">
    <w:name w:val="ExtensionTok"/>
    <w:rPr>
      <w:rFonts w:ascii="Consolas" w:hAnsi="Consolas"/>
      <w:b/>
      <w:iCs/>
      <w:sz w:val="18"/>
      <w:szCs w:val="18"/>
      <w:lang w:val="en-GB"/>
    </w:rPr>
  </w:style>
  <w:style w:type="character" w:customStyle="1" w:styleId="PreprocessorTok">
    <w:name w:val="PreprocessorTok"/>
    <w:rPr>
      <w:rFonts w:ascii="Consolas" w:hAnsi="Consolas"/>
      <w:b/>
      <w:iCs/>
      <w:color w:val="BC7A00"/>
      <w:sz w:val="18"/>
      <w:szCs w:val="18"/>
      <w:lang w:val="en-GB"/>
    </w:rPr>
  </w:style>
  <w:style w:type="character" w:customStyle="1" w:styleId="AttributeTok">
    <w:name w:val="AttributeTok"/>
    <w:rPr>
      <w:rFonts w:ascii="Consolas" w:hAnsi="Consolas"/>
      <w:b/>
      <w:iCs/>
      <w:color w:val="7D9029"/>
      <w:sz w:val="18"/>
      <w:szCs w:val="18"/>
      <w:lang w:val="en-GB"/>
    </w:rPr>
  </w:style>
  <w:style w:type="character" w:customStyle="1" w:styleId="RegionMarkerTok">
    <w:name w:val="RegionMarkerTok"/>
    <w:rPr>
      <w:rFonts w:ascii="Consolas" w:hAnsi="Consolas"/>
      <w:b/>
      <w:iCs/>
      <w:sz w:val="18"/>
      <w:szCs w:val="18"/>
      <w:lang w:val="en-GB"/>
    </w:rPr>
  </w:style>
  <w:style w:type="character" w:customStyle="1" w:styleId="InformationTok">
    <w:name w:val="InformationTok"/>
    <w:rPr>
      <w:rFonts w:ascii="Consolas" w:hAnsi="Consolas"/>
      <w:b w:val="0"/>
      <w:i/>
      <w:iCs/>
      <w:color w:val="60A0B0"/>
      <w:sz w:val="18"/>
      <w:szCs w:val="18"/>
      <w:lang w:val="en-GB"/>
    </w:rPr>
  </w:style>
  <w:style w:type="character" w:customStyle="1" w:styleId="WarningTok">
    <w:name w:val="WarningTok"/>
    <w:rPr>
      <w:rFonts w:ascii="Consolas" w:hAnsi="Consolas"/>
      <w:b w:val="0"/>
      <w:i/>
      <w:iCs/>
      <w:color w:val="60A0B0"/>
      <w:sz w:val="18"/>
      <w:szCs w:val="18"/>
      <w:lang w:val="en-GB"/>
    </w:rPr>
  </w:style>
  <w:style w:type="character" w:customStyle="1" w:styleId="AlertTok">
    <w:name w:val="AlertTok"/>
    <w:rPr>
      <w:rFonts w:ascii="Consolas" w:hAnsi="Consolas"/>
      <w:b w:val="0"/>
      <w:iCs/>
      <w:color w:val="FF0000"/>
      <w:sz w:val="18"/>
      <w:szCs w:val="18"/>
      <w:lang w:val="en-GB"/>
    </w:rPr>
  </w:style>
  <w:style w:type="character" w:customStyle="1" w:styleId="ErrorTok">
    <w:name w:val="ErrorTok"/>
    <w:rPr>
      <w:rFonts w:ascii="Consolas" w:hAnsi="Consolas"/>
      <w:b w:val="0"/>
      <w:iCs/>
      <w:color w:val="FF0000"/>
      <w:sz w:val="18"/>
      <w:szCs w:val="18"/>
      <w:lang w:val="en-GB"/>
    </w:rPr>
  </w:style>
  <w:style w:type="character" w:customStyle="1" w:styleId="NormalTok">
    <w:name w:val="NormalTok"/>
    <w:rPr>
      <w:rFonts w:ascii="Consolas" w:hAnsi="Consolas"/>
      <w:b/>
      <w:iCs/>
      <w:sz w:val="18"/>
      <w:szCs w:val="18"/>
      <w:lang w:val="en-GB"/>
    </w:rPr>
  </w:style>
  <w:style w:type="character" w:customStyle="1" w:styleId="ListLabel1">
    <w:name w:val="ListLabel 1"/>
    <w:rPr>
      <w:sz w:val="20"/>
    </w:rPr>
  </w:style>
  <w:style w:type="character" w:customStyle="1" w:styleId="ListLabel2">
    <w:name w:val="ListLabel 2"/>
    <w:rPr>
      <w:sz w:val="20"/>
    </w:rPr>
  </w:style>
  <w:style w:type="character" w:customStyle="1" w:styleId="ListLabel3">
    <w:name w:val="ListLabel 3"/>
    <w:rPr>
      <w:sz w:val="20"/>
    </w:rPr>
  </w:style>
  <w:style w:type="character" w:customStyle="1" w:styleId="ListLabel4">
    <w:name w:val="ListLabel 4"/>
    <w:rPr>
      <w:sz w:val="20"/>
    </w:rPr>
  </w:style>
  <w:style w:type="character" w:customStyle="1" w:styleId="ListLabel5">
    <w:name w:val="ListLabel 5"/>
    <w:rPr>
      <w:sz w:val="20"/>
    </w:rPr>
  </w:style>
  <w:style w:type="character" w:customStyle="1" w:styleId="ListLabel6">
    <w:name w:val="ListLabel 6"/>
    <w:rPr>
      <w:sz w:val="20"/>
    </w:rPr>
  </w:style>
  <w:style w:type="character" w:customStyle="1" w:styleId="ListLabel7">
    <w:name w:val="ListLabel 7"/>
    <w:rPr>
      <w:sz w:val="20"/>
    </w:rPr>
  </w:style>
  <w:style w:type="character" w:customStyle="1" w:styleId="ListLabel8">
    <w:name w:val="ListLabel 8"/>
    <w:rPr>
      <w:sz w:val="20"/>
    </w:rPr>
  </w:style>
  <w:style w:type="character" w:customStyle="1" w:styleId="ListLabel9">
    <w:name w:val="ListLabel 9"/>
    <w:rPr>
      <w:sz w:val="20"/>
    </w:rPr>
  </w:style>
  <w:style w:type="character" w:customStyle="1" w:styleId="ListLabel10">
    <w:name w:val="ListLabel 10"/>
    <w:rPr>
      <w:rFonts w:eastAsia="Calibri" w:cs="Times New Roman"/>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cs="Courier New"/>
    </w:rPr>
  </w:style>
  <w:style w:type="character" w:customStyle="1" w:styleId="ListLabel14">
    <w:name w:val="ListLabel 14"/>
    <w:rPr>
      <w:rFonts w:ascii="Calibri" w:hAnsi="Calibri"/>
      <w:sz w:val="22"/>
    </w:rPr>
  </w:style>
  <w:style w:type="character" w:customStyle="1" w:styleId="ListLabel15">
    <w:name w:val="ListLabel 15"/>
    <w:rPr>
      <w:rFonts w:ascii="Calibri" w:hAnsi="Calibri"/>
      <w:sz w:val="22"/>
    </w:rPr>
  </w:style>
  <w:style w:type="character" w:customStyle="1" w:styleId="ListLabel16">
    <w:name w:val="ListLabel 16"/>
    <w:rPr>
      <w:sz w:val="20"/>
    </w:rPr>
  </w:style>
  <w:style w:type="character" w:customStyle="1" w:styleId="ListLabel17">
    <w:name w:val="ListLabel 17"/>
    <w:rPr>
      <w:sz w:val="20"/>
    </w:rPr>
  </w:style>
  <w:style w:type="character" w:customStyle="1" w:styleId="ListLabel18">
    <w:name w:val="ListLabel 18"/>
    <w:rPr>
      <w:sz w:val="20"/>
    </w:rPr>
  </w:style>
  <w:style w:type="character" w:customStyle="1" w:styleId="ListLabel19">
    <w:name w:val="ListLabel 19"/>
    <w:rPr>
      <w:sz w:val="20"/>
    </w:rPr>
  </w:style>
  <w:style w:type="character" w:customStyle="1" w:styleId="ListLabel20">
    <w:name w:val="ListLabel 20"/>
    <w:rPr>
      <w:sz w:val="20"/>
    </w:rPr>
  </w:style>
  <w:style w:type="character" w:customStyle="1" w:styleId="ListLabel21">
    <w:name w:val="ListLabel 21"/>
    <w:rPr>
      <w:sz w:val="20"/>
    </w:rPr>
  </w:style>
  <w:style w:type="character" w:customStyle="1" w:styleId="ListLabel22">
    <w:name w:val="ListLabel 22"/>
    <w:rPr>
      <w:sz w:val="20"/>
    </w:rPr>
  </w:style>
  <w:style w:type="character" w:customStyle="1" w:styleId="ListLabel23">
    <w:name w:val="ListLabel 23"/>
    <w:rPr>
      <w:rFonts w:ascii="Calibri" w:hAnsi="Calibri"/>
      <w:sz w:val="22"/>
    </w:rPr>
  </w:style>
  <w:style w:type="character" w:customStyle="1" w:styleId="ListLabel24">
    <w:name w:val="ListLabel 24"/>
    <w:rPr>
      <w:rFonts w:ascii="Calibri" w:hAnsi="Calibri"/>
      <w:sz w:val="22"/>
    </w:rPr>
  </w:style>
  <w:style w:type="character" w:customStyle="1" w:styleId="ListLabel25">
    <w:name w:val="ListLabel 25"/>
    <w:rPr>
      <w:rFonts w:ascii="Calibri" w:hAnsi="Calibri"/>
      <w:sz w:val="22"/>
    </w:rPr>
  </w:style>
  <w:style w:type="character" w:customStyle="1" w:styleId="ListLabel26">
    <w:name w:val="ListLabel 26"/>
    <w:rPr>
      <w:rFonts w:ascii="Calibri" w:hAnsi="Calibri"/>
      <w:sz w:val="22"/>
    </w:rPr>
  </w:style>
  <w:style w:type="character" w:customStyle="1" w:styleId="ListLabel27">
    <w:name w:val="ListLabel 27"/>
    <w:rPr>
      <w:sz w:val="20"/>
    </w:rPr>
  </w:style>
  <w:style w:type="character" w:customStyle="1" w:styleId="ListLabel28">
    <w:name w:val="ListLabel 28"/>
    <w:rPr>
      <w:sz w:val="20"/>
    </w:rPr>
  </w:style>
  <w:style w:type="character" w:customStyle="1" w:styleId="ListLabel29">
    <w:name w:val="ListLabel 29"/>
    <w:rPr>
      <w:sz w:val="20"/>
    </w:rPr>
  </w:style>
  <w:style w:type="character" w:customStyle="1" w:styleId="ListLabel30">
    <w:name w:val="ListLabel 30"/>
    <w:rPr>
      <w:sz w:val="20"/>
    </w:rPr>
  </w:style>
  <w:style w:type="character" w:customStyle="1" w:styleId="ListLabel31">
    <w:name w:val="ListLabel 31"/>
    <w:rPr>
      <w:sz w:val="20"/>
    </w:rPr>
  </w:style>
  <w:style w:type="character" w:customStyle="1" w:styleId="ListLabel32">
    <w:name w:val="ListLabel 32"/>
    <w:rPr>
      <w:sz w:val="20"/>
    </w:rPr>
  </w:style>
  <w:style w:type="character" w:customStyle="1" w:styleId="ListLabel33">
    <w:name w:val="ListLabel 33"/>
    <w:rPr>
      <w:sz w:val="20"/>
    </w:rPr>
  </w:style>
  <w:style w:type="character" w:customStyle="1" w:styleId="ListLabel34">
    <w:name w:val="ListLabel 34"/>
    <w:rPr>
      <w:sz w:val="20"/>
    </w:rPr>
  </w:style>
  <w:style w:type="character" w:customStyle="1" w:styleId="ListLabel35">
    <w:name w:val="ListLabel 35"/>
    <w:rPr>
      <w:sz w:val="20"/>
    </w:rPr>
  </w:style>
  <w:style w:type="character" w:customStyle="1" w:styleId="ListLabel36">
    <w:name w:val="ListLabel 36"/>
    <w:rPr>
      <w:sz w:val="20"/>
    </w:rPr>
  </w:style>
  <w:style w:type="character" w:customStyle="1" w:styleId="ListLabel37">
    <w:name w:val="ListLabel 37"/>
    <w:rPr>
      <w:sz w:val="20"/>
    </w:rPr>
  </w:style>
  <w:style w:type="character" w:customStyle="1" w:styleId="ListLabel38">
    <w:name w:val="ListLabel 38"/>
    <w:rPr>
      <w:sz w:val="20"/>
    </w:rPr>
  </w:style>
  <w:style w:type="character" w:customStyle="1" w:styleId="ListLabel39">
    <w:name w:val="ListLabel 39"/>
    <w:rPr>
      <w:sz w:val="20"/>
    </w:rPr>
  </w:style>
  <w:style w:type="character" w:customStyle="1" w:styleId="ListLabel40">
    <w:name w:val="ListLabel 40"/>
    <w:rPr>
      <w:sz w:val="20"/>
    </w:rPr>
  </w:style>
  <w:style w:type="character" w:customStyle="1" w:styleId="ListLabel41">
    <w:name w:val="ListLabel 41"/>
    <w:rPr>
      <w:sz w:val="20"/>
    </w:rPr>
  </w:style>
  <w:style w:type="character" w:customStyle="1" w:styleId="ListLabel42">
    <w:name w:val="ListLabel 42"/>
    <w:rPr>
      <w:sz w:val="20"/>
    </w:rPr>
  </w:style>
  <w:style w:type="character" w:customStyle="1" w:styleId="ListLabel43">
    <w:name w:val="ListLabel 43"/>
    <w:rPr>
      <w:sz w:val="20"/>
    </w:rPr>
  </w:style>
  <w:style w:type="character" w:customStyle="1" w:styleId="ListLabel44">
    <w:name w:val="ListLabel 44"/>
    <w:rPr>
      <w:sz w:val="20"/>
    </w:rPr>
  </w:style>
  <w:style w:type="character" w:customStyle="1" w:styleId="ListLabel45">
    <w:name w:val="ListLabel 45"/>
    <w:rPr>
      <w:sz w:val="20"/>
    </w:rPr>
  </w:style>
  <w:style w:type="character" w:customStyle="1" w:styleId="ListLabel46">
    <w:name w:val="ListLabel 46"/>
    <w:rPr>
      <w:sz w:val="20"/>
    </w:rPr>
  </w:style>
  <w:style w:type="character" w:customStyle="1" w:styleId="ListLabel47">
    <w:name w:val="ListLabel 47"/>
    <w:rPr>
      <w:sz w:val="20"/>
    </w:rPr>
  </w:style>
  <w:style w:type="character" w:customStyle="1" w:styleId="ListLabel48">
    <w:name w:val="ListLabel 48"/>
    <w:rPr>
      <w:sz w:val="20"/>
    </w:rPr>
  </w:style>
  <w:style w:type="character" w:customStyle="1" w:styleId="ListLabel49">
    <w:name w:val="ListLabel 49"/>
    <w:rPr>
      <w:sz w:val="20"/>
    </w:rPr>
  </w:style>
  <w:style w:type="character" w:customStyle="1" w:styleId="ListLabel50">
    <w:name w:val="ListLabel 50"/>
    <w:rPr>
      <w:rFonts w:ascii="Calibri" w:hAnsi="Calibri"/>
      <w:sz w:val="22"/>
    </w:rPr>
  </w:style>
  <w:style w:type="character" w:customStyle="1" w:styleId="ListLabel51">
    <w:name w:val="ListLabel 51"/>
    <w:rPr>
      <w:rFonts w:ascii="Calibri" w:hAnsi="Calibri"/>
      <w:sz w:val="22"/>
    </w:rPr>
  </w:style>
  <w:style w:type="character" w:customStyle="1" w:styleId="ListLabel52">
    <w:name w:val="ListLabel 52"/>
    <w:rPr>
      <w:rFonts w:ascii="Calibri" w:hAnsi="Calibri"/>
      <w:sz w:val="22"/>
    </w:rPr>
  </w:style>
  <w:style w:type="character" w:customStyle="1" w:styleId="ListLabel53">
    <w:name w:val="ListLabel 53"/>
    <w:rPr>
      <w:sz w:val="20"/>
    </w:rPr>
  </w:style>
  <w:style w:type="character" w:customStyle="1" w:styleId="ListLabel54">
    <w:name w:val="ListLabel 54"/>
    <w:rPr>
      <w:sz w:val="20"/>
    </w:rPr>
  </w:style>
  <w:style w:type="character" w:customStyle="1" w:styleId="ListLabel55">
    <w:name w:val="ListLabel 55"/>
    <w:rPr>
      <w:sz w:val="20"/>
    </w:rPr>
  </w:style>
  <w:style w:type="character" w:customStyle="1" w:styleId="ListLabel56">
    <w:name w:val="ListLabel 56"/>
    <w:rPr>
      <w:sz w:val="20"/>
    </w:rPr>
  </w:style>
  <w:style w:type="character" w:customStyle="1" w:styleId="ListLabel57">
    <w:name w:val="ListLabel 57"/>
    <w:rPr>
      <w:sz w:val="20"/>
    </w:rPr>
  </w:style>
  <w:style w:type="character" w:customStyle="1" w:styleId="ListLabel58">
    <w:name w:val="ListLabel 58"/>
    <w:rPr>
      <w:sz w:val="20"/>
    </w:rPr>
  </w:style>
  <w:style w:type="character" w:customStyle="1" w:styleId="ListLabel59">
    <w:name w:val="ListLabel 59"/>
    <w:rPr>
      <w:sz w:val="20"/>
    </w:rPr>
  </w:style>
  <w:style w:type="character" w:customStyle="1" w:styleId="ListLabel60">
    <w:name w:val="ListLabel 60"/>
    <w:rPr>
      <w:sz w:val="20"/>
    </w:rPr>
  </w:style>
  <w:style w:type="character" w:customStyle="1" w:styleId="ListLabel61">
    <w:name w:val="ListLabel 61"/>
    <w:rPr>
      <w:sz w:val="20"/>
    </w:rPr>
  </w:style>
  <w:style w:type="character" w:customStyle="1" w:styleId="ListLabel62">
    <w:name w:val="ListLabel 62"/>
    <w:rPr>
      <w:sz w:val="20"/>
    </w:rPr>
  </w:style>
  <w:style w:type="character" w:customStyle="1" w:styleId="ListLabel63">
    <w:name w:val="ListLabel 63"/>
    <w:rPr>
      <w:sz w:val="20"/>
    </w:rPr>
  </w:style>
  <w:style w:type="character" w:customStyle="1" w:styleId="ListLabel64">
    <w:name w:val="ListLabel 64"/>
    <w:rPr>
      <w:sz w:val="20"/>
    </w:rPr>
  </w:style>
  <w:style w:type="character" w:customStyle="1" w:styleId="ListLabel65">
    <w:name w:val="ListLabel 65"/>
    <w:rPr>
      <w:sz w:val="20"/>
    </w:rPr>
  </w:style>
  <w:style w:type="character" w:customStyle="1" w:styleId="ListLabel66">
    <w:name w:val="ListLabel 66"/>
    <w:rPr>
      <w:sz w:val="20"/>
    </w:rPr>
  </w:style>
  <w:style w:type="character" w:customStyle="1" w:styleId="ListLabel67">
    <w:name w:val="ListLabel 67"/>
    <w:rPr>
      <w:sz w:val="20"/>
    </w:rPr>
  </w:style>
  <w:style w:type="character" w:customStyle="1" w:styleId="ListLabel68">
    <w:name w:val="ListLabel 68"/>
    <w:rPr>
      <w:rFonts w:ascii="Calibri" w:hAnsi="Calibri"/>
      <w:sz w:val="22"/>
    </w:rPr>
  </w:style>
  <w:style w:type="character" w:customStyle="1" w:styleId="ListLabel69">
    <w:name w:val="ListLabel 69"/>
    <w:rPr>
      <w:sz w:val="20"/>
    </w:rPr>
  </w:style>
  <w:style w:type="character" w:customStyle="1" w:styleId="ListLabel70">
    <w:name w:val="ListLabel 70"/>
    <w:rPr>
      <w:sz w:val="20"/>
    </w:rPr>
  </w:style>
  <w:style w:type="character" w:customStyle="1" w:styleId="ListLabel71">
    <w:name w:val="ListLabel 71"/>
    <w:rPr>
      <w:sz w:val="20"/>
    </w:rPr>
  </w:style>
  <w:style w:type="character" w:customStyle="1" w:styleId="ListLabel72">
    <w:name w:val="ListLabel 72"/>
    <w:rPr>
      <w:sz w:val="20"/>
    </w:rPr>
  </w:style>
  <w:style w:type="character" w:customStyle="1" w:styleId="ListLabel73">
    <w:name w:val="ListLabel 73"/>
    <w:rPr>
      <w:sz w:val="20"/>
    </w:rPr>
  </w:style>
  <w:style w:type="character" w:customStyle="1" w:styleId="ListLabel74">
    <w:name w:val="ListLabel 74"/>
    <w:rPr>
      <w:sz w:val="20"/>
    </w:rPr>
  </w:style>
  <w:style w:type="character" w:customStyle="1" w:styleId="ListLabel75">
    <w:name w:val="ListLabel 75"/>
    <w:rPr>
      <w:sz w:val="20"/>
    </w:rPr>
  </w:style>
  <w:style w:type="character" w:customStyle="1" w:styleId="ListLabel76">
    <w:name w:val="ListLabel 76"/>
    <w:rPr>
      <w:sz w:val="20"/>
    </w:rPr>
  </w:style>
  <w:style w:type="character" w:customStyle="1" w:styleId="ListLabel77">
    <w:name w:val="ListLabel 77"/>
    <w:rPr>
      <w:rFonts w:cs="Courier New"/>
    </w:rPr>
  </w:style>
  <w:style w:type="character" w:customStyle="1" w:styleId="ListLabel78">
    <w:name w:val="ListLabel 78"/>
    <w:rPr>
      <w:rFonts w:cs="Courier New"/>
    </w:rPr>
  </w:style>
  <w:style w:type="character" w:styleId="LineNumber">
    <w:name w:val="line numbe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Liberation Sans" w:eastAsia="Droid Sans Fallback" w:hAnsi="Liberation Sans" w:cs="Droid Sans Devanagari"/>
      <w:sz w:val="28"/>
      <w:szCs w:val="28"/>
    </w:rPr>
  </w:style>
  <w:style w:type="paragraph" w:styleId="BodyText">
    <w:name w:val="Body Text"/>
    <w:basedOn w:val="Normal"/>
    <w:pPr>
      <w:suppressAutoHyphens w:val="0"/>
      <w:spacing w:before="180" w:after="180" w:line="240" w:lineRule="auto"/>
      <w:textAlignment w:val="auto"/>
    </w:pPr>
    <w:rPr>
      <w:sz w:val="24"/>
      <w:szCs w:val="24"/>
    </w:rPr>
  </w:style>
  <w:style w:type="paragraph" w:styleId="List">
    <w:name w:val="List"/>
    <w:basedOn w:val="BodyText"/>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customStyle="1" w:styleId="Index">
    <w:name w:val="Index"/>
    <w:basedOn w:val="Normal"/>
    <w:pPr>
      <w:suppressLineNumbers/>
    </w:pPr>
    <w:rPr>
      <w:rFonts w:cs="Droid Sans Devanagari"/>
    </w:rPr>
  </w:style>
  <w:style w:type="paragraph" w:styleId="Header">
    <w:name w:val="header"/>
    <w:basedOn w:val="Normal"/>
    <w:pPr>
      <w:suppressLineNumbers/>
      <w:tabs>
        <w:tab w:val="center" w:pos="4819"/>
        <w:tab w:val="right" w:pos="9638"/>
      </w:tabs>
      <w:spacing w:after="200" w:line="276" w:lineRule="auto"/>
      <w:textAlignment w:val="auto"/>
    </w:pPr>
    <w:rPr>
      <w:rFonts w:eastAsia="Droid Sans Fallback" w:cs="Mangal"/>
      <w:color w:val="00000A"/>
      <w:sz w:val="24"/>
      <w:szCs w:val="21"/>
      <w:lang w:eastAsia="zh-CN" w:bidi="hi-IN"/>
    </w:rPr>
  </w:style>
  <w:style w:type="paragraph" w:styleId="Footer">
    <w:name w:val="footer"/>
    <w:basedOn w:val="Normal"/>
    <w:pPr>
      <w:suppressLineNumbers/>
      <w:tabs>
        <w:tab w:val="center" w:pos="4819"/>
        <w:tab w:val="right" w:pos="9638"/>
      </w:tabs>
      <w:spacing w:line="240" w:lineRule="auto"/>
    </w:pPr>
  </w:style>
  <w:style w:type="paragraph" w:styleId="ListParagraph">
    <w:name w:val="List Paragraph"/>
    <w:basedOn w:val="Normal"/>
    <w:qFormat/>
    <w:pPr>
      <w:spacing w:after="160"/>
      <w:ind w:left="720"/>
      <w:contextualSpacing/>
    </w:pPr>
  </w:style>
  <w:style w:type="paragraph" w:customStyle="1" w:styleId="CommentText1">
    <w:name w:val="Comment Text1"/>
    <w:basedOn w:val="Normal"/>
    <w:pPr>
      <w:spacing w:line="240" w:lineRule="auto"/>
    </w:pPr>
    <w:rPr>
      <w:sz w:val="20"/>
      <w:szCs w:val="20"/>
    </w:rPr>
  </w:style>
  <w:style w:type="paragraph" w:customStyle="1" w:styleId="CommentSubject1">
    <w:name w:val="Comment Subject1"/>
    <w:basedOn w:val="CommentText1"/>
    <w:rPr>
      <w:b/>
      <w:bCs/>
    </w:rPr>
  </w:style>
  <w:style w:type="paragraph" w:styleId="BalloonText">
    <w:name w:val="Balloon Text"/>
    <w:basedOn w:val="Normal"/>
    <w:pPr>
      <w:spacing w:line="240" w:lineRule="auto"/>
    </w:pPr>
    <w:rPr>
      <w:rFonts w:ascii="Segoe UI" w:hAnsi="Segoe UI" w:cs="Segoe UI"/>
      <w:sz w:val="18"/>
      <w:szCs w:val="18"/>
    </w:rPr>
  </w:style>
  <w:style w:type="paragraph" w:styleId="NormalWeb">
    <w:name w:val="Normal (Web)"/>
    <w:basedOn w:val="Normal"/>
    <w:pPr>
      <w:suppressAutoHyphens w:val="0"/>
      <w:spacing w:before="280" w:after="280" w:line="240" w:lineRule="auto"/>
      <w:textAlignment w:val="auto"/>
    </w:pPr>
    <w:rPr>
      <w:rFonts w:ascii="Times New Roman" w:eastAsia="Times New Roman" w:hAnsi="Times New Roman"/>
      <w:sz w:val="24"/>
      <w:szCs w:val="24"/>
      <w:lang w:eastAsia="fi-FI"/>
    </w:rPr>
  </w:style>
  <w:style w:type="paragraph" w:customStyle="1" w:styleId="Caption1">
    <w:name w:val="Caption1"/>
    <w:basedOn w:val="Normal"/>
    <w:next w:val="Normal"/>
    <w:pPr>
      <w:spacing w:after="200" w:line="240" w:lineRule="auto"/>
    </w:pPr>
    <w:rPr>
      <w:b/>
      <w:iCs/>
      <w:sz w:val="18"/>
      <w:szCs w:val="18"/>
    </w:r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BodyText"/>
    <w:qFormat/>
    <w:pPr>
      <w:keepNext/>
      <w:keepLines/>
      <w:suppressAutoHyphens w:val="0"/>
      <w:spacing w:before="480" w:after="240" w:line="240" w:lineRule="auto"/>
      <w:jc w:val="center"/>
      <w:textAlignment w:val="auto"/>
    </w:pPr>
    <w:rPr>
      <w:rFonts w:ascii="Calibri Light" w:hAnsi="Calibri Light"/>
      <w:b/>
      <w:bCs/>
      <w:color w:val="2C6EAB"/>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pPr>
      <w:keepNext/>
      <w:keepLines/>
      <w:suppressAutoHyphens/>
      <w:spacing w:after="200"/>
      <w:jc w:val="center"/>
    </w:pPr>
    <w:rPr>
      <w:rFonts w:ascii="Calibri" w:eastAsia="Calibri" w:hAnsi="Calibri"/>
      <w:kern w:val="1"/>
      <w:sz w:val="24"/>
      <w:szCs w:val="24"/>
    </w:rPr>
  </w:style>
  <w:style w:type="paragraph" w:styleId="Date">
    <w:name w:val="Date"/>
    <w:next w:val="BodyText"/>
    <w:pPr>
      <w:keepNext/>
      <w:keepLines/>
      <w:suppressAutoHyphens/>
      <w:spacing w:after="200"/>
      <w:jc w:val="center"/>
    </w:pPr>
    <w:rPr>
      <w:rFonts w:ascii="Calibri" w:eastAsia="Calibri" w:hAnsi="Calibri"/>
      <w:kern w:val="1"/>
      <w:sz w:val="24"/>
      <w:szCs w:val="24"/>
    </w:rPr>
  </w:style>
  <w:style w:type="paragraph" w:customStyle="1" w:styleId="Abstract">
    <w:name w:val="Abstract"/>
    <w:basedOn w:val="Normal"/>
    <w:next w:val="BodyText"/>
    <w:pPr>
      <w:keepNext/>
      <w:keepLines/>
      <w:suppressAutoHyphens w:val="0"/>
      <w:spacing w:before="300" w:after="300" w:line="240" w:lineRule="auto"/>
      <w:textAlignment w:val="auto"/>
    </w:pPr>
    <w:rPr>
      <w:sz w:val="20"/>
      <w:szCs w:val="20"/>
    </w:rPr>
  </w:style>
  <w:style w:type="paragraph" w:styleId="Bibliography">
    <w:name w:val="Bibliography"/>
    <w:basedOn w:val="Normal"/>
    <w:pPr>
      <w:suppressAutoHyphens w:val="0"/>
      <w:spacing w:after="200" w:line="240" w:lineRule="auto"/>
      <w:textAlignment w:val="auto"/>
    </w:pPr>
    <w:rPr>
      <w:sz w:val="24"/>
      <w:szCs w:val="24"/>
    </w:rPr>
  </w:style>
  <w:style w:type="paragraph" w:styleId="BlockText">
    <w:name w:val="Block Text"/>
    <w:basedOn w:val="BodyText"/>
    <w:next w:val="BodyText"/>
    <w:pPr>
      <w:spacing w:before="100" w:after="100"/>
    </w:pPr>
    <w:rPr>
      <w:rFonts w:ascii="Calibri Light" w:hAnsi="Calibri Light"/>
      <w:bCs/>
      <w:sz w:val="20"/>
      <w:szCs w:val="20"/>
    </w:rPr>
  </w:style>
  <w:style w:type="paragraph" w:customStyle="1" w:styleId="FootnoteText1">
    <w:name w:val="Footnote Text1"/>
    <w:basedOn w:val="Normal"/>
    <w:pPr>
      <w:suppressAutoHyphens w:val="0"/>
      <w:spacing w:after="200" w:line="240" w:lineRule="auto"/>
      <w:textAlignment w:val="auto"/>
    </w:pPr>
    <w:rPr>
      <w:sz w:val="24"/>
      <w:szCs w:val="24"/>
    </w:rPr>
  </w:style>
  <w:style w:type="paragraph" w:customStyle="1" w:styleId="DefinitionTerm">
    <w:name w:val="Definition Term"/>
    <w:basedOn w:val="Normal"/>
    <w:pPr>
      <w:keepNext/>
      <w:keepLines/>
      <w:suppressAutoHyphens w:val="0"/>
      <w:spacing w:line="240" w:lineRule="auto"/>
      <w:textAlignment w:val="auto"/>
    </w:pPr>
    <w:rPr>
      <w:b/>
      <w:sz w:val="24"/>
      <w:szCs w:val="24"/>
    </w:rPr>
  </w:style>
  <w:style w:type="paragraph" w:customStyle="1" w:styleId="Definition">
    <w:name w:val="Definition"/>
    <w:basedOn w:val="Normal"/>
    <w:pPr>
      <w:suppressAutoHyphens w:val="0"/>
      <w:spacing w:after="200" w:line="240" w:lineRule="auto"/>
      <w:textAlignment w:val="auto"/>
    </w:pPr>
    <w:rPr>
      <w:sz w:val="24"/>
      <w:szCs w:val="24"/>
    </w:rPr>
  </w:style>
  <w:style w:type="paragraph" w:customStyle="1" w:styleId="TableCaption">
    <w:name w:val="Table Caption"/>
    <w:basedOn w:val="Caption1"/>
    <w:pPr>
      <w:keepNext/>
      <w:suppressAutoHyphens w:val="0"/>
      <w:spacing w:after="120"/>
      <w:textAlignment w:val="auto"/>
    </w:pPr>
    <w:rPr>
      <w:b w:val="0"/>
      <w:i/>
      <w:iCs w:val="0"/>
      <w:sz w:val="24"/>
      <w:szCs w:val="24"/>
    </w:rPr>
  </w:style>
  <w:style w:type="paragraph" w:customStyle="1" w:styleId="ImageCaption">
    <w:name w:val="Image Caption"/>
    <w:basedOn w:val="Caption1"/>
    <w:pPr>
      <w:suppressAutoHyphens w:val="0"/>
      <w:spacing w:after="120"/>
      <w:textAlignment w:val="auto"/>
    </w:pPr>
    <w:rPr>
      <w:b w:val="0"/>
      <w:i/>
      <w:iCs w:val="0"/>
      <w:sz w:val="24"/>
      <w:szCs w:val="24"/>
    </w:rPr>
  </w:style>
  <w:style w:type="paragraph" w:customStyle="1" w:styleId="Figure">
    <w:name w:val="Figure"/>
    <w:basedOn w:val="Normal"/>
    <w:pPr>
      <w:suppressAutoHyphens w:val="0"/>
      <w:spacing w:after="200"/>
      <w:textAlignment w:val="auto"/>
    </w:pPr>
    <w:rPr>
      <w:sz w:val="24"/>
      <w:szCs w:val="24"/>
    </w:rPr>
  </w:style>
  <w:style w:type="paragraph" w:customStyle="1" w:styleId="FigurewithCaption">
    <w:name w:val="Figure with Caption"/>
    <w:basedOn w:val="Figure"/>
    <w:pPr>
      <w:keepNext/>
    </w:pPr>
  </w:style>
  <w:style w:type="paragraph" w:styleId="TOCHeading">
    <w:name w:val="TOC Heading"/>
    <w:basedOn w:val="Heading1"/>
    <w:next w:val="BodyText"/>
    <w:qFormat/>
    <w:pPr>
      <w:keepNext/>
      <w:keepLines/>
      <w:suppressAutoHyphens w:val="0"/>
      <w:spacing w:before="240" w:line="259" w:lineRule="auto"/>
      <w:textAlignment w:val="auto"/>
    </w:pPr>
    <w:rPr>
      <w:rFonts w:ascii="Calibri Light" w:hAnsi="Calibri Light"/>
      <w:b w:val="0"/>
      <w:color w:val="2E74B5"/>
      <w:sz w:val="32"/>
      <w:szCs w:val="32"/>
    </w:rPr>
  </w:style>
  <w:style w:type="paragraph" w:customStyle="1" w:styleId="SourceCode">
    <w:name w:val="Source Code"/>
    <w:basedOn w:val="Normal"/>
    <w:pPr>
      <w:suppressAutoHyphens w:val="0"/>
      <w:spacing w:after="200" w:line="240" w:lineRule="auto"/>
      <w:textAlignment w:val="auto"/>
    </w:pPr>
    <w:rPr>
      <w:rFonts w:ascii="Consolas" w:hAnsi="Consolas"/>
      <w:b/>
      <w:iCs/>
      <w:szCs w:val="18"/>
    </w:rPr>
  </w:style>
  <w:style w:type="paragraph" w:customStyle="1" w:styleId="FrameContents">
    <w:name w:val="Frame Contents"/>
    <w:basedOn w:val="Normal"/>
  </w:style>
  <w:style w:type="paragraph" w:customStyle="1" w:styleId="TableContents">
    <w:name w:val="Table Contents"/>
    <w:basedOn w:val="Normal"/>
  </w:style>
  <w:style w:type="paragraph" w:customStyle="1" w:styleId="TableHeading">
    <w:name w:val="Table Heading"/>
    <w:basedOn w:val="TableContents"/>
  </w:style>
  <w:style w:type="paragraph" w:customStyle="1" w:styleId="Table">
    <w:name w:val="Table"/>
    <w:basedOn w:val="Caption"/>
  </w:style>
  <w:style w:type="paragraph" w:styleId="CommentText">
    <w:name w:val="annotation text"/>
    <w:basedOn w:val="Normal"/>
    <w:link w:val="CommentTextChar1"/>
    <w:uiPriority w:val="99"/>
    <w:semiHidden/>
    <w:unhideWhenUsed/>
    <w:pPr>
      <w:spacing w:line="240" w:lineRule="auto"/>
    </w:pPr>
    <w:rPr>
      <w:sz w:val="20"/>
      <w:szCs w:val="20"/>
    </w:rPr>
  </w:style>
  <w:style w:type="character" w:customStyle="1" w:styleId="CommentTextChar1">
    <w:name w:val="Comment Text Char1"/>
    <w:basedOn w:val="DefaultParagraphFont"/>
    <w:link w:val="CommentText"/>
    <w:uiPriority w:val="99"/>
    <w:semiHidden/>
    <w:rPr>
      <w:rFonts w:ascii="Calibri" w:eastAsia="Calibri" w:hAnsi="Calibri"/>
      <w:kern w:val="1"/>
    </w:rPr>
  </w:style>
  <w:style w:type="character" w:styleId="CommentReference">
    <w:name w:val="annotation reference"/>
    <w:basedOn w:val="DefaultParagraphFont"/>
    <w:uiPriority w:val="99"/>
    <w:semiHidden/>
    <w:unhideWhenUsed/>
    <w:rPr>
      <w:sz w:val="16"/>
      <w:szCs w:val="16"/>
    </w:rPr>
  </w:style>
  <w:style w:type="character" w:styleId="PlaceholderText">
    <w:name w:val="Placeholder Text"/>
    <w:basedOn w:val="DefaultParagraphFont"/>
    <w:uiPriority w:val="99"/>
    <w:semiHidden/>
    <w:rsid w:val="00DB21C5"/>
    <w:rPr>
      <w:color w:val="808080"/>
    </w:rPr>
  </w:style>
  <w:style w:type="paragraph" w:styleId="CommentSubject">
    <w:name w:val="annotation subject"/>
    <w:basedOn w:val="CommentText"/>
    <w:next w:val="CommentText"/>
    <w:link w:val="CommentSubjectChar1"/>
    <w:uiPriority w:val="99"/>
    <w:semiHidden/>
    <w:unhideWhenUsed/>
    <w:rsid w:val="00737A36"/>
    <w:rPr>
      <w:b/>
      <w:bCs/>
    </w:rPr>
  </w:style>
  <w:style w:type="character" w:customStyle="1" w:styleId="CommentSubjectChar1">
    <w:name w:val="Comment Subject Char1"/>
    <w:basedOn w:val="CommentTextChar1"/>
    <w:link w:val="CommentSubject"/>
    <w:uiPriority w:val="99"/>
    <w:semiHidden/>
    <w:rsid w:val="00737A36"/>
    <w:rPr>
      <w:rFonts w:ascii="Calibri" w:eastAsia="Calibri" w:hAnsi="Calibri"/>
      <w:b/>
      <w:bCs/>
      <w:kern w:val="1"/>
    </w:rPr>
  </w:style>
  <w:style w:type="paragraph" w:customStyle="1" w:styleId="Standard">
    <w:name w:val="Standard"/>
    <w:rsid w:val="00FC33CE"/>
    <w:pPr>
      <w:suppressAutoHyphens/>
      <w:autoSpaceDN w:val="0"/>
      <w:spacing w:line="360" w:lineRule="auto"/>
      <w:textAlignment w:val="baseline"/>
    </w:pPr>
    <w:rPr>
      <w:rFonts w:ascii="Calibri" w:eastAsia="Calibri" w:hAnsi="Calibri"/>
      <w:kern w:val="3"/>
      <w:sz w:val="22"/>
      <w:szCs w:val="22"/>
    </w:rPr>
  </w:style>
  <w:style w:type="paragraph" w:styleId="Revision">
    <w:name w:val="Revision"/>
    <w:hidden/>
    <w:uiPriority w:val="99"/>
    <w:semiHidden/>
    <w:rsid w:val="0027199E"/>
    <w:rPr>
      <w:rFonts w:ascii="Calibri" w:eastAsia="Calibri" w:hAnsi="Calibri"/>
      <w:kern w:val="1"/>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A492590-AD9F-462A-88D0-6F571C16C30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4CF41D-DF52-49EF-AA26-EB2613F1B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4563</TotalTime>
  <Pages>53</Pages>
  <Words>57275</Words>
  <Characters>326472</Characters>
  <Application>Microsoft Office Word</Application>
  <DocSecurity>0</DocSecurity>
  <Lines>2720</Lines>
  <Paragraphs>765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jlehtoma</dc:creator>
  <cp:keywords/>
  <dc:description/>
  <cp:lastModifiedBy>Joona Lehtomäki</cp:lastModifiedBy>
  <cp:revision>518</cp:revision>
  <cp:lastPrinted>1900-12-31T22:00:00Z</cp:lastPrinted>
  <dcterms:created xsi:type="dcterms:W3CDTF">2017-03-23T10:21:00Z</dcterms:created>
  <dcterms:modified xsi:type="dcterms:W3CDTF">2017-06-08T11:28:00Z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efc8b2dd-1590-3324-90bf-7a08f443b943</vt:lpwstr>
  </property>
  <property fmtid="{D5CDD505-2E9C-101B-9397-08002B2CF9AE}" pid="4" name="Mendeley Citation Style_1">
    <vt:lpwstr>http://www.zotero.org/styles/biodiversity-and-conservation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http://www.zotero.org/styles/biodiversity-and-conservation</vt:lpwstr>
  </property>
  <property fmtid="{D5CDD505-2E9C-101B-9397-08002B2CF9AE}" pid="14" name="Mendeley Recent Style Name 4_1">
    <vt:lpwstr>Biodiversity and Conservation</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16th edition (author-date)</vt:lpwstr>
  </property>
  <property fmtid="{D5CDD505-2E9C-101B-9397-08002B2CF9AE}" pid="17" name="Mendeley Recent Style Id 6_1">
    <vt:lpwstr>http://www.zotero.org/styles/diversity-and-distributions</vt:lpwstr>
  </property>
  <property fmtid="{D5CDD505-2E9C-101B-9397-08002B2CF9AE}" pid="18" name="Mendeley Recent Style Name 6_1">
    <vt:lpwstr>Diversity and Distributions</vt:lpwstr>
  </property>
  <property fmtid="{D5CDD505-2E9C-101B-9397-08002B2CF9AE}" pid="19" name="Mendeley Recent Style Id 7_1">
    <vt:lpwstr>http://www.zotero.org/styles/harvard1</vt:lpwstr>
  </property>
  <property fmtid="{D5CDD505-2E9C-101B-9397-08002B2CF9AE}" pid="20" name="Mendeley Recent Style Name 7_1">
    <vt:lpwstr>Harvard Reference format 1 (author-date)</vt:lpwstr>
  </property>
  <property fmtid="{D5CDD505-2E9C-101B-9397-08002B2CF9AE}" pid="21" name="Mendeley Recent Style Id 8_1">
    <vt:lpwstr>http://www.zotero.org/styles/ieee</vt:lpwstr>
  </property>
  <property fmtid="{D5CDD505-2E9C-101B-9397-08002B2CF9AE}" pid="22" name="Mendeley Recent Style Name 8_1">
    <vt:lpwstr>IEEE</vt:lpwstr>
  </property>
  <property fmtid="{D5CDD505-2E9C-101B-9397-08002B2CF9AE}" pid="23" name="Mendeley Recent Style Id 9_1">
    <vt:lpwstr>http://www.zotero.org/styles/modern-humanities-research-association</vt:lpwstr>
  </property>
  <property fmtid="{D5CDD505-2E9C-101B-9397-08002B2CF9AE}" pid="24" name="Mendeley Recent Style Name 9_1">
    <vt:lpwstr>Modern Humanities Research Association 3rd edition (note with bibliography)</vt:lpwstr>
  </property>
</Properties>
</file>