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F85ED41" w14:textId="77777777" w:rsidR="00C62B39" w:rsidRPr="002915B7" w:rsidRDefault="00C62B39" w:rsidP="003F6AB2">
      <w:pPr>
        <w:spacing w:line="480" w:lineRule="auto"/>
      </w:pPr>
      <w:r w:rsidRPr="002915B7">
        <w:rPr>
          <w:b/>
        </w:rPr>
        <w:t>Comparing spatial prioritization methods for biodiversity conservation and ecosystem service supply in Europe</w:t>
      </w:r>
    </w:p>
    <w:p w14:paraId="0FEB9BB3" w14:textId="77777777" w:rsidR="00C62B39" w:rsidRPr="003F6AB2" w:rsidRDefault="00C62B39" w:rsidP="003F6AB2">
      <w:pPr>
        <w:spacing w:line="480" w:lineRule="auto"/>
        <w:rPr>
          <w:lang w:val="fi-FI"/>
        </w:rPr>
      </w:pPr>
      <w:r w:rsidRPr="003F6AB2">
        <w:rPr>
          <w:b/>
          <w:lang w:val="fi-FI"/>
        </w:rPr>
        <w:t>Joona Lehtomäki</w:t>
      </w:r>
      <w:r w:rsidRPr="003F6AB2">
        <w:rPr>
          <w:b/>
          <w:vertAlign w:val="superscript"/>
          <w:lang w:val="fi-FI"/>
        </w:rPr>
        <w:t>1*</w:t>
      </w:r>
      <w:r w:rsidRPr="003F6AB2">
        <w:rPr>
          <w:lang w:val="fi-FI"/>
        </w:rPr>
        <w:t xml:space="preserve">, </w:t>
      </w:r>
      <w:r w:rsidRPr="003F6AB2">
        <w:rPr>
          <w:b/>
          <w:lang w:val="fi-FI"/>
        </w:rPr>
        <w:t>Luigi Maiorano</w:t>
      </w:r>
      <w:r w:rsidRPr="003F6AB2">
        <w:rPr>
          <w:b/>
          <w:vertAlign w:val="superscript"/>
          <w:lang w:val="fi-FI"/>
        </w:rPr>
        <w:t>2</w:t>
      </w:r>
      <w:r w:rsidRPr="003F6AB2">
        <w:rPr>
          <w:lang w:val="fi-FI"/>
        </w:rPr>
        <w:t xml:space="preserve"> and </w:t>
      </w:r>
      <w:r w:rsidRPr="003F6AB2">
        <w:rPr>
          <w:b/>
          <w:lang w:val="fi-FI"/>
        </w:rPr>
        <w:t>Peter verburg</w:t>
      </w:r>
      <w:r w:rsidRPr="003F6AB2">
        <w:rPr>
          <w:b/>
          <w:vertAlign w:val="superscript"/>
          <w:lang w:val="fi-FI"/>
        </w:rPr>
        <w:t>1</w:t>
      </w:r>
      <w:ins w:id="0" w:author="Verburg, P.H." w:date="2017-05-19T12:54:00Z">
        <w:r w:rsidR="00D17217">
          <w:rPr>
            <w:b/>
            <w:vertAlign w:val="superscript"/>
            <w:lang w:val="fi-FI"/>
          </w:rPr>
          <w:t xml:space="preserve">, </w:t>
        </w:r>
      </w:ins>
      <w:ins w:id="1" w:author="Verburg, P.H." w:date="2017-05-19T12:55:00Z">
        <w:r w:rsidR="00D17217">
          <w:rPr>
            <w:b/>
            <w:vertAlign w:val="superscript"/>
            <w:lang w:val="fi-FI"/>
          </w:rPr>
          <w:t>3</w:t>
        </w:r>
      </w:ins>
    </w:p>
    <w:p w14:paraId="5CC0E7A2" w14:textId="77777777" w:rsidR="00C62B39" w:rsidRPr="003F6AB2" w:rsidRDefault="00C62B39" w:rsidP="003F6AB2">
      <w:pPr>
        <w:spacing w:line="480" w:lineRule="auto"/>
        <w:rPr>
          <w:lang w:val="fi-FI"/>
        </w:rPr>
      </w:pPr>
    </w:p>
    <w:p w14:paraId="6F83283C" w14:textId="77777777" w:rsidR="00C62B39" w:rsidRPr="00B64201" w:rsidRDefault="00C62B39" w:rsidP="003F6AB2">
      <w:pPr>
        <w:spacing w:line="480" w:lineRule="auto"/>
        <w:rPr>
          <w:ins w:id="2" w:author="Verburg, P.H." w:date="2017-05-19T12:56:00Z"/>
          <w:rPrChange w:id="3" w:author="Joona Lehtomäki" w:date="2017-05-28T13:46:00Z">
            <w:rPr>
              <w:ins w:id="4" w:author="Verburg, P.H." w:date="2017-05-19T12:56:00Z"/>
              <w:lang w:val="fi-FI"/>
            </w:rPr>
          </w:rPrChange>
        </w:rPr>
      </w:pPr>
      <w:r w:rsidRPr="00B64201">
        <w:rPr>
          <w:vertAlign w:val="superscript"/>
          <w:rPrChange w:id="5" w:author="Joona Lehtomäki" w:date="2017-05-28T13:46:00Z">
            <w:rPr>
              <w:vertAlign w:val="superscript"/>
              <w:lang w:val="fi-FI"/>
            </w:rPr>
          </w:rPrChange>
        </w:rPr>
        <w:t xml:space="preserve">1 </w:t>
      </w:r>
      <w:r w:rsidRPr="00B64201">
        <w:rPr>
          <w:rPrChange w:id="6" w:author="Joona Lehtomäki" w:date="2017-05-28T13:46:00Z">
            <w:rPr>
              <w:lang w:val="fi-FI"/>
            </w:rPr>
          </w:rPrChange>
        </w:rPr>
        <w:t xml:space="preserve">Environmental Geography Group, </w:t>
      </w:r>
      <w:del w:id="7" w:author="Verburg, P.H." w:date="2017-05-19T12:54:00Z">
        <w:r w:rsidRPr="00B64201" w:rsidDel="00D17217">
          <w:rPr>
            <w:rPrChange w:id="8" w:author="Joona Lehtomäki" w:date="2017-05-28T13:46:00Z">
              <w:rPr>
                <w:lang w:val="fi-FI"/>
              </w:rPr>
            </w:rPrChange>
          </w:rPr>
          <w:delText>Department of Earth Sciences</w:delText>
        </w:r>
      </w:del>
      <w:ins w:id="9" w:author="Verburg, P.H." w:date="2017-05-19T12:54:00Z">
        <w:r w:rsidR="00D17217" w:rsidRPr="00B64201">
          <w:rPr>
            <w:rPrChange w:id="10" w:author="Joona Lehtomäki" w:date="2017-05-28T13:46:00Z">
              <w:rPr>
                <w:lang w:val="fi-FI"/>
              </w:rPr>
            </w:rPrChange>
          </w:rPr>
          <w:t>Faculty of Earth and Life Sciences</w:t>
        </w:r>
      </w:ins>
      <w:r w:rsidRPr="00B64201">
        <w:rPr>
          <w:rPrChange w:id="11" w:author="Joona Lehtomäki" w:date="2017-05-28T13:46:00Z">
            <w:rPr>
              <w:lang w:val="fi-FI"/>
            </w:rPr>
          </w:rPrChange>
        </w:rPr>
        <w:t xml:space="preserve">, De Boelelaan 1105, 1081 HV Amsterdam, Vrije Universiteit Amsterdam, the Netherlands. </w:t>
      </w:r>
    </w:p>
    <w:p w14:paraId="15AB85B4" w14:textId="77777777" w:rsidR="00D17217" w:rsidRPr="00B64201" w:rsidRDefault="00D17217" w:rsidP="003F6AB2">
      <w:pPr>
        <w:spacing w:line="480" w:lineRule="auto"/>
        <w:rPr>
          <w:rPrChange w:id="12" w:author="Joona Lehtomäki" w:date="2017-05-28T13:46:00Z">
            <w:rPr>
              <w:lang w:val="fi-FI"/>
            </w:rPr>
          </w:rPrChange>
        </w:rPr>
      </w:pPr>
      <w:ins w:id="13" w:author="Verburg, P.H." w:date="2017-05-19T12:56:00Z">
        <w:r w:rsidRPr="00B64201">
          <w:rPr>
            <w:rPrChange w:id="14" w:author="Joona Lehtomäki" w:date="2017-05-28T13:46:00Z">
              <w:rPr>
                <w:lang w:val="fi-FI"/>
              </w:rPr>
            </w:rPrChange>
          </w:rPr>
          <w:t>2</w:t>
        </w:r>
      </w:ins>
    </w:p>
    <w:p w14:paraId="70350043" w14:textId="77777777" w:rsidR="00C62B39" w:rsidRPr="00B64201" w:rsidRDefault="00D17217" w:rsidP="00D17217">
      <w:pPr>
        <w:spacing w:line="480" w:lineRule="auto"/>
        <w:rPr>
          <w:rPrChange w:id="15" w:author="Joona Lehtomäki" w:date="2017-05-28T13:46:00Z">
            <w:rPr>
              <w:lang w:val="fi-FI"/>
            </w:rPr>
          </w:rPrChange>
        </w:rPr>
      </w:pPr>
      <w:ins w:id="16" w:author="Verburg, P.H." w:date="2017-05-19T12:55:00Z">
        <w:r w:rsidRPr="00B64201">
          <w:rPr>
            <w:vertAlign w:val="superscript"/>
            <w:rPrChange w:id="17" w:author="Joona Lehtomäki" w:date="2017-05-28T13:46:00Z">
              <w:rPr>
                <w:vertAlign w:val="superscript"/>
                <w:lang w:val="fi-FI"/>
              </w:rPr>
            </w:rPrChange>
          </w:rPr>
          <w:t>3</w:t>
        </w:r>
      </w:ins>
      <w:del w:id="18" w:author="Verburg, P.H." w:date="2017-05-19T12:55:00Z">
        <w:r w:rsidR="00C62B39" w:rsidRPr="00B64201" w:rsidDel="00D17217">
          <w:rPr>
            <w:vertAlign w:val="superscript"/>
            <w:rPrChange w:id="19" w:author="Joona Lehtomäki" w:date="2017-05-28T13:46:00Z">
              <w:rPr>
                <w:vertAlign w:val="superscript"/>
                <w:lang w:val="fi-FI"/>
              </w:rPr>
            </w:rPrChange>
          </w:rPr>
          <w:delText>2</w:delText>
        </w:r>
      </w:del>
      <w:r w:rsidR="00C62B39" w:rsidRPr="00B64201">
        <w:rPr>
          <w:rPrChange w:id="20" w:author="Joona Lehtomäki" w:date="2017-05-28T13:46:00Z">
            <w:rPr>
              <w:lang w:val="fi-FI"/>
            </w:rPr>
          </w:rPrChange>
        </w:rPr>
        <w:t xml:space="preserve"> </w:t>
      </w:r>
      <w:del w:id="21" w:author="Verburg, P.H." w:date="2017-05-19T12:55:00Z">
        <w:r w:rsidR="00C62B39" w:rsidRPr="00B64201" w:rsidDel="00D17217">
          <w:rPr>
            <w:rPrChange w:id="22" w:author="Joona Lehtomäki" w:date="2017-05-28T13:46:00Z">
              <w:rPr>
                <w:lang w:val="fi-FI"/>
              </w:rPr>
            </w:rPrChange>
          </w:rPr>
          <w:delText>XXX</w:delText>
        </w:r>
      </w:del>
      <w:ins w:id="23" w:author="Verburg, P.H." w:date="2017-05-19T12:55:00Z">
        <w:r w:rsidRPr="00B64201">
          <w:rPr>
            <w:rPrChange w:id="24" w:author="Joona Lehtomäki" w:date="2017-05-28T13:46:00Z">
              <w:rPr>
                <w:lang w:val="fi-FI"/>
              </w:rPr>
            </w:rPrChange>
          </w:rPr>
          <w:t>Swiss Federal Research Institute WSL, Zürcherstrasse 111, CH-8903 Birmensdorf, Switzerland</w:t>
        </w:r>
      </w:ins>
    </w:p>
    <w:p w14:paraId="3C57FB2F" w14:textId="77777777" w:rsidR="00C62B39" w:rsidRPr="00B64201" w:rsidRDefault="00C62B39" w:rsidP="003F6AB2">
      <w:pPr>
        <w:pStyle w:val="Header"/>
        <w:suppressLineNumbers w:val="0"/>
        <w:spacing w:line="480" w:lineRule="auto"/>
        <w:rPr>
          <w:rPrChange w:id="25" w:author="Joona Lehtomäki" w:date="2017-05-28T13:49:00Z">
            <w:rPr>
              <w:lang w:val="fi-FI"/>
            </w:rPr>
          </w:rPrChange>
        </w:rPr>
      </w:pPr>
      <w:r w:rsidRPr="00B64201">
        <w:rPr>
          <w:rFonts w:cs="Times New Roman"/>
          <w:sz w:val="22"/>
          <w:szCs w:val="22"/>
          <w:rPrChange w:id="26" w:author="Joona Lehtomäki" w:date="2017-05-28T13:49:00Z">
            <w:rPr>
              <w:rFonts w:cs="Times New Roman"/>
              <w:sz w:val="22"/>
              <w:szCs w:val="22"/>
              <w:lang w:val="fi-FI"/>
            </w:rPr>
          </w:rPrChange>
        </w:rPr>
        <w:t>* Corresponding author</w:t>
      </w:r>
    </w:p>
    <w:p w14:paraId="164C02D5" w14:textId="77777777" w:rsidR="00C62B39" w:rsidRPr="00B64201" w:rsidRDefault="00C62B39" w:rsidP="003F6AB2">
      <w:pPr>
        <w:spacing w:line="480" w:lineRule="auto"/>
        <w:rPr>
          <w:rPrChange w:id="27" w:author="Joona Lehtomäki" w:date="2017-05-28T13:49:00Z">
            <w:rPr>
              <w:lang w:val="fi-FI"/>
            </w:rPr>
          </w:rPrChange>
        </w:rPr>
      </w:pPr>
    </w:p>
    <w:p w14:paraId="7D15672A" w14:textId="77777777" w:rsidR="00C62B39" w:rsidRPr="002915B7" w:rsidRDefault="00C62B39" w:rsidP="003F6AB2">
      <w:pPr>
        <w:spacing w:line="480" w:lineRule="auto"/>
        <w:ind w:left="2608" w:hanging="2608"/>
      </w:pPr>
      <w:r w:rsidRPr="00B64201">
        <w:rPr>
          <w:b/>
          <w:rPrChange w:id="28" w:author="Joona Lehtomäki" w:date="2017-05-28T13:49:00Z">
            <w:rPr>
              <w:b/>
              <w:lang w:val="fi-FI"/>
            </w:rPr>
          </w:rPrChange>
        </w:rPr>
        <w:t>Contact:</w:t>
      </w:r>
      <w:r w:rsidRPr="00B64201">
        <w:rPr>
          <w:rPrChange w:id="29" w:author="Joona Lehtomäki" w:date="2017-05-28T13:49:00Z">
            <w:rPr>
              <w:lang w:val="fi-FI"/>
            </w:rPr>
          </w:rPrChange>
        </w:rPr>
        <w:tab/>
      </w:r>
      <w:r w:rsidRPr="00B64201">
        <w:rPr>
          <w:rPrChange w:id="30" w:author="Joona Lehtomäki" w:date="2017-05-28T13:49:00Z">
            <w:rPr>
              <w:lang w:val="fi-FI"/>
            </w:rPr>
          </w:rPrChange>
        </w:rPr>
        <w:tab/>
        <w:t xml:space="preserve">j.lehtomaki@vu.nl, </w:t>
      </w:r>
      <w:r w:rsidRPr="00B64201">
        <w:rPr>
          <w:rPrChange w:id="31" w:author="Joona Lehtomäki" w:date="2017-05-28T13:49:00Z">
            <w:rPr>
              <w:lang w:val="fi-FI"/>
            </w:rPr>
          </w:rPrChange>
        </w:rPr>
        <w:tab/>
        <w:t xml:space="preserve">tel. </w:t>
      </w:r>
      <w:r w:rsidRPr="002915B7">
        <w:t>+31-20-59-87294</w:t>
      </w:r>
      <w:r w:rsidRPr="002915B7">
        <w:br/>
      </w:r>
      <w:r w:rsidRPr="002915B7">
        <w:tab/>
        <w:t>ORCID: 0000-0002-7891-0843</w:t>
      </w:r>
    </w:p>
    <w:p w14:paraId="3923A288" w14:textId="77777777" w:rsidR="00C62B39" w:rsidRPr="002915B7" w:rsidRDefault="00C62B39" w:rsidP="003F6AB2">
      <w:pPr>
        <w:spacing w:line="480" w:lineRule="auto"/>
        <w:ind w:left="2608" w:hanging="2608"/>
      </w:pPr>
      <w:r w:rsidRPr="002915B7">
        <w:rPr>
          <w:b/>
        </w:rPr>
        <w:tab/>
      </w:r>
      <w:r w:rsidRPr="002915B7">
        <w:rPr>
          <w:b/>
        </w:rPr>
        <w:tab/>
      </w:r>
      <w:r w:rsidRPr="002915B7">
        <w:t>XXX</w:t>
      </w:r>
      <w:r w:rsidRPr="002915B7">
        <w:tab/>
      </w:r>
      <w:r w:rsidRPr="002915B7">
        <w:tab/>
      </w:r>
      <w:r w:rsidRPr="002915B7">
        <w:tab/>
        <w:t>XXX</w:t>
      </w:r>
    </w:p>
    <w:p w14:paraId="271F0104" w14:textId="77777777" w:rsidR="00C62B39" w:rsidRPr="002915B7" w:rsidRDefault="00C62B39" w:rsidP="003F6AB2">
      <w:pPr>
        <w:spacing w:line="480" w:lineRule="auto"/>
      </w:pPr>
      <w:r w:rsidRPr="002915B7">
        <w:tab/>
      </w:r>
      <w:r w:rsidRPr="002915B7">
        <w:tab/>
      </w:r>
      <w:r w:rsidRPr="002915B7">
        <w:tab/>
      </w:r>
      <w:r w:rsidRPr="002915B7">
        <w:tab/>
        <w:t>peter.verburg@vu.nl,</w:t>
      </w:r>
      <w:r w:rsidRPr="002915B7">
        <w:tab/>
        <w:t>tel. +31-20-59-83594</w:t>
      </w:r>
    </w:p>
    <w:p w14:paraId="6B76C679" w14:textId="77777777" w:rsidR="00C62B39" w:rsidRPr="002915B7" w:rsidRDefault="00C62B39" w:rsidP="003F6AB2">
      <w:pPr>
        <w:spacing w:line="480" w:lineRule="auto"/>
      </w:pPr>
    </w:p>
    <w:p w14:paraId="46A90FDC" w14:textId="77777777" w:rsidR="00C62B39" w:rsidRPr="002915B7" w:rsidRDefault="00C62B39" w:rsidP="003F6AB2">
      <w:pPr>
        <w:spacing w:line="480" w:lineRule="auto"/>
      </w:pPr>
      <w:r w:rsidRPr="002915B7">
        <w:rPr>
          <w:b/>
        </w:rPr>
        <w:t>Running title:</w:t>
      </w:r>
      <w:r w:rsidRPr="002915B7">
        <w:t xml:space="preserve"> </w:t>
      </w:r>
      <w:r w:rsidRPr="002915B7">
        <w:tab/>
      </w:r>
      <w:r w:rsidRPr="002915B7">
        <w:tab/>
      </w:r>
      <w:r w:rsidRPr="002915B7">
        <w:tab/>
        <w:t>Spatial prioritization comparison</w:t>
      </w:r>
    </w:p>
    <w:p w14:paraId="5ED24728" w14:textId="77777777" w:rsidR="00C62B39" w:rsidRPr="002915B7" w:rsidRDefault="00C62B39" w:rsidP="003F6AB2">
      <w:pPr>
        <w:spacing w:line="480" w:lineRule="auto"/>
      </w:pPr>
      <w:r w:rsidRPr="002915B7">
        <w:rPr>
          <w:b/>
          <w:bCs/>
        </w:rPr>
        <w:t>Keywords:</w:t>
      </w:r>
      <w:r w:rsidRPr="002915B7">
        <w:tab/>
      </w:r>
      <w:r w:rsidRPr="002915B7">
        <w:tab/>
      </w:r>
      <w:r w:rsidRPr="002915B7">
        <w:tab/>
        <w:t xml:space="preserve">spatial prioritization; ecosystem services; biodiversity conservation; Zonation; </w:t>
      </w:r>
      <w:r w:rsidRPr="002915B7">
        <w:tab/>
      </w:r>
      <w:r w:rsidRPr="002915B7">
        <w:tab/>
      </w:r>
      <w:r w:rsidRPr="002915B7">
        <w:tab/>
      </w:r>
      <w:r w:rsidRPr="002915B7">
        <w:tab/>
        <w:t>optimization; environmental decision-making</w:t>
      </w:r>
    </w:p>
    <w:p w14:paraId="4400BA60" w14:textId="77777777" w:rsidR="00C62B39" w:rsidRPr="002915B7" w:rsidRDefault="00C62B39" w:rsidP="003F6AB2">
      <w:pPr>
        <w:spacing w:line="480" w:lineRule="auto"/>
        <w:ind w:left="2610" w:hanging="2610"/>
      </w:pPr>
      <w:r w:rsidRPr="002915B7">
        <w:rPr>
          <w:b/>
        </w:rPr>
        <w:t>Manuscript version:</w:t>
      </w:r>
      <w:r w:rsidRPr="002915B7">
        <w:rPr>
          <w:b/>
        </w:rPr>
        <w:tab/>
      </w:r>
      <w:r w:rsidRPr="002915B7">
        <w:rPr>
          <w:b/>
        </w:rPr>
        <w:tab/>
      </w:r>
      <w:r w:rsidR="00816A9A" w:rsidRPr="002915B7">
        <w:t>0.8.0</w:t>
      </w:r>
      <w:r w:rsidRPr="002915B7">
        <w:tab/>
      </w:r>
      <w:r w:rsidR="00B36FAE">
        <w:t>(2017-04-05)</w:t>
      </w:r>
    </w:p>
    <w:p w14:paraId="6AFABD7A" w14:textId="77777777" w:rsidR="00C62B39" w:rsidRDefault="00C62B39" w:rsidP="003F6AB2">
      <w:pPr>
        <w:spacing w:line="480" w:lineRule="auto"/>
        <w:ind w:left="2610" w:hanging="2610"/>
      </w:pPr>
      <w:r w:rsidRPr="002915B7">
        <w:rPr>
          <w:b/>
        </w:rPr>
        <w:t>Manuscript statistics:</w:t>
      </w:r>
      <w:r w:rsidR="00C80AEB">
        <w:tab/>
      </w:r>
      <w:r w:rsidR="00C80AEB">
        <w:tab/>
        <w:t>220</w:t>
      </w:r>
      <w:r w:rsidR="00DA70C5">
        <w:tab/>
      </w:r>
      <w:r w:rsidR="008336A0">
        <w:t>words (abstract)</w:t>
      </w:r>
      <w:r w:rsidR="008336A0">
        <w:br/>
      </w:r>
      <w:r w:rsidR="008336A0">
        <w:tab/>
        <w:t>7320</w:t>
      </w:r>
      <w:r w:rsidRPr="002915B7">
        <w:t xml:space="preserve"> </w:t>
      </w:r>
      <w:r w:rsidR="00DA70C5">
        <w:tab/>
      </w:r>
      <w:r w:rsidRPr="002915B7">
        <w:t>words (main bo</w:t>
      </w:r>
      <w:r w:rsidR="009C6A6B">
        <w:t>dy)</w:t>
      </w:r>
      <w:r w:rsidR="009C6A6B">
        <w:br/>
      </w:r>
      <w:r w:rsidR="009C6A6B">
        <w:tab/>
        <w:t>85</w:t>
      </w:r>
      <w:r w:rsidR="00676A9C">
        <w:t xml:space="preserve"> </w:t>
      </w:r>
      <w:r w:rsidR="00DA70C5">
        <w:tab/>
      </w:r>
      <w:r w:rsidR="00676A9C">
        <w:t>references</w:t>
      </w:r>
      <w:r w:rsidR="00676A9C">
        <w:br/>
      </w:r>
      <w:r w:rsidR="00676A9C">
        <w:tab/>
        <w:t>6+1</w:t>
      </w:r>
      <w:r w:rsidRPr="002915B7">
        <w:t xml:space="preserve"> </w:t>
      </w:r>
      <w:r w:rsidR="00DA70C5">
        <w:tab/>
      </w:r>
      <w:r w:rsidRPr="002915B7">
        <w:t>figures</w:t>
      </w:r>
      <w:r w:rsidR="00676A9C">
        <w:t xml:space="preserve"> (main body + appendix)</w:t>
      </w:r>
      <w:r w:rsidR="00676A9C">
        <w:br/>
      </w:r>
      <w:r w:rsidR="00676A9C">
        <w:tab/>
        <w:t>2</w:t>
      </w:r>
      <w:r w:rsidRPr="002915B7">
        <w:t xml:space="preserve">+1 </w:t>
      </w:r>
      <w:r w:rsidR="00DA70C5">
        <w:tab/>
      </w:r>
      <w:r w:rsidRPr="002915B7">
        <w:t>tables</w:t>
      </w:r>
      <w:r w:rsidR="00361825" w:rsidRPr="002915B7">
        <w:t xml:space="preserve"> </w:t>
      </w:r>
      <w:r w:rsidR="00676A9C">
        <w:t>(main body + appendix)</w:t>
      </w:r>
    </w:p>
    <w:p w14:paraId="3043F1E6" w14:textId="77777777" w:rsidR="00C62B39" w:rsidRPr="002915B7" w:rsidRDefault="00DA70C5" w:rsidP="00600828">
      <w:pPr>
        <w:spacing w:line="480" w:lineRule="auto"/>
        <w:ind w:left="2610" w:hanging="2610"/>
      </w:pPr>
      <w:r>
        <w:rPr>
          <w:b/>
        </w:rPr>
        <w:lastRenderedPageBreak/>
        <w:tab/>
      </w:r>
      <w:r>
        <w:rPr>
          <w:b/>
        </w:rPr>
        <w:tab/>
      </w:r>
      <w:r w:rsidRPr="00DA70C5">
        <w:t xml:space="preserve">1 </w:t>
      </w:r>
      <w:r>
        <w:tab/>
        <w:t>e</w:t>
      </w:r>
      <w:r w:rsidRPr="00DA70C5">
        <w:t>lectronic Supplement</w:t>
      </w:r>
    </w:p>
    <w:p w14:paraId="39A3D2B5" w14:textId="77777777" w:rsidR="00C62B39" w:rsidRPr="002915B7" w:rsidRDefault="00C62B39" w:rsidP="003F6AB2">
      <w:pPr>
        <w:pageBreakBefore/>
        <w:spacing w:line="480" w:lineRule="auto"/>
        <w:rPr>
          <w:b/>
        </w:rPr>
      </w:pPr>
      <w:commentRangeStart w:id="32"/>
      <w:r w:rsidRPr="002915B7">
        <w:rPr>
          <w:b/>
        </w:rPr>
        <w:lastRenderedPageBreak/>
        <w:t xml:space="preserve">Abstract: </w:t>
      </w:r>
      <w:commentRangeEnd w:id="32"/>
      <w:r w:rsidRPr="002915B7">
        <w:rPr>
          <w:b/>
        </w:rPr>
        <w:commentReference w:id="32"/>
      </w:r>
    </w:p>
    <w:p w14:paraId="5CD72E89" w14:textId="77777777" w:rsidR="00C62B39" w:rsidRPr="002915B7" w:rsidRDefault="00C62B39" w:rsidP="003F6AB2">
      <w:pPr>
        <w:spacing w:line="480" w:lineRule="auto"/>
        <w:rPr>
          <w:b/>
        </w:rPr>
      </w:pPr>
    </w:p>
    <w:p w14:paraId="4621343B" w14:textId="77777777" w:rsidR="00C62B39" w:rsidRPr="002915B7" w:rsidRDefault="00191AF7" w:rsidP="003F6AB2">
      <w:pPr>
        <w:spacing w:line="480" w:lineRule="auto"/>
      </w:pPr>
      <w:r w:rsidRPr="002915B7">
        <w:t xml:space="preserve">Spatial identification of </w:t>
      </w:r>
      <w:r w:rsidR="00C62B39" w:rsidRPr="002915B7">
        <w:t xml:space="preserve">areas important both for biodiversity and the supply of ecosystem services (ESs) is </w:t>
      </w:r>
      <w:r w:rsidR="00A53F39" w:rsidRPr="002915B7">
        <w:t>an important part of operational decision-support</w:t>
      </w:r>
      <w:r w:rsidR="00C62B39" w:rsidRPr="002915B7">
        <w:t xml:space="preserve"> </w:t>
      </w:r>
      <w:r w:rsidR="00A53F39" w:rsidRPr="002915B7">
        <w:t xml:space="preserve">for planning </w:t>
      </w:r>
      <w:r w:rsidR="00C62B39" w:rsidRPr="002915B7">
        <w:t xml:space="preserve">land-use and conservation management actions. </w:t>
      </w:r>
      <w:r w:rsidR="004421D6" w:rsidRPr="002915B7">
        <w:t>Multiple methodological frameworks, such as multi-criteria decision making and spatial conservation prioritization, exist</w:t>
      </w:r>
      <w:del w:id="33" w:author="Verburg, P.H." w:date="2017-05-19T12:57:00Z">
        <w:r w:rsidR="004421D6" w:rsidRPr="002915B7" w:rsidDel="00D17217">
          <w:delText xml:space="preserve"> for spatial decision-support</w:delText>
        </w:r>
      </w:del>
      <w:r w:rsidR="004421D6" w:rsidRPr="002915B7">
        <w:t xml:space="preserve">, but the degree to which they are applicable </w:t>
      </w:r>
      <w:del w:id="34" w:author="Verburg, P.H." w:date="2017-05-19T12:58:00Z">
        <w:r w:rsidR="004421D6" w:rsidRPr="002915B7" w:rsidDel="00D17217">
          <w:delText xml:space="preserve">both </w:delText>
        </w:r>
      </w:del>
      <w:r w:rsidR="004421D6" w:rsidRPr="002915B7">
        <w:t xml:space="preserve">to </w:t>
      </w:r>
      <w:ins w:id="35" w:author="Verburg, P.H." w:date="2017-05-19T12:58:00Z">
        <w:r w:rsidR="00D17217">
          <w:t xml:space="preserve">both </w:t>
        </w:r>
      </w:ins>
      <w:r w:rsidR="004421D6" w:rsidRPr="002915B7">
        <w:t>biodiversity conservation and ES still needs to be established.</w:t>
      </w:r>
      <w:r w:rsidR="00B2351B" w:rsidRPr="002915B7">
        <w:t xml:space="preserve"> </w:t>
      </w:r>
      <w:r w:rsidR="00C62B39" w:rsidRPr="002915B7">
        <w:t>We compare three methods</w:t>
      </w:r>
      <w:r w:rsidR="004421D6" w:rsidRPr="002915B7">
        <w:t xml:space="preserve"> widely used in spatial conservation prioritization</w:t>
      </w:r>
      <w:r w:rsidR="00C62B39" w:rsidRPr="002915B7">
        <w:t xml:space="preserve"> (rarity-weighted richness, </w:t>
      </w:r>
      <w:ins w:id="36" w:author="Verburg, P.H." w:date="2017-05-19T12:59:00Z">
        <w:r w:rsidR="00D17217">
          <w:t>z</w:t>
        </w:r>
      </w:ins>
      <w:del w:id="37" w:author="Verburg, P.H." w:date="2017-05-19T12:58:00Z">
        <w:r w:rsidR="00C62B39" w:rsidRPr="002915B7" w:rsidDel="00D17217">
          <w:delText>Z</w:delText>
        </w:r>
      </w:del>
      <w:r w:rsidR="00C62B39" w:rsidRPr="002915B7">
        <w:t>onation and integer linear programming) to assess their suitability for spatial prioritization inte</w:t>
      </w:r>
      <w:r w:rsidR="004421D6" w:rsidRPr="002915B7">
        <w:t>grating both biodiversity and ESs</w:t>
      </w:r>
      <w:r w:rsidR="00C62B39" w:rsidRPr="002915B7">
        <w:t>. With each method, we run a spatial</w:t>
      </w:r>
      <w:r w:rsidR="004421D6" w:rsidRPr="002915B7">
        <w:t xml:space="preserve"> prioritization analysis for 763</w:t>
      </w:r>
      <w:r w:rsidR="00C62B39" w:rsidRPr="002915B7">
        <w:t xml:space="preserve"> European tetrapod species and for 9 ESs separately</w:t>
      </w:r>
      <w:del w:id="38" w:author="Verburg, P.H." w:date="2017-05-19T12:59:00Z">
        <w:r w:rsidR="00C62B39" w:rsidRPr="002915B7" w:rsidDel="00D17217">
          <w:delText xml:space="preserve"> and</w:delText>
        </w:r>
      </w:del>
      <w:r w:rsidR="00C62B39" w:rsidRPr="002915B7">
        <w:t>. We then characterize the spatial similarity and performance of 1) the method</w:t>
      </w:r>
      <w:r w:rsidR="00B2351B" w:rsidRPr="002915B7">
        <w:t xml:space="preserve">s used and 2) </w:t>
      </w:r>
      <w:r w:rsidR="004421D6" w:rsidRPr="002915B7">
        <w:t>for biodiversity and ESs respectively</w:t>
      </w:r>
      <w:r w:rsidR="00B2351B" w:rsidRPr="002915B7">
        <w:t xml:space="preserve">. </w:t>
      </w:r>
      <w:r w:rsidR="00C62B39" w:rsidRPr="002915B7">
        <w:t xml:space="preserve">We show that </w:t>
      </w:r>
      <w:r w:rsidR="00767933" w:rsidRPr="002915B7">
        <w:t xml:space="preserve">while </w:t>
      </w:r>
      <w:r w:rsidR="00C62B39" w:rsidRPr="002915B7">
        <w:t xml:space="preserve">all methods produce similar results </w:t>
      </w:r>
      <w:r w:rsidR="003321B9" w:rsidRPr="002915B7">
        <w:t xml:space="preserve">in terms of average performance, the </w:t>
      </w:r>
      <w:r w:rsidR="00C62B39" w:rsidRPr="002915B7">
        <w:t xml:space="preserve">spatial pattern of </w:t>
      </w:r>
      <w:r w:rsidR="003321B9" w:rsidRPr="002915B7">
        <w:t xml:space="preserve">especially the high priority </w:t>
      </w:r>
      <w:r w:rsidR="00C62B39" w:rsidRPr="002915B7">
        <w:t>rank</w:t>
      </w:r>
      <w:ins w:id="39" w:author="Verburg, P.H." w:date="2017-05-19T13:02:00Z">
        <w:r w:rsidR="00D17217">
          <w:t>ed locations</w:t>
        </w:r>
      </w:ins>
      <w:r w:rsidR="003321B9" w:rsidRPr="002915B7">
        <w:t xml:space="preserve"> varies a great deal</w:t>
      </w:r>
      <w:r w:rsidR="005B18FE">
        <w:t xml:space="preserve">. </w:t>
      </w:r>
      <w:r w:rsidR="00D46FCF">
        <w:t>Priority rank patterns for biodiversity and ESs are almost complements</w:t>
      </w:r>
      <w:r w:rsidR="00746022">
        <w:t xml:space="preserve"> to each other. While the performance of the three methods is very similar, the top-fraction of solutions overlap spatially only moderately.</w:t>
      </w:r>
      <w:r w:rsidR="00D46FCF">
        <w:t xml:space="preserve"> </w:t>
      </w:r>
      <w:ins w:id="40" w:author="Verburg, P.H." w:date="2017-05-19T13:03:00Z">
        <w:r w:rsidR="00D17217">
          <w:t xml:space="preserve">These differences are attributed to underlying assumptions and conceptualizations in the methods. </w:t>
        </w:r>
      </w:ins>
      <w:r w:rsidR="00C62B39" w:rsidRPr="002915B7">
        <w:t xml:space="preserve">When selecting a method for spatial prioritization of both biodiversity and ESs, it is important to consider the objectives of prioritization and what the data used is actually representing. </w:t>
      </w:r>
    </w:p>
    <w:p w14:paraId="02DD9BF2" w14:textId="77777777" w:rsidR="00C62B39" w:rsidRPr="002915B7" w:rsidRDefault="00C62B39" w:rsidP="003F6AB2">
      <w:pPr>
        <w:spacing w:line="480" w:lineRule="auto"/>
      </w:pPr>
    </w:p>
    <w:p w14:paraId="0AB44498" w14:textId="77777777" w:rsidR="00C62B39" w:rsidRPr="002915B7" w:rsidRDefault="00C62B39" w:rsidP="003F6AB2">
      <w:pPr>
        <w:spacing w:line="480" w:lineRule="auto"/>
      </w:pPr>
    </w:p>
    <w:p w14:paraId="40B83F1B" w14:textId="77777777" w:rsidR="00C62B39" w:rsidRPr="002915B7" w:rsidRDefault="00C62B39" w:rsidP="003F6AB2">
      <w:pPr>
        <w:spacing w:line="480" w:lineRule="auto"/>
      </w:pPr>
    </w:p>
    <w:p w14:paraId="7759CF01" w14:textId="77777777" w:rsidR="00CB0CB6" w:rsidRPr="002915B7" w:rsidRDefault="00CB0CB6" w:rsidP="003F6AB2">
      <w:pPr>
        <w:suppressAutoHyphens w:val="0"/>
        <w:spacing w:line="480" w:lineRule="auto"/>
        <w:textAlignment w:val="auto"/>
        <w:rPr>
          <w:b/>
        </w:rPr>
      </w:pPr>
      <w:r w:rsidRPr="002915B7">
        <w:br w:type="page"/>
      </w:r>
    </w:p>
    <w:p w14:paraId="4B6752F9" w14:textId="77777777" w:rsidR="00C62B39" w:rsidRPr="002915B7" w:rsidRDefault="0043691D" w:rsidP="00FD069D">
      <w:pPr>
        <w:pStyle w:val="Heading1"/>
      </w:pPr>
      <w:r>
        <w:lastRenderedPageBreak/>
        <w:t xml:space="preserve">1. </w:t>
      </w:r>
      <w:r w:rsidR="00731BB1" w:rsidRPr="002915B7">
        <w:t>Introduction</w:t>
      </w:r>
      <w:r w:rsidR="00C62B39" w:rsidRPr="002915B7">
        <w:commentReference w:id="41"/>
      </w:r>
    </w:p>
    <w:p w14:paraId="55E6ECCD" w14:textId="77777777" w:rsidR="00C62B39" w:rsidRPr="002915B7" w:rsidRDefault="00C62B39" w:rsidP="003F6AB2">
      <w:pPr>
        <w:spacing w:line="480" w:lineRule="auto"/>
      </w:pPr>
    </w:p>
    <w:p w14:paraId="17176637" w14:textId="77777777" w:rsidR="00144A01" w:rsidRPr="002915B7" w:rsidRDefault="00CC2008" w:rsidP="003F6AB2">
      <w:pPr>
        <w:spacing w:line="480" w:lineRule="auto"/>
      </w:pPr>
      <w:r>
        <w:t>Land-use planning decisions</w:t>
      </w:r>
      <w:r w:rsidR="00C62B39" w:rsidRPr="002915B7">
        <w:t xml:space="preserve"> increasingly need to account for both biodiversity and ecosystem services (ESs) </w:t>
      </w:r>
      <w:r w:rsidR="001A6958" w:rsidRPr="002915B7">
        <w:fldChar w:fldCharType="begin"/>
      </w:r>
      <w:r w:rsidR="001A6958" w:rsidRPr="002915B7">
        <w:fldChar w:fldCharType="separate"/>
      </w:r>
      <w:r w:rsidR="001A6958" w:rsidRPr="002915B7">
        <w:rPr>
          <w:noProof/>
        </w:rPr>
        <w:t>{Formatting Citation}(Cimon-Morin et al., 2013; Cordingley et al., 2016; Goldman and Tallis, 2009; Larigauderie et al., 2012; Reyers et al., 2012)</w:t>
      </w:r>
      <w:r w:rsidR="001A6958" w:rsidRPr="002915B7">
        <w:fldChar w:fldCharType="end"/>
      </w:r>
      <w:r w:rsidR="001A6958" w:rsidRPr="002915B7">
        <w:fldChar w:fldCharType="begin" w:fldLock="1"/>
      </w:r>
      <w:r w:rsidR="00D03E50" w:rsidRPr="002915B7">
        <w:instrText>ADDIN CSL_CITATION { "citationItems" : [ { "id" : "ITEM-1", "itemData" : { "DOI" : "10.1016/j.biocon.2013.06.023", "ISSN" : "00063207",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"Biological Conservation", "id" : "ITEM-1", "issued" : { "date-parts" : [ [ "2013", "10" ] ] }, "page" : "144-154", "title" : "Fostering synergies between ecosystem services and biodiversity in conservation planning: A review", "type" : "article-journal", "volume" : "166" }, "uris" : [ "http://www.mendeley.com/documents/?uuid=85d0cf0d-9bef-4769-9be7-893b5eb49c90"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"id" : "ITEM-3",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"ITEM-3",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"id" : "ITEM-4", "itemData" : { "DOI" : "10.1016/j.pestbp.2011.02.012.Investigations", "ISBN" : "8585348585", "ISSN" : "15378276", "PMID" : "1000000221", "author" : [ { "dropping-particle" : "", "family" : "Larigauderie", "given" : "Anne", "non-dropping-particle" : "", "parse-names" : false, "suffix" : "" }, { "dropping-particle" : "", "family" : "Prieur-Richard", "given" : "Anne-H\u00e9l\u00e8ne", "non-dropping-particle" : "", "parse-names" : false, "suffix" : "" }, { "dropping-particle" : "", "family" : "Mace", "given" : "Georgina M", "non-dropping-particle" : "", "parse-names" : false, "suffix" : "" }, { "dropping-particle" : "", "family" : "Lonsdale", "given" : "Mark", "non-dropping-particle" : "", "parse-names" : false, "suffix" : "" }, { "dropping-particle" : "", "family" : "Mooney", "given" : "Harold A", "non-dropping-particle" : "", "parse-names" : false, "suffix" : "" }, { "dropping-particle" : "", "family" : "Brussard", "given" : "Lijbert", "non-dropping-particle" : "", "parse-names" : false, "suffix" : "" }, { "dropping-particle" : "", "family" : "Coopers", "given" : "David", "non-dropping-particle" : "", "parse-names" : false, "suffix" : "" }, { "dropping-particle" : "", "family" : "Cramer", "given" : "Wolfgang", "non-dropping-particle" : "", "parse-names" : false, "suffix" : "" }, { "dropping-particle" : "", "family" : "Daszak", "given" : "Peter", "non-dropping-particle" : "", "parse-names" : false, "suffix" : "" }, { "dropping-particle" : "", "family" : "D\u00edaz", "given" : "Sandra", "non-dropping-particle" : "", "parse-names" : false, "suffix" : "" }, { "dropping-particle" : "", "family" : "Duraiappah", "given" : "Anantha K", "non-dropping-particle" : "", "parse-names" : false, "suffix" : "" }, { "dropping-particle" : "", "family" : "Elmqvist", "given" : "Thomas", "non-dropping-particle" : "", "parse-names" : false, "suffix" : "" }, { "dropping-particle" : "", "family" : "Faith", "given" : "Daniel P", "non-dropping-particle" : "", "parse-names" : false, "suffix" : "" }, { "dropping-particle" : "", "family" : "Jackson", "given" : "Louise E", "non-dropping-particle" : "", "parse-names" : false, "suffix" : "" }, { "dropping-particle" : "", "family" : "Krug", "given" : "Cornelia", "non-dropping-particle" : "", "parse-names" : false, "suffix" : "" }, { "dropping-particle" : "", "family" : "Leadley", "given" : "Paul W", "non-dropping-particle" : "", "parse-names" : false, "suffix" : "" }, { "dropping-particle" : "", "family" : "Prestre", "given" : "Philippe", "non-dropping-particle" : "Le", "parse-names" : false, "suffix" : "" }, { "dropping-particle" : "", "family" : "Matsuda", "given" : "Hiroyuki", "non-dropping-particle" : "", "parse-names" : false, "suffix" : "" }, { "dropping-particle" : "", "family" : "Palmer", "given" : "Margaret A", "non-dropping-particle" : "", "parse-names" : false, "suffix" : "" }, { "dropping-particle" : "", "family" : "Perrings", "given" : "Charles", "non-dropping-particle" : "", "parse-names" : false, "suffix" : "" }, { "dropping-particle" : "", "family" : "Pulleman", "given" : "Mirjam", "non-dropping-particle" : "", "parse-names" : false, "suffix" : "" }, { "dropping-particle" : "", "family" : "Reyers", "given" : "Belinda", "non-dropping-particle" : "", "parse-names" : false, "suffix" : "" }, { "dropping-particle" : "", "family" : "Rosa", "given" : "Eugene A", "non-dropping-particle" : "", "parse-names" : false, "suffix" : "" }, { "dropping-particle" : "", "family" : "Scholes", "given" : "Robert J", "non-dropping-particle" : "", "parse-names" : false, "suffix" : "" }, { "dropping-particle" : "", "family" : "Spehn", "given" : "Eva", "non-dropping-particle" : "", "parse-names" : false, "suffix" : "" }, { "dropping-particle" : "", "family" : "Turner II", "given" : "B L", "non-dropping-particle" : "", "parse-names" : false, "suffix" : "" }, { "dropping-particle" : "", "family" : "Yahara", "given" : "Tetsukazu", "non-dropping-particle" : "", "parse-names" : false, "suffix" : "" } ], "container-title" : "Current Opinion in Environmental Sustainability", "id" : "ITEM-4", "issue" : "2", "issued" : { "date-parts" : [ [ "2012" ] ] }, "page" : "130-134", "title" : "Biodiversity and ecosystem services science for a sustainable planet: the DIVERSITAS vision for 2012\u201320", "type" : "article-journal", "volume" : "100" }, "uris" : [ "http://www.mendeley.com/documents/?uuid=526d43ed-f99c-4073-900a-12364f4baaa2" ] }, { "id" : "ITEM-5",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"ITEM-5", "issue" : "5", "issued" : { "date-parts" : [ [ "2012" ] ] }, "page" : "503-507", "title" : "Finding Common Ground for Biodiversity and Ecosystem Services", "type" : "article-journal", "volume" : "62" }, "uris" : [ "http://www.mendeley.com/documents/?uuid=b1a1ef0a-c8c6-452f-afe4-8db259e100fe" ] } ], "mendeley" : { "formattedCitation" : "(Goldman and Tallis 2009; Larigauderie et al. 2012; Reyers et al. 2012; Cimon-Morin et al. 2013; Cordingley et al. 2016)", "plainTextFormattedCitation" : "(Goldman and Tallis 2009; Larigauderie et al. 2012; Reyers et al. 2012; Cimon-Morin et al. 2013; Cordingley et al. 2016)", "previouslyFormattedCitation" : "(Goldman and Tallis 2009; Larigauderie et al. 2012; Reyers et al. 2012; Cimon-Morin et al. 2013; Cordingley et al. 2016)" }, "properties" : { "noteIndex" : 0 }, "schema" : "https://github.com/citation-style-language/schema/raw/master/csl-citation.json" }</w:instrText>
      </w:r>
      <w:r w:rsidR="001A6958" w:rsidRPr="002915B7">
        <w:fldChar w:fldCharType="separate"/>
      </w:r>
      <w:r w:rsidR="00D03E50" w:rsidRPr="002915B7">
        <w:rPr>
          <w:noProof/>
        </w:rPr>
        <w:t>(Goldman and Tallis 2009; Larigauderie et al. 2012; Reyers et al. 2012; Cimon-Morin et al. 2013; Cordingley et al. 2016)</w:t>
      </w:r>
      <w:r w:rsidR="001A6958" w:rsidRPr="002915B7">
        <w:fldChar w:fldCharType="end"/>
      </w:r>
      <w:r w:rsidR="001A6958" w:rsidRPr="002915B7">
        <w:fldChar w:fldCharType="begin"/>
      </w:r>
      <w:r w:rsidR="001A6958" w:rsidRPr="002915B7">
        <w:fldChar w:fldCharType="separate"/>
      </w:r>
      <w:r w:rsidR="001A6958" w:rsidRPr="002915B7">
        <w:rPr>
          <w:noProof/>
        </w:rPr>
        <w:t>(Schröter et al., 2016)</w:t>
      </w:r>
      <w:r w:rsidR="001A6958" w:rsidRPr="002915B7">
        <w:fldChar w:fldCharType="end"/>
      </w:r>
      <w:r w:rsidR="00C62B39" w:rsidRPr="002915B7">
        <w:t xml:space="preserve">. </w:t>
      </w:r>
      <w:r w:rsidR="00DF4A90" w:rsidRPr="002915B7">
        <w:t>Spatially explicit mapping of both biodiversity</w:t>
      </w:r>
      <w:r w:rsidR="008008FB" w:rsidRPr="002915B7">
        <w:t xml:space="preserve"> </w:t>
      </w:r>
      <w:r w:rsidR="008008FB" w:rsidRPr="002915B7">
        <w:fldChar w:fldCharType="begin" w:fldLock="1"/>
      </w:r>
      <w:r w:rsidR="008008FB" w:rsidRPr="002915B7">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"ITEM-2", "issue" : "9", "issued" : { "date-parts" : [ [ "2013" ] ] }, "page" : "1-14", "title" : "Threats from Climate Change to Terrestrial Vertebrate Hotspots in Europe", "type" : "article-journal", "volume" : "8" }, "uris" : [ "http://www.mendeley.com/documents/?uuid=5fce7595-efb7-4a0f-9047-bb82181a5060" ] }, { "id" : "ITEM-3", "itemData" : { "DOI" : "10.1038/ncomms9221", "ISSN" : "2041-1723", "abstract" : "Gaps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 "author" : [ { "dropping-particle" : "", "family" : "Meyer", "given" : "Carsten", "non-dropping-particle" : "", "parse-names" : false, "suffix" : "" }, { "dropping-particle" : "", "family" : "Kreft", "given" : "Holger", "non-dropping-particle" : "", "parse-names" : false, "suffix" : "" }, { "dropping-particle" : "", "family" : "Guralnick", "given" : "Robert", "non-dropping-particle" : "", "parse-names" : false, "suffix" : "" }, { "dropping-particle" : "", "family" : "Jetz", "given" : "Walter", "non-dropping-particle" : "", "parse-names" : false, "suffix" : "" } ], "container-title" : "Nature Communications", "id" : "ITEM-3", "issued" : { "date-parts" : [ [ "2015" ] ] }, "page" : "1-8", "title" : "Global priorities for an effective information basis of biodiversity distributions", "type" : "article-journal", "volume" : "6" }, "uris" : [ "http://www.mendeley.com/documents/?uuid=eb46079a-fa80-4b92-b650-19a1b288f259" ] } ], "mendeley" : { "formattedCitation" : "(Ferrier and Drielsma 2010; Maiorano et al. 2013; Meyer et al. 2015)", "plainTextFormattedCitation" : "(Ferrier and Drielsma 2010; Maiorano et al. 2013; Meyer et al. 2015)", "previouslyFormattedCitation" : "(Ferrier and Drielsma 2010; Maiorano et al. 2013; Meyer et al. 2015)" }, "properties" : { "noteIndex" : 0 }, "schema" : "https://github.com/citation-style-language/schema/raw/master/csl-citation.json" }</w:instrText>
      </w:r>
      <w:r w:rsidR="008008FB" w:rsidRPr="002915B7">
        <w:fldChar w:fldCharType="separate"/>
      </w:r>
      <w:r w:rsidR="008008FB" w:rsidRPr="002915B7">
        <w:rPr>
          <w:noProof/>
        </w:rPr>
        <w:t>(Ferrier and Drielsma 2010; Maiorano et al. 2013; Meyer et al. 2015)</w:t>
      </w:r>
      <w:r w:rsidR="008008FB" w:rsidRPr="002915B7">
        <w:fldChar w:fldCharType="end"/>
      </w:r>
      <w:r w:rsidR="00DF4A90" w:rsidRPr="002915B7">
        <w:t xml:space="preserve"> and</w:t>
      </w:r>
      <w:r w:rsidR="008008FB" w:rsidRPr="002915B7">
        <w:t xml:space="preserve"> </w:t>
      </w:r>
      <w:r w:rsidR="00DF4A90" w:rsidRPr="002915B7">
        <w:t>ESs</w:t>
      </w:r>
      <w:r w:rsidR="008008FB" w:rsidRPr="002915B7">
        <w:t xml:space="preserve"> </w:t>
      </w:r>
      <w:r w:rsidR="008008FB" w:rsidRPr="002915B7">
        <w:fldChar w:fldCharType="begin" w:fldLock="1"/>
      </w:r>
      <w:r w:rsidR="008008FB" w:rsidRPr="002915B7">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"id" : "ITEM-2", "itemData" : { "DOI" : "10.1111/ddi.12459", "ISBN" : "3448", "ISSN" : "13669516", "author" : [ { "dropping-particle" : "", "family" : "Manh\u00e3es", "given" : "Adriana Pellegrini", "non-dropping-particle" : "", "parse-names" : false, "suffix" : "" }, { "dropping-particle" : "", "family" : "Mazzochini", "given" : "Guilherme Gerhardt", "non-dropping-particle" : "", "parse-names" : false, "suffix" : "" }, { "dropping-particle" : "", "family" : "Oliveira-Filho", "given" : "Ary\u00a0Teixeira", "non-dropping-particle" : "", "parse-names" : false, "suffix" : "" }, { "dropping-particle" : "", "family" : "Ganade", "given" : "Gislene", "non-dropping-particle" : "", "parse-names" : false, "suffix" : "" }, { "dropping-particle" : "", "family" : "Carvalho", "given" : "Adriana Rosa", "non-dropping-particle" : "", "parse-names" : false, "suffix" : "" } ], "container-title" : "Diversity and Distributions", "id" : "ITEM-2", "issued" : { "date-parts" : [ [ "2016" ] ] }, "page" : "1-12", "title" : "Spatial associations of ecosystem services and biodiversity as a baseline for systematic conservation planning", "type" : "article-journal" }, "uris" : [ "http://www.mendeley.com/documents/?uuid=e9ab9ec4-4133-4721-8be7-2589ed9812b9" ] } ], "mendeley" : { "formattedCitation" : "(Mace et al. 2012; Manh\u00e3es et al. 2016)", "plainTextFormattedCitation" : "(Mace et al. 2012; Manh\u00e3es et al. 2016)", "previouslyFormattedCitation" : "(Mace et al. 2012; Manh\u00e3es et al. 2016)" }, "properties" : { "noteIndex" : 0 }, "schema" : "https://github.com/citation-style-language/schema/raw/master/csl-citation.json" }</w:instrText>
      </w:r>
      <w:r w:rsidR="008008FB" w:rsidRPr="002915B7">
        <w:fldChar w:fldCharType="separate"/>
      </w:r>
      <w:r w:rsidR="008008FB" w:rsidRPr="002915B7">
        <w:rPr>
          <w:noProof/>
        </w:rPr>
        <w:t>(Mace et al. 2012; Manhães et al. 2016)</w:t>
      </w:r>
      <w:r w:rsidR="008008FB" w:rsidRPr="002915B7">
        <w:fldChar w:fldCharType="end"/>
      </w:r>
      <w:r w:rsidR="00DF4A90" w:rsidRPr="002915B7">
        <w:t xml:space="preserve"> </w:t>
      </w:r>
      <w:r w:rsidR="00C17692">
        <w:t xml:space="preserve">and </w:t>
      </w:r>
      <w:r w:rsidR="00C17692" w:rsidRPr="002915B7">
        <w:t xml:space="preserve">the complex interactions between the two </w:t>
      </w:r>
      <w:r w:rsidR="00DF4A90" w:rsidRPr="002915B7">
        <w:t>h</w:t>
      </w:r>
      <w:r w:rsidR="00CD14AE">
        <w:t>ave</w:t>
      </w:r>
      <w:r w:rsidR="00AF09A1">
        <w:t xml:space="preserve"> been intensely</w:t>
      </w:r>
      <w:r w:rsidR="000372A9">
        <w:t xml:space="preserve"> studied</w:t>
      </w:r>
      <w:r w:rsidR="00964D1C" w:rsidRPr="002915B7">
        <w:t xml:space="preserve"> </w:t>
      </w:r>
      <w:r w:rsidR="00964D1C" w:rsidRPr="002915B7">
        <w:fldChar w:fldCharType="begin" w:fldLock="1"/>
      </w:r>
      <w:r w:rsidR="00496390" w:rsidRPr="002915B7">
        <w:instrText>ADDIN CSL_CITATION { "citationItems" : [ { "id" : "ITEM-1", "itemData" : { "DOI" : "10.1016/j.ecolind.2016.11.015", "ISSN" : "1470160X", "abstract" : "The mapping of ecosystem service supply has become quite common in ecosystem service assessment practice for terrestrial ecosystems, but land cover remains the most common indicator for ecosystems ability to deliver ecosystem services. For marine ecosystems, practice is even less advanced, with a clear deficit in spatially-explicit assessments of ecosystem service supply. This situation, which generates considerable uncertainty in the assessment of ecosystems\u2019 ability to support current and future human well-being, contrasts with increasing understanding of the role of terrestrial and marine biodiversity for ecosystem functioning and thereby for ecosystem services. This paper provides a synthesis of available approaches, models and tools, and data sources, that are able to better link ecosystem service mapping to current understanding of the role of ecosystem service providing organisms and land/seascape structure in ecosystem functioning. Based on a review of literature, models and associated geo-referenced metrics are classified according to the way in which land or marine use, ecological processes and especially biodiversity effects are represented. We distinguish five types of models: proxy-based, phenomenological, niche-based, trait-based and full-process. Examples from each model type are presented and data requirements considered. Our synthesis demonstrates that the current understanding of the role of biota in ecosystem services can effectively be incorporated into mapping approaches and opens avenues for further model development using hybrid approaches tailored to available resources. We end by discussing ways to resolve sources of uncertainty associated with model representation of biotic processes and with data availability.", "author" : [ { "dropping-particle" : "", "family" : "Lavorel", "given" : "Sandra", "non-dropping-particle" : "", "parse-names" : false, "suffix" : "" }, { "dropping-particle" : "", "family" : "Bayer", "given" : "Anita", "non-dropping-particle" : "", "parse-names" : false, "suffix" : "" }, { "dropping-particle" : "", "family" : "Bondeau", "given" : "Alberte", "non-dropping-particle" : "", "parse-names" : false, "suffix" : "" }, { "dropping-particle" : "", "family" : "Lautenbach", "given" : "Sven", "non-dropping-particle" : "", "parse-names" : false, "suffix" : "" }, { "dropping-particle" : "", "family" : "Ruiz-Frau", "given" : "Ana", "non-dropping-particle" : "", "parse-names" : false, "suffix" : "" }, { "dropping-particle" : "", "family" : "Schulp", "given" : "Nynke", "non-dropping-particle" : "", "parse-names" : false, "suffix" : "" }, { "dropping-particle" : "", "family" : "Seppelt", "given" : "Ralf", "non-dropping-particle" : "", "parse-names" : false, "suffix" : "" }, { "dropping-particle" : "", "family" : "Verburg", "given" : "Peter", "non-dropping-particle" : "", "parse-names" : false, "suffix" : "" }, { "dropping-particle" : "van", "family" : "Teeffelen", "given" : "Astrid", "non-dropping-particle" : "", "parse-names" : false, "suffix" : "" }, { "dropping-particle" : "", "family" : "Vannier", "given" : "Cl\u00e9mence", "non-dropping-particle" : "", "parse-names" : false, "suffix" : "" }, { "dropping-particle" : "", "family" : "Arneth", "given" : "Almut", "non-dropping-particle" : "", "parse-names" : false, "suffix" : "" }, { "dropping-particle" : "", "family" : "Cramer", "given" : "Wolfgang", "non-dropping-particle" : "", "parse-names" : false, "suffix" : "" }, { "dropping-particle" : "", "family" : "Marba", "given" : "Nuria", "non-dropping-particle" : "", "parse-names" : false, "suffix" : "" } ], "container-title" : "Ecological Indicators", "id" : "ITEM-1", "issued" : { "date-parts" : [ [ "2017" ] ] }, "page" : "241-260", "title" : "Pathways to bridge the biophysical realism gap in ecosystem services mapping approaches", "type" : "article-journal", "volume" : "74" }, "uris" : [ "http://www.mendeley.com/documents/?uuid=707e001e-3465-402c-a099-dc676b1d5af8" ] } ], "mendeley" : { "formattedCitation" : "(Lavorel et al. 2017)", "plainTextFormattedCitation" : "(Lavorel et al. 2017)", "previouslyFormattedCitation" : "(Lavorel et al. 2017)" }, "properties" : { "noteIndex" : 0 }, "schema" : "https://github.com/citation-style-language/schema/raw/master/csl-citation.json" }</w:instrText>
      </w:r>
      <w:r w:rsidR="00964D1C" w:rsidRPr="002915B7">
        <w:fldChar w:fldCharType="separate"/>
      </w:r>
      <w:r w:rsidR="00964D1C" w:rsidRPr="002915B7">
        <w:rPr>
          <w:noProof/>
        </w:rPr>
        <w:t>(Lavorel et al. 2017)</w:t>
      </w:r>
      <w:r w:rsidR="00964D1C" w:rsidRPr="002915B7">
        <w:fldChar w:fldCharType="end"/>
      </w:r>
      <w:r w:rsidR="00964D1C" w:rsidRPr="002915B7">
        <w:t>.</w:t>
      </w:r>
      <w:r w:rsidR="00DF4A90" w:rsidRPr="002915B7">
        <w:t xml:space="preserve"> While better models </w:t>
      </w:r>
      <w:r w:rsidR="002B6814">
        <w:t xml:space="preserve">and data </w:t>
      </w:r>
      <w:r w:rsidR="00DF4A90" w:rsidRPr="002915B7">
        <w:t xml:space="preserve">are still needed, </w:t>
      </w:r>
      <w:r w:rsidR="00964D1C" w:rsidRPr="002915B7">
        <w:t xml:space="preserve">more </w:t>
      </w:r>
      <w:r w:rsidR="008F75ED">
        <w:t xml:space="preserve">emphasis also needs to be placed on </w:t>
      </w:r>
      <w:r w:rsidR="0096675A" w:rsidRPr="002915B7">
        <w:t xml:space="preserve">translating </w:t>
      </w:r>
      <w:r w:rsidR="00964D1C" w:rsidRPr="002915B7">
        <w:t>the</w:t>
      </w:r>
      <w:r w:rsidR="008F75ED">
        <w:t xml:space="preserve"> knowledge learned into decision-support</w:t>
      </w:r>
      <w:r w:rsidR="008008FB" w:rsidRPr="002915B7">
        <w:t>.</w:t>
      </w:r>
      <w:r w:rsidR="00EE0002" w:rsidRPr="002915B7">
        <w:t xml:space="preserve"> There is an urgent need </w:t>
      </w:r>
      <w:r w:rsidR="00426A14">
        <w:t>for spatial</w:t>
      </w:r>
      <w:r w:rsidR="00EE0002" w:rsidRPr="002915B7">
        <w:t xml:space="preserve"> </w:t>
      </w:r>
      <w:r w:rsidR="00426A14">
        <w:t xml:space="preserve">prioritization </w:t>
      </w:r>
      <w:r w:rsidR="00EE0002" w:rsidRPr="002915B7">
        <w:t xml:space="preserve">methods accounting both for species occurrence and the supply and demand of ESs </w:t>
      </w:r>
      <w:r w:rsidR="00EE0002" w:rsidRPr="002915B7">
        <w:fldChar w:fldCharType="begin" w:fldLock="1"/>
      </w:r>
      <w:r w:rsidR="00EE0002" w:rsidRPr="002915B7">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EE0002" w:rsidRPr="002915B7">
        <w:fldChar w:fldCharType="separate"/>
      </w:r>
      <w:r w:rsidR="00EE0002" w:rsidRPr="002915B7">
        <w:rPr>
          <w:noProof/>
        </w:rPr>
        <w:t>(Luck et al. 2012; Verhagen et al. 2016)</w:t>
      </w:r>
      <w:r w:rsidR="00EE0002" w:rsidRPr="002915B7">
        <w:fldChar w:fldCharType="end"/>
      </w:r>
      <w:r w:rsidR="00EE0002" w:rsidRPr="002915B7">
        <w:t>.</w:t>
      </w:r>
      <w:r w:rsidR="008008FB" w:rsidRPr="002915B7">
        <w:t xml:space="preserve"> Despite the strong </w:t>
      </w:r>
      <w:r w:rsidR="00426A14">
        <w:t>uptake of</w:t>
      </w:r>
      <w:r w:rsidR="008008FB" w:rsidRPr="002915B7">
        <w:t xml:space="preserve"> ESs </w:t>
      </w:r>
      <w:r w:rsidR="00426A14">
        <w:t>especially in the policy-sphere</w:t>
      </w:r>
      <w:r w:rsidR="008008FB" w:rsidRPr="002915B7">
        <w:t xml:space="preserve"> </w:t>
      </w:r>
      <w:r w:rsidR="008008FB" w:rsidRPr="002915B7">
        <w:fldChar w:fldCharType="begin" w:fldLock="1"/>
      </w:r>
      <w:r w:rsidR="008008FB" w:rsidRPr="002915B7">
        <w:instrText>ADDIN CSL_CITATION { "citationItems" : [ { "id" : "ITEM-1", "itemData" : { "DOI" : "10.1016/j.cosust.2014.11.002", "ISBN" : "1877-3435", "ISSN" : "18773435", "abstract" : "The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 "author" : [ { "dropping-particle" : "", "family" : "Demissew", "given" : "Sebsebe", "non-dropping-particle" : "", "parse-names" : false, "suffix" : "" }, { "dropping-particle" : "", "family" : "Carabias", "given" : "Julia", "non-dropping-particle" : "", "parse-names" : false, "suffix" : "" }, { "dropping-particle" : "", "family" : "D\u0131", "given" : "Sandra",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"Reyers", "given" : "Belinda", "non-dropping-particle" : "", "parse-names" : false, "suffix" : "" }, { "dropping-particle" : "", "family" : "Pascual", "given" : "Unai", "non-dropping-particle" : "", "parse-names" : false, "suffix" : "" }, { "dropping-particle" : "", "family" : "Pe", "given" : "Edgar Selvin",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"Amankwah", "given" : "Edward", "non-dropping-particle" : "", "parse-names" : false, "suffix" : "" }, { "dropping-particle" : "", "family" : "Asah", "given" : "T Stanley",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"Anathea L",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"Moustafa", "given" : "Ali", "non-dropping-particle" : "", "parse-names" : false, "suffix" : "" }, { "dropping-particle" : "", "family" : "Fouda", "given" :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"D\u00edaz", "given" : "Sandra", "non-dropping-particle" : "", "parse-names" : false, "suffix" : "" }, { "dropping-particle" : "", "family" : "Demissew", "given" : "Sebsebe", "non-dropping-particle" : "", "parse-names" : false, "suffix" : "" }, { "dropping-particle" : "", "family" : "Carabias", "given" : "Julia",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"Larigauderie", "given" : "Anne",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"B\u00e1ldi", "given" : "Andr\u00e1s",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"Pascual", "given" : "Unai", "non-dropping-particle" : "", "parse-names" : false, "suffix" : "" }, { "dropping-particle" : "", "family" : "P\u00e9rez", "given" : "Edgar Selvin", "non-dropping-particle" : "", "parse-names" : false, "suffix" : "" }, { "dropping-particle" : "", "family" : "Reyers", "given" : "Belinda",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"Allahverdiyev", "given" : "Rashad", "non-dropping-particle" : "", "parse-names" : false, "suffix" : "" }, { "dropping-particle" : "", "family" : "Amankwah", "given" : "Edward", "non-dropping-particle" : "", "parse-names" : false, "suffix" : "" }, { "dropping-particle" : "", "family" : "Asah", "given" : "Stanley T",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"L Anathea",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"Fouda", "given" : "Ali Moustafa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"Pataki", "given" : "Gy\u00f6rgy", "non-dropping-particle" : "", "parse-names" : false, "suffix" : "" }, { "dropping-particle" : "", "family" : "Rou\u00e9", "given" : "Marie",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"Verma", "given" : "Madhu", "non-dropping-particle" : "", "parse-names" : false, "suffix" : "" }, { "dropping-particle" : "", "family" : "Yeo-Chang", "given" : "Youn", "non-dropping-particle" : "", "parse-names" : false, "suffix" : "" }, { "dropping-particle" : "", "family" : "Zlatanova", "given" : "Diana", "non-dropping-particle" : "", "parse-names" : false, "suffix" : "" } ], "container-title" : "Current Opinion in Environmental Sustainability", "id" : "ITEM-1", "issued" : { "date-parts" : [ [ "2015" ] ] }, "page" : "1-16", "title" : "The IPBES Conceptual Framework \u2014 connecting nature and people", "type" : "article-journal", "volume" : "14" }, "uris" : [ "http://www.mendeley.com/documents/?uuid=7d3c37f4-94da-4f62-989f-04690281e46a" ] }, { "id" : "ITEM-2", "itemData" : { "author" : [ { "dropping-particle" : "", "family" : "Millennium Ecosystem Assessment", "given" : "", "non-dropping-particle" : "", "parse-names" : false, "suffix" : "" } ], "id" : "ITEM-2", "issued" : { "date-parts" : [ [ "2005" ] ] }, "publisher-place" : "Washington D.C.", "title" : "Millenium Ecosystem Assessment. 2005. Ecosystems and human well-being: General synthesis.", "type" : "report" }, "uris" : [ "http://www.mendeley.com/documents/?uuid=4503f729-5e36-430f-8a65-2d2edba24c65" ] }, { "id" : "ITEM-3", "itemData" : { "DOI" : "10.1016/j.tree.2015.08.007", "ISSN" : "01695347", "abstract" : "The concept of ecosystem services (ES) neatly encapsulates the ways in which human society depends upon the existence and functioning of nature, but also draws power by chiming with dominant neoliberal ideology. Scientific paradigms such as this have an inherent tendency to stop adherents from recognizing alternative approaches. It is high time to examine whether the concept is being oversold with potentially damaging consequences. Many authors have questioned the monetization of ES, but the origin of the problem lies deeper in anthropocentrism. By illustration with alternatives, I attempt to show how the ES paradigm has constrained thought, particularly towards the monetization and financialization of nature, even when many ecologists and others oppose this trend.", "author" : [ { "dropping-particle" : "", "family" : "Silvertown", "given" : "Jonathan", "non-dropping-particle" : "", "parse-names" : false, "suffix" : "" } ], "container-title" : "Trends in Ecology &amp; Evolution", "id" : "ITEM-3", "issue" : "x", "issued" : { "date-parts" : [ [ "2015" ] ] }, "page" : "1-8", "title" : "Have Ecosystem Services Been Oversold?", "type" : "article-journal", "volume" : "xx" }, "uris" : [ "http://www.mendeley.com/documents/?uuid=1734dea2-6f5a-4a71-b30e-c8d1a10b408a" ] } ], "mendeley" : { "formattedCitation" : "(Millennium Ecosystem Assessment 2005; Demissew et al. 2015; Silvertown 2015)", "plainTextFormattedCitation" : "(Millennium Ecosystem Assessment 2005; Demissew et al. 2015; Silvertown 2015)", "previouslyFormattedCitation" : "(Millennium Ecosystem Assessment 2005; Demissew et al. 2015; Silvertown 2015)" }, "properties" : { "noteIndex" : 0 }, "schema" : "https://github.com/citation-style-language/schema/raw/master/csl-citation.json" }</w:instrText>
      </w:r>
      <w:r w:rsidR="008008FB" w:rsidRPr="002915B7">
        <w:fldChar w:fldCharType="separate"/>
      </w:r>
      <w:r w:rsidR="008008FB" w:rsidRPr="002915B7">
        <w:rPr>
          <w:noProof/>
        </w:rPr>
        <w:t>(Millennium Ecosystem Assessment 2005; Demissew et al. 2015; Silvertown 2015)</w:t>
      </w:r>
      <w:r w:rsidR="008008FB" w:rsidRPr="002915B7">
        <w:fldChar w:fldCharType="end"/>
      </w:r>
      <w:r w:rsidR="008008FB" w:rsidRPr="002915B7">
        <w:t xml:space="preserve">, the operationalization of </w:t>
      </w:r>
      <w:r w:rsidR="00BC57CE" w:rsidRPr="002915B7">
        <w:t>E</w:t>
      </w:r>
      <w:r w:rsidR="008008FB" w:rsidRPr="002915B7">
        <w:t xml:space="preserve">Ss </w:t>
      </w:r>
      <w:r w:rsidR="00BC57CE" w:rsidRPr="002915B7">
        <w:t xml:space="preserve">into practical </w:t>
      </w:r>
      <w:r w:rsidR="00562978">
        <w:t xml:space="preserve">land-use </w:t>
      </w:r>
      <w:r w:rsidR="00BC57CE" w:rsidRPr="002915B7">
        <w:t xml:space="preserve">planning </w:t>
      </w:r>
      <w:r w:rsidR="008008FB" w:rsidRPr="002915B7">
        <w:t xml:space="preserve">is still remarkably varied </w:t>
      </w:r>
      <w:r w:rsidR="00BC57CE" w:rsidRPr="002915B7">
        <w:t>across countries</w:t>
      </w:r>
      <w:r w:rsidR="008008FB" w:rsidRPr="002915B7">
        <w:t xml:space="preserve"> </w:t>
      </w:r>
      <w:r w:rsidR="008008FB" w:rsidRPr="002915B7">
        <w:fldChar w:fldCharType="begin" w:fldLock="1"/>
      </w:r>
      <w:r w:rsidR="00355620" w:rsidRPr="002915B7">
        <w:instrText>ADDIN CSL_CITATION { "citationItems" : [ { "id" : "ITEM-1", "itemData" : { "DOI" : "10.1093/biosci/biw101", "ISSN" : "0006-3568", "abstract" : "National ecosystem assessments form an essential knowledge base for safeguarding biodiversity and ecosystem services. We analyze eight European (sub-)national ecosystem assessments (Portugal, United Kingdom, Spain, Norway, Flanders, Netherlands, Finland, and Germany) and compare their objectives, political context, methods, and operationalization. We observed remarkable differences in breadth of the assessment, methods employed, variety of services considered, policy mandates, and funding mechanisms. Biodiversity and ecosystem services are mainly assessed independently, with biodiversity conceptualized as underpinning services, as a source of conflict with services, or as a service in itself. Recommendations derived from our analysis for future ecosystem assessments include the needs to improve the common evidence base, to advance the mapping of services, to consider international flows of services, and to connect more strongly to policy questions. Although the context specificity of national ecosystem assessments is acknowledged as important, a greater harmonization across assessments could help to better inform common European policies and future pan-regional assessments.", "author" : [ { "dropping-particle" : "", "family" : "Schr\u00f6ter", "given" : "Matthias", "non-dropping-particle" : "", "parse-names" : false, "suffix" : "" }, { "dropping-particle" : "", "family" : "Albert", "given" : "Christian", "non-dropping-particle" : "", "parse-names" : false, "suffix" : "" }, { "dropping-particle" : "", "family" : "Marques", "given" : "Alexandra", "non-dropping-particle" : "", "parse-names" : false, "suffix" : "" }, { "dropping-particle" : "", "family" : "Tobon", "given" : "Wolke", "non-dropping-particle" : "", "parse-names" : false, "suffix" : "" }, { "dropping-particle" : "", "family" : "Lavorel", "given" : "Sandra", "non-dropping-particle" : "", "parse-names" : false, "suffix" : "" }, { "dropping-particle" : "", "family" : "Maes", "given" : "Joachim", "non-dropping-particle" : "", "parse-names" : false, "suffix" : "" }, { "dropping-particle" : "", "family" : "Brown", "given" : "Claire", "non-dropping-particle" : "", "parse-names" : false, "suffix" : "" }, { "dropping-particle" : "", "family" : "Klotz", "given" : "Stefan", "non-dropping-particle" : "", "parse-names" : false, "suffix" : "" }, { "dropping-particle" : "", "family" : "Bonn", "given" : "Aletta", "non-dropping-particle" : "", "parse-names" : false, "suffix" : "" } ], "container-title" : "BioScience", "id" : "ITEM-1", "issue" : "10", "issued" : { "date-parts" : [ [ "2016" ] ] }, "page" : "biw101", "title" : "National Ecosystem Assessments in Europe: A Review", "type" : "article-journal", "volume" : "66" }, "uris" : [ "http://www.mendeley.com/documents/?uuid=c7907228-c39f-46e0-aab3-9264596df5c4" ] }, { "id" : "ITEM-2", "itemData" : { "DOI" : "10.1016/j.ecoser.2017.02.015", "ISSN" : "22120416", "author" : [ { "dropping-particle" : "", "family" : "Prip", "given" : "Christian", "non-dropping-particle" : "", "parse-names" : false, "suffix" : "" } ], "container-title" : "Ecosystem Services", "id" : "ITEM-2", "issue" : "February", "issued" : { "date-parts" : [ [ "2017" ] ] }, "page" : "1-6", "publisher" : "Elsevier B.V.", "title" : "The Convention on Biological Diversity as a legal framework for safeguarding ecosystem services", "type" : "article-journal" }, "uris" : [ "http://www.mendeley.com/documents/?uuid=52f813dc-6fce-4cfa-b173-80e44493a1ee" ] } ], "mendeley" : { "formattedCitation" : "(Schr\u00f6ter et al. 2016; Prip 2017)", "plainTextFormattedCitation" : "(Schr\u00f6ter et al. 2016; Prip 2017)", "previouslyFormattedCitation" : "(Schr\u00f6ter et al. 2016; Prip 2017)" }, "properties" : { "noteIndex" : 0 }, "schema" : "https://github.com/citation-style-language/schema/raw/master/csl-citation.json" }</w:instrText>
      </w:r>
      <w:r w:rsidR="008008FB" w:rsidRPr="002915B7">
        <w:fldChar w:fldCharType="separate"/>
      </w:r>
      <w:r w:rsidR="00BC225C" w:rsidRPr="002915B7">
        <w:rPr>
          <w:noProof/>
        </w:rPr>
        <w:t>(Schröter et al. 2016; Prip 2017)</w:t>
      </w:r>
      <w:r w:rsidR="008008FB" w:rsidRPr="002915B7">
        <w:fldChar w:fldCharType="end"/>
      </w:r>
      <w:r w:rsidR="008008FB" w:rsidRPr="002915B7">
        <w:t>.</w:t>
      </w:r>
      <w:r w:rsidR="00BC225C" w:rsidRPr="002915B7">
        <w:t xml:space="preserve"> This is most likely </w:t>
      </w:r>
      <w:r w:rsidR="00562978">
        <w:t>due</w:t>
      </w:r>
      <w:r w:rsidR="00BC225C" w:rsidRPr="002915B7">
        <w:t xml:space="preserve"> to the conceptual ambiguity of ESs and the lack </w:t>
      </w:r>
      <w:r w:rsidR="00562978">
        <w:t>of clear</w:t>
      </w:r>
      <w:r w:rsidR="007179E7">
        <w:t xml:space="preserve"> </w:t>
      </w:r>
      <w:r w:rsidR="004B3DFB">
        <w:t xml:space="preserve">technical </w:t>
      </w:r>
      <w:r w:rsidR="00562978">
        <w:t>articulation of what methods need to account for when working with ESs</w:t>
      </w:r>
      <w:r w:rsidR="00072CA1" w:rsidRPr="002915B7">
        <w:t xml:space="preserve">. </w:t>
      </w:r>
    </w:p>
    <w:p w14:paraId="77B91B7A" w14:textId="77777777" w:rsidR="00355620" w:rsidRPr="002915B7" w:rsidRDefault="00355620" w:rsidP="003F6AB2">
      <w:pPr>
        <w:spacing w:line="480" w:lineRule="auto"/>
      </w:pPr>
    </w:p>
    <w:p w14:paraId="13600CD0" w14:textId="77777777" w:rsidR="00355620" w:rsidRPr="002915B7" w:rsidRDefault="00D55F19" w:rsidP="003F6AB2">
      <w:pPr>
        <w:spacing w:line="480" w:lineRule="auto"/>
      </w:pPr>
      <w:r>
        <w:t>Spatial planning methods for ESs and biodiversity</w:t>
      </w:r>
      <w:r w:rsidR="005802F3">
        <w:t xml:space="preserve"> often fall</w:t>
      </w:r>
      <w:r>
        <w:t xml:space="preserve"> into</w:t>
      </w:r>
      <w:r w:rsidR="00355620" w:rsidRPr="002915B7">
        <w:t xml:space="preserve"> </w:t>
      </w:r>
      <w:r w:rsidR="00D855CC">
        <w:t xml:space="preserve">one of </w:t>
      </w:r>
      <w:r w:rsidR="00355620" w:rsidRPr="002915B7">
        <w:t xml:space="preserve">two </w:t>
      </w:r>
      <w:r>
        <w:t xml:space="preserve">broad </w:t>
      </w:r>
      <w:r w:rsidR="00355620" w:rsidRPr="002915B7">
        <w:t xml:space="preserve">frameworks: Multi-criteria decision making (MCDA) and spatial conservation prioritization (SCP). Whereas the former has been gaining popularity in </w:t>
      </w:r>
      <w:r w:rsidR="00CF0D1E">
        <w:t xml:space="preserve">the </w:t>
      </w:r>
      <w:r w:rsidR="00355620" w:rsidRPr="002915B7">
        <w:t xml:space="preserve">ES literature </w:t>
      </w:r>
      <w:r w:rsidR="00355620"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"id" : "ITEM-2",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"ITEM-2",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"(Langemeyer et al. 2016; Saarikoski et al. 2016)", "plainTextFormattedCitation" : "(Langemeyer et al. 2016; Saarikoski et al. 2016)", "previouslyFormattedCitation" : "(Langemeyer et al. 2016; Saarikoski et al. 2016)" }, "properties" : { "noteIndex" : 0 }, "schema" : "https://github.com/citation-style-language/schema/raw/master/csl-citation.json" }</w:instrText>
      </w:r>
      <w:r w:rsidR="00355620" w:rsidRPr="002915B7">
        <w:fldChar w:fldCharType="separate"/>
      </w:r>
      <w:r w:rsidR="005F0209" w:rsidRPr="002915B7">
        <w:rPr>
          <w:noProof/>
        </w:rPr>
        <w:t>(Langemeyer et al. 2016; Saarikoski et al. 2016)</w:t>
      </w:r>
      <w:r w:rsidR="00355620" w:rsidRPr="002915B7">
        <w:fldChar w:fldCharType="end"/>
      </w:r>
      <w:r w:rsidR="00355620" w:rsidRPr="002915B7">
        <w:t xml:space="preserve">, </w:t>
      </w:r>
      <w:r w:rsidR="005F0209" w:rsidRPr="002915B7">
        <w:t xml:space="preserve">the latter </w:t>
      </w:r>
      <w:r w:rsidR="00E94F66">
        <w:t xml:space="preserve">is commonly used in  </w:t>
      </w:r>
      <w:r w:rsidR="005F0209" w:rsidRPr="002915B7">
        <w:t xml:space="preserve">biodiversity conservation research </w:t>
      </w:r>
      <w:r w:rsidR="005F0209" w:rsidRPr="002915B7">
        <w:fldChar w:fldCharType="begin" w:fldLock="1"/>
      </w:r>
      <w:r w:rsidR="00D066BC" w:rsidRPr="002915B7">
        <w:instrText>ADDIN CSL_CITATION { "citationItems" : [ { "id" : "ITEM-1",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"(Moilanen et al. 2009)", "plainTextFormattedCitation" : "(Moilanen et al. 2009)", "previouslyFormattedCitation" : "(Moilanen et al. 2009)" }, "properties" : { "noteIndex" : 0 }, "schema" : "https://github.com/citation-style-language/schema/raw/master/csl-citation.json" }</w:instrText>
      </w:r>
      <w:r w:rsidR="005F0209" w:rsidRPr="002915B7">
        <w:fldChar w:fldCharType="separate"/>
      </w:r>
      <w:r w:rsidR="005F0209" w:rsidRPr="002915B7">
        <w:rPr>
          <w:noProof/>
        </w:rPr>
        <w:t>(Moilanen et al. 2009)</w:t>
      </w:r>
      <w:r w:rsidR="005F0209" w:rsidRPr="002915B7">
        <w:fldChar w:fldCharType="end"/>
      </w:r>
      <w:r w:rsidR="005F0209" w:rsidRPr="002915B7">
        <w:t xml:space="preserve">. </w:t>
      </w:r>
      <w:r w:rsidR="00F45FFA" w:rsidRPr="002915B7">
        <w:t>With the proliferation of available decision-support methods</w:t>
      </w:r>
      <w:r w:rsidR="00130729">
        <w:t xml:space="preserve"> within both frameworks</w:t>
      </w:r>
      <w:r w:rsidR="00F45FFA" w:rsidRPr="002915B7">
        <w:t>, it</w:t>
      </w:r>
      <w:r w:rsidR="00506DF6">
        <w:t xml:space="preserve"> is worth considering what the</w:t>
      </w:r>
      <w:r w:rsidR="00F45FFA" w:rsidRPr="002915B7">
        <w:t xml:space="preserve"> strengths and weaknesses </w:t>
      </w:r>
      <w:r w:rsidR="0031759A">
        <w:t>these methods ar</w:t>
      </w:r>
      <w:r w:rsidR="000669C9">
        <w:t>e</w:t>
      </w:r>
      <w:r w:rsidR="0031759A">
        <w:t xml:space="preserve"> </w:t>
      </w:r>
      <w:r w:rsidR="000669C9">
        <w:t>i</w:t>
      </w:r>
      <w:r w:rsidR="0031759A">
        <w:t>nclu</w:t>
      </w:r>
      <w:r w:rsidR="000669C9">
        <w:t>ding</w:t>
      </w:r>
      <w:r w:rsidR="0031759A">
        <w:t xml:space="preserve"> the built-in, and often implicit, </w:t>
      </w:r>
      <w:r w:rsidR="00F45FFA" w:rsidRPr="002915B7">
        <w:t>assumptions</w:t>
      </w:r>
      <w:r w:rsidR="000669C9">
        <w:t xml:space="preserve"> underlying the methods</w:t>
      </w:r>
      <w:r w:rsidR="00F45FFA" w:rsidRPr="002915B7">
        <w:t xml:space="preserve">. </w:t>
      </w:r>
      <w:r w:rsidR="00977499" w:rsidRPr="002915B7">
        <w:t>Providing decision</w:t>
      </w:r>
      <w:r w:rsidR="00B03D38">
        <w:t>-</w:t>
      </w:r>
      <w:r w:rsidR="00977499" w:rsidRPr="002915B7">
        <w:t xml:space="preserve">support using models and </w:t>
      </w:r>
      <w:r w:rsidR="00977499" w:rsidRPr="00433FCA">
        <w:t xml:space="preserve">computational tools is complicated </w:t>
      </w:r>
      <w:r w:rsidR="009E4B11" w:rsidRPr="00433FCA">
        <w:t xml:space="preserve">and </w:t>
      </w:r>
      <w:r w:rsidR="00D066BC" w:rsidRPr="00433FCA">
        <w:t xml:space="preserve">fraught with potential problems related to technical </w:t>
      </w:r>
      <w:r w:rsidR="00D066BC" w:rsidRPr="00433FCA">
        <w:fldChar w:fldCharType="begin" w:fldLock="1"/>
      </w:r>
      <w:r w:rsidR="003106FC" w:rsidRPr="00433FCA">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"id" : "ITEM-2", "itemData" : { "DOI" : "10.1016/j.gloenvcha.2015.08.007", "ISSN" : "09593780", "abstract" : "The \u2018Anthropocene\u2019 concept provides a conceptual framework that encapsulates the current global situation in which society has an ever-greater dominating influence on Earth System functioning. Simulation models used to understand earth system dynamics provide early warning, scenario analysis and evaluation of environmental management and policies. This paper aims to assess the extent to which current models represent the Anthropocene and suggest ways forward. Current models do not fully reflect the typical characteristics of the Anthropocene, such as societal influences and interactions with natural processes, feedbacks and system dynamics, tele-connections, tipping points, thresholds and regime shifts. Based on an analysis of current model representations of Anthropocene dynamics, we identify ways to enhance the role of modeling tools to better help us understand Anthropocene dynamics and address sustainability issues arising from them. To explore sustainable futures (\u2018safe and operating spaces\u2019), social processes and anthropogenic drivers of biophysical processes must be incorporated, to allow for a spectrum of potential impacts and responses at different societal levels. In this context, model development can play a major role in reconciling the different epistemologies of the disciplines that need to collaborate to capture changes in the functioning of socio-ecological systems. Feedbacks between system functioning and underlying endogenous drivers should be represented, rather than assuming the drivers to be exogenous to the modelled system or stationary in time and space. While global scale assessments are important, the global scale dynamics need to be connected to local realities and vice versa. The diversity of stakeholders and potential questions requires a diversification of models, avoiding the convergence towards single models that are able to answer a wide range of questions, but without sufficient specificity. The novel concept of the Anthropocene can help to develop innovative model representations and model architectures that are better suited to assist in designing sustainable solutions targeted at the users of the models and model results. \u00e3", "author" : [ { "dropping-particle" : "", "family" : "Verburg", "given" : "Peter H", "non-dropping-particle" : "", "parse-names" : false, "suffix" : "" }, { "dropping-particle" : "", "family" : "Dearing", "given" : "John A", "non-dropping-particle" : "", "parse-names" : false, "suffix" : "" }, { "dropping-particle" : "", "family" : "Dyke", "given" : "James G", "non-dropping-particle" : "", "parse-names" : false, "suffix" : "" }, { "dropping-particle" : "van der", "family" : "Leeuw", "given" : "Sander", "non-dropping-particle" : "", "parse-names" : false, "suffix" : "" }, { "dropping-particle" : "", "family" : "Seitzinger", "given" : "Sybil", "non-dropping-particle" : "", "parse-names" : false, "suffix" : "" }, { "dropping-particle" : "", "family" : "Steffen", "given" : "Will", "non-dropping-particle" : "", "parse-names" : false, "suffix" : "" }, { "dropping-particle" : "", "family" : "Syvitski", "given" : "James", "non-dropping-particle" : "", "parse-names" : false, "suffix" : "" } ], "container-title" : "Global Environmental Change", "id" : "ITEM-2", "issued" : { "date-parts" : [ [ "2015" ] ] }, "title" : "Methods and approaches to modelling the Anthropocene", "type" : "article-journal" }, "uris" : [ "http://www.mendeley.com/documents/?uuid=03d29ae3-8f67-4065-927a-04c4ce9a19e1" ] } ], "mendeley" : { "formattedCitation" : "(Langford et al. 2011; Verburg et al. 2015)", "plainTextFormattedCitation" : "(Langford et al. 2011; Verburg et al. 2015)", "previouslyFormattedCitation" : "(Langford et al. 2011; Verburg et al. 2015)" }, "properties" : { "noteIndex" : 0 }, "schema" : "https://github.com/citation-style-language/schema/raw/master/csl-citation.json" }</w:instrText>
      </w:r>
      <w:r w:rsidR="00D066BC" w:rsidRPr="00433FCA">
        <w:fldChar w:fldCharType="separate"/>
      </w:r>
      <w:r w:rsidR="00D066BC" w:rsidRPr="00433FCA">
        <w:rPr>
          <w:noProof/>
        </w:rPr>
        <w:t>(Langford et al. 2011; Verburg et al. 2015)</w:t>
      </w:r>
      <w:r w:rsidR="00D066BC" w:rsidRPr="00433FCA">
        <w:fldChar w:fldCharType="end"/>
      </w:r>
      <w:r w:rsidR="00D066BC" w:rsidRPr="00433FCA">
        <w:t xml:space="preserve">, social </w:t>
      </w:r>
      <w:r w:rsidR="00D066BC" w:rsidRPr="00433FCA">
        <w:fldChar w:fldCharType="begin" w:fldLock="1"/>
      </w:r>
      <w:r w:rsidR="00D066BC" w:rsidRPr="00433FCA">
        <w:instrText>ADDIN CSL_CITATION { "citationItems" : [ { "id" : "ITEM-1",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"ITEM-1", "issue" : "11", "issued" : { "date-parts" : [ [ "2010", "11" ] ] }, "page" : "1268-1281", "publisher" : "Elsevier Ltd", "title" : "Modelling with stakeholders", "type" : "article-journal", "volume" : "25" }, "uris" : [ "http://www.mendeley.com/documents/?uuid=81b240c4-8612-4945-912b-802aed2291ab" ] }, { "id" : "ITEM-2", "itemData" : { "DOI" : "10.1016/j.envsoft.2015.08.019", "ISSN" : "13648152", "abstract" : "The paper aims to demonstrate the importance of behavioural issues in environmental modelling. These issues can relate both to the modeler and to the modelling process including the social interaction in the modelling team. The origins of behavioural effects can be in the cognitive and motivational biases or in the social systems created as well as in the visual and verbal communication strategies used. The possible occurrence of these phenomena in the context of environmental modelling is discussed and suggestions for research topics are provided.", "author" : [ { "dropping-particle" : "", "family" : "H\u00e4m\u00e4l\u00e4inen", "given" : "Raimo P.", "non-dropping-particle" : "", "parse-names" : false, "suffix" : "" } ], "container-title" : "Environmental Modelling &amp; Software", "id" : "ITEM-2", "issued" : { "date-parts" : [ [ "2015" ] ] }, "page" : "244-253", "title" : "Behavioural issues in environmental modelling \u2013 The missing perspective", "type" : "article-journal", "volume" : "73" }, "uris" : [ "http://www.mendeley.com/documents/?uuid=3eafb5f9-6c47-4cc6-8767-8c63f95349a4" ] } ], "mendeley" : { "formattedCitation" : "(Voinov and Bousquet 2010; H\u00e4m\u00e4l\u00e4inen 2015)", "plainTextFormattedCitation" : "(Voinov and Bousquet 2010; H\u00e4m\u00e4l\u00e4inen 2015)", "previouslyFormattedCitation" : "(Voinov and Bousquet 2010; H\u00e4m\u00e4l\u00e4inen 2015)" }, "properties" : { "noteIndex" : 0 }, "schema" : "https://github.com/citation-style-language/schema/raw/master/csl-citation.json" }</w:instrText>
      </w:r>
      <w:r w:rsidR="00D066BC" w:rsidRPr="00433FCA">
        <w:fldChar w:fldCharType="separate"/>
      </w:r>
      <w:r w:rsidR="00D066BC" w:rsidRPr="00433FCA">
        <w:rPr>
          <w:noProof/>
        </w:rPr>
        <w:t>(Voinov and Bousquet 2010; Hämäläinen 2015)</w:t>
      </w:r>
      <w:r w:rsidR="00D066BC" w:rsidRPr="00433FCA">
        <w:fldChar w:fldCharType="end"/>
      </w:r>
      <w:r w:rsidR="00D066BC" w:rsidRPr="00433FCA">
        <w:t xml:space="preserve"> and policy </w:t>
      </w:r>
      <w:r w:rsidR="003106FC" w:rsidRPr="00433FCA">
        <w:fldChar w:fldCharType="begin" w:fldLock="1"/>
      </w:r>
      <w:r w:rsidR="00862D7D" w:rsidRPr="00433FCA">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3106FC" w:rsidRPr="00433FCA">
        <w:fldChar w:fldCharType="separate"/>
      </w:r>
      <w:r w:rsidR="003106FC" w:rsidRPr="00433FCA">
        <w:rPr>
          <w:noProof/>
        </w:rPr>
        <w:t xml:space="preserve">(van </w:t>
      </w:r>
      <w:r w:rsidR="003106FC" w:rsidRPr="00433FCA">
        <w:rPr>
          <w:noProof/>
        </w:rPr>
        <w:lastRenderedPageBreak/>
        <w:t>Voorn et al. 2016)</w:t>
      </w:r>
      <w:r w:rsidR="003106FC" w:rsidRPr="00433FCA">
        <w:fldChar w:fldCharType="end"/>
      </w:r>
      <w:r w:rsidR="003106FC" w:rsidRPr="00433FCA">
        <w:t xml:space="preserve"> </w:t>
      </w:r>
      <w:r w:rsidR="00D066BC" w:rsidRPr="00433FCA">
        <w:t xml:space="preserve">aspects of </w:t>
      </w:r>
      <w:r w:rsidR="009E4B11" w:rsidRPr="00433FCA">
        <w:t>decision-making</w:t>
      </w:r>
      <w:r w:rsidR="00D066BC" w:rsidRPr="00433FCA">
        <w:t xml:space="preserve">. </w:t>
      </w:r>
      <w:r w:rsidR="00433FCA">
        <w:t>Only through being open and explicit about the underlying assumption, can we start to alleviate such problems.</w:t>
      </w:r>
    </w:p>
    <w:p w14:paraId="66D833D8" w14:textId="77777777" w:rsidR="005F0209" w:rsidRDefault="005F0209" w:rsidP="003F6AB2">
      <w:pPr>
        <w:spacing w:line="480" w:lineRule="auto"/>
      </w:pPr>
    </w:p>
    <w:p w14:paraId="0F49CCB9" w14:textId="77777777" w:rsidR="00BB6C5C" w:rsidRPr="002915B7" w:rsidRDefault="00351C79" w:rsidP="003F6AB2">
      <w:pPr>
        <w:spacing w:line="480" w:lineRule="auto"/>
      </w:pPr>
      <w:r>
        <w:t>F</w:t>
      </w:r>
      <w:r w:rsidR="005748EA" w:rsidRPr="002915B7">
        <w:t>irst studies combining biodiversity and ESs in the s</w:t>
      </w:r>
      <w:r>
        <w:t xml:space="preserve">ame spatial planning framework </w:t>
      </w:r>
      <w:r w:rsidR="005748EA" w:rsidRPr="002915B7">
        <w:t xml:space="preserve">were done </w:t>
      </w:r>
      <w:r>
        <w:t xml:space="preserve">already </w:t>
      </w:r>
      <w:r w:rsidR="005748EA" w:rsidRPr="002915B7">
        <w:t xml:space="preserve">more than ten years ago </w:t>
      </w:r>
      <w:r w:rsidR="005748EA" w:rsidRPr="002915B7">
        <w:fldChar w:fldCharType="begin" w:fldLock="1"/>
      </w:r>
      <w:r w:rsidR="005748EA"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"prefix" : "e.g. ", "uris" : [ "http://www.mendeley.com/documents/?uuid=81ef493b-7227-4cf1-b48a-1cb2ac807ba8" ] }, { "id" : "ITEM-2", "itemData" : { "DOI" : "10.1016/j.ecolecon.2007.04.007", "ISBN" : "0921-8009", "ISSN" : "09218009", "abstract" : "A call has been made for conservation planners to include ecosystem services into their assessments of conservation priority areas. The need to develop an integrated approach to meeting different conservation objectives and a shift in focus towards human wellbeing are some of the motivations behind this call. There is currently no widely accepted approach to planning for ecosystem services. This study contributes towards the development of this approach through a review of conservation assessments and the extent to which they include ecosystem services. Of the 476 conservation assessments identified by a set of search terms on the Web of Science, 100 were randomly selected for this review. Of these only seven had included ecosystem services, while another 13 had referred to ecosystem services as a rationale for conservation without including them in the assessment. The majority of assessments were based on biodiversity pattern data while 19 used data on ecological processes. A total of 11 of these 19 assessments used processes, which could be linked to services. Ecosystem services have witnessed an increase in attention received in conservation assessments since the year 2000, however trends were not apparent beyond this date. In order to assess which types of ecosystem services and how they have been accounted for in conservation assessments, we extended our review to include an additional nine conservation assessments which included ecosystem services. The majority included cultural ecosystem services, followed by regulatory, provisioning and supporting services respectively. We conclude with an analysis of the constraints and opportunities for the integration of ecosystem services into conservation assessments and highlight the urgent need for an appropriate framework for planning for ecosystem services. ?? 2007 Elsevier B.V. All rights reserved.", "author" : [ { "dropping-particle" : "", "family" : "Egoh", "given" : "Benis", "non-dropping-particle" : "", "parse-names" : false, "suffix" : "" }, { "dropping-particle" : "", "family" : "Rouget", "given" : "Mathieu", "non-dropping-particle" : "", "parse-names" : false, "suffix" : "" }, { "dropping-particle" : "", "family" : "Reyers", "given" : "Belinda", "non-dropping-particle" : "", "parse-names" : false, "suffix" : "" }, { "dropping-particle" : "", "family" : "Knight", "given" : "Andrew T", "non-dropping-particle" : "", "parse-names" : false, "suffix" : "" }, { "dropping-particle" : "", "family" : "Cowling", "given" : "Richard M", "non-dropping-particle" : "", "parse-names" : false, "suffix" : "" }, { "dropping-particle" : "", "family" : "Jaarsveld", "given" : "Albert S", "non-dropping-particle" : "van", "parse-names" : false, "suffix" : "" }, { "dropping-particle" : "", "family" : "Welz", "given" : "Adam", "non-dropping-particle" : "", "parse-names" : false, "suffix" : "" } ], "container-title" : "Ecological Economics", "id" : "ITEM-2", "issue" : "4", "issued" : { "date-parts" : [ [ "2007" ] ] }, "page" : "714-721", "title" : "Integrating ecosystem services into conservation assessments: A review", "type" : "article-journal", "volume" : "63" }, "uris" : [ "http://www.mendeley.com/documents/?uuid=947f71a5-27d3-4897-9cea-71bc495f4379" ] } ], "mendeley" : { "formattedCitation" : "(e.g. Chan et al. 2006; Egoh et al. 2007)", "plainTextFormattedCitation" : "(e.g. Chan et al. 2006; Egoh et al. 2007)", "previouslyFormattedCitation" : "(e.g. Chan et al. 2006; Egoh et al. 2007)" }, "properties" : { "noteIndex" : 0 }, "schema" : "https://github.com/citation-style-language/schema/raw/master/csl-citation.json" }</w:instrText>
      </w:r>
      <w:r w:rsidR="005748EA" w:rsidRPr="002915B7">
        <w:fldChar w:fldCharType="separate"/>
      </w:r>
      <w:r w:rsidR="005748EA" w:rsidRPr="002915B7">
        <w:rPr>
          <w:noProof/>
        </w:rPr>
        <w:t>(e.g. Chan et al. 2006; Egoh et al. 2007)</w:t>
      </w:r>
      <w:r w:rsidR="005748EA" w:rsidRPr="002915B7">
        <w:fldChar w:fldCharType="end"/>
      </w:r>
      <w:r w:rsidR="005748EA" w:rsidRPr="002915B7">
        <w:t xml:space="preserve">, </w:t>
      </w:r>
      <w:r>
        <w:t xml:space="preserve">but to date </w:t>
      </w:r>
      <w:r w:rsidR="00223C40">
        <w:t xml:space="preserve">studies </w:t>
      </w:r>
      <w:r w:rsidR="005748EA" w:rsidRPr="002915B7">
        <w:t>have mostly concentrated on one or the other. The conceptualization</w:t>
      </w:r>
      <w:r w:rsidR="00023DCC">
        <w:t xml:space="preserve"> of the</w:t>
      </w:r>
      <w:r w:rsidR="00AD2EB1">
        <w:t xml:space="preserve"> planning problem </w:t>
      </w:r>
      <w:r w:rsidR="00023DCC">
        <w:t>has</w:t>
      </w:r>
      <w:r w:rsidR="005748EA" w:rsidRPr="002915B7">
        <w:t xml:space="preserve"> also been </w:t>
      </w:r>
      <w:r w:rsidR="00524F53">
        <w:t>mixed</w:t>
      </w:r>
      <w:r w:rsidR="005748EA" w:rsidRPr="002915B7">
        <w:t xml:space="preserve">: sometimes biodiversity features are treated as one component of ESs </w:t>
      </w:r>
      <w:r w:rsidR="005748EA" w:rsidRPr="002915B7">
        <w:fldChar w:fldCharType="begin" w:fldLock="1"/>
      </w:r>
      <w:r w:rsidR="005748EA" w:rsidRPr="002915B7">
        <w:instrText>ADDIN CSL_CITATION { "citationItems" : [ { "id" : "ITEM-1",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"ITEM-1", "issue" : "11", "issued" : { "date-parts" : [ [ "2014" ] ] }, "title" : "Ecosystem services and opportunity costs shift spatial priorities for conserving forest biodiversity", "type" : "article-journal", "volume" : "9" }, "uris" : [ "http://www.mendeley.com/documents/?uuid=39778905-189d-4eb9-8e75-ad3e60dd3fcc" ] }, { "id" : "ITEM-2", "itemData" : { "DOI" : "10.1371/journal.pone.0024378", "ISBN" : "1932-6203 (Electronic)\\n1932-6203 (Linking)", "ISSN" : "19326203", "PMID" : "21915318", "abstract" : "There is growing support for characterizing ecosystem services in order to link conservation and human well-being. However, few studies have explicitly included ecosystem services within systematic conservation planning, and those that have follow two fundamentally different approaches: ecosystem services as intrinsically-important targeted benefits vs. substitutable co-benefits. We present a first comparison of these two approaches in a case study in the Central Interior of British Columbia. We calculated and mapped economic values for carbon storage, timber production, and recreational angling using a geographical information system (GIS). These 'marginal' values represent the difference in service-provision between conservation and managed forestry as land uses. We compared two approaches to including ecosystem services in the site-selection software Marxan: as Targeted Benefits, and as Co-Benefits/Costs (in Marxan's cost function); we also compared these approaches with a Hybrid approach (carbon and angling as targeted benefits, timber as an opportunity cost). For this analysis, the Co-Benefit/Cost approach yielded a less costly reserve network than the Hybrid approach (1.6% cheaper). Including timber harvest as an opportunity cost in the cost function resulted in a reserve network that achieved targets equivalently, but at 15% lower total cost. We found counter-intuitive results for conservation: conservation-compatible services (carbon, angling) were positively correlated with each other and biodiversity, whereas the conservation-incompatible service (timber) was negatively correlated with all other networks. Our findings suggest that including ecosystem services within a conservation plan may be most cost-effective when they are represented as substitutable co-benefits/costs, rather than as targeted benefits. By explicitly valuing the costs and benefits associated with services, we may be able to achieve meaningful biodiversity conservation at lower cost and with greater co-benefits.", "author" : [ { "dropping-particle" : "", "family" : "Chan", "given" : "Kai M A", "non-dropping-particle" : "", "parse-names" : false, "suffix" : "" }, { "dropping-particle" : "", "family" : "Hoshizaki", "given" : "Lara", "non-dropping-particle" : "", "parse-names" : false, "suffix" : "" }, { "dropping-particle" : "", "family" : "Klinkenberg", "given" : "Brian", "non-dropping-particle" : "", "parse-names" : false, "suffix" : "" } ], "container-title" : "PLoS ONE", "id" : "ITEM-2", "issue" : "9", "issued" : { "date-parts" : [ [ "2011" ] ] }, "title" : "Ecosystem services in conservation planning: Targeted benefits vs. co-benefits or costs?", "type" : "article-journal", "volume" : "6" }, "uris" : [ "http://www.mendeley.com/documents/?uuid=3e8f275b-8030-4f07-ad02-4d2bd897e26e" ] } ], "mendeley" : { "formattedCitation" : "(Chan et al. 2011; Schr\u00f6ter et al. 2014b)", "plainTextFormattedCitation" : "(Chan et al. 2011; Schr\u00f6ter et al. 2014b)", "previouslyFormattedCitation" : "(Chan et al. 2011; Schr\u00f6ter et al. 2014b)" }, "properties" : { "noteIndex" : 0 }, "schema" : "https://github.com/citation-style-language/schema/raw/master/csl-citation.json" }</w:instrText>
      </w:r>
      <w:r w:rsidR="005748EA" w:rsidRPr="002915B7">
        <w:fldChar w:fldCharType="separate"/>
      </w:r>
      <w:r w:rsidR="005748EA" w:rsidRPr="002915B7">
        <w:rPr>
          <w:noProof/>
        </w:rPr>
        <w:t>(Chan et al. 2011; Schröter et al. 2014b)</w:t>
      </w:r>
      <w:r w:rsidR="005748EA" w:rsidRPr="002915B7">
        <w:fldChar w:fldCharType="end"/>
      </w:r>
      <w:r w:rsidR="005748EA" w:rsidRPr="002915B7">
        <w:t xml:space="preserve">, sometime as a separate group of features </w:t>
      </w:r>
      <w:r w:rsidR="005748EA" w:rsidRPr="002915B7">
        <w:fldChar w:fldCharType="begin" w:fldLock="1"/>
      </w:r>
      <w:r w:rsidR="005748EA" w:rsidRPr="002915B7">
        <w:instrText>ADDIN CSL_CITATION { "citationItems" : [ { "id" : "ITEM-1", "itemData" : { "DOI" : "10.1016/j.biocon.2016.11.037", "ISSN" : "0006-3207", "author" : [ { "dropping-particle" : "", "family" : "Minin", "given" : "Enrico", "non-dropping-particle" : "Di", "parse-names" : false, "suffix" : "" }, { "dropping-particle" : "", "family" : "Soutullo", "given" : "Alvaro", "non-dropping-particle" : "", "parse-names" : false, "suffix" : "" }, { "dropping-particle" : "", "family" : "Bartesaghi", "given" : "Lucia", "non-dropping-particle" : "", "parse-names" : false, "suffix" : "" }, { "dropping-particle" : "", "family" : "Rios", "given" : "Mariana", "non-dropping-particle" : "", "parse-names" : false, "suffix" : "" }, { "dropping-particle" : "", "family" : "Nube", "given" : "Maria", "non-dropping-particle" : "", "parse-names" : false, "suffix" : "" }, { "dropping-particle" : "", "family" : "Moilanen", "given" : "Atte", "non-dropping-particle" : "", "parse-names" : false, "suffix" : "" } ], "container-title" : "Biological Conservation", "id" : "ITEM-1", "issued" : { "date-parts" : [ [ "2017" ] ] }, "note" : "NULL", "page" : "56-64", "title" : "Integrating biodiversity , ecosystem services and socio-economic data to identify priority areas and landowners for conservation actions at the national scale", "type" : "article-journal", "volume" : "206" }, "uris" : [ "http://www.mendeley.com/documents/?uuid=b364aec6-eee3-49d3-8535-7b91d6288d33" ] }, { "id" : "ITEM-2", "itemData" : { "DOI" : "10.1190/1.9781560802129.ch1", "ISBN" : "9781843763826", "author" : [ { "dropping-particle" : "", "family" : "Dur\u00e1n", "given" : "Am\u00e9rica P", "non-dropping-particle" : "", "parse-names" : false, "suffix" : "" }, { "dropping-particle" : "", "family" : "Duffy", "given" : "James P", "non-dropping-particle" : "", "parse-names" : false, "suffix" : "" }, { "dropping-particle" : "", "family" : "Gaston", "given" : "Kevin J", "non-dropping-particle" : "", "parse-names" : false, "suffix" : "" } ], "container-title" : "Proceedings of the Royal Society B: Biological Sciences", "id" : "ITEM-2", "issued" : { "date-parts" : [ [ "2014" ] ] }, "page" : "1-9", "title" : "Exclusion of agricultural lands in spatial conservation prioritization strategies: consequences for biodiversity and ecosystem service representation", "type" : "article-journal", "volume" : "281" }, "uris" : [ "http://www.mendeley.com/documents/?uuid=8b2b0492-384f-41d4-9862-68b67a640e8c" ] } ], "mendeley" : { "formattedCitation" : "(Dur\u00e1n et al. 2014; Di Minin et al. 2017)", "plainTextFormattedCitation" : "(Dur\u00e1n et al. 2014; Di Minin et al. 2017)", "previouslyFormattedCitation" : "(Dur\u00e1n et al. 2014; Di Minin et al. 2017)" }, "properties" : { "noteIndex" : 0 }, "schema" : "https://github.com/citation-style-language/schema/raw/master/csl-citation.json" }</w:instrText>
      </w:r>
      <w:r w:rsidR="005748EA" w:rsidRPr="002915B7">
        <w:fldChar w:fldCharType="separate"/>
      </w:r>
      <w:r w:rsidR="005748EA" w:rsidRPr="002915B7">
        <w:rPr>
          <w:noProof/>
        </w:rPr>
        <w:t>(Durán et al. 2014; Di Minin et al. 2017)</w:t>
      </w:r>
      <w:r w:rsidR="005748EA" w:rsidRPr="002915B7">
        <w:fldChar w:fldCharType="end"/>
      </w:r>
      <w:r w:rsidR="002D7178">
        <w:t xml:space="preserve">. </w:t>
      </w:r>
      <w:r w:rsidR="00524F53">
        <w:t>Regardless of how ESs and biodiversity are conceptualized in the model</w:t>
      </w:r>
      <w:r w:rsidR="006C7504" w:rsidRPr="002915B7">
        <w:t>, the (spatial) planning problems generally</w:t>
      </w:r>
      <w:r w:rsidR="00440F65" w:rsidRPr="002915B7">
        <w:t xml:space="preserve"> involve multiple objectives</w:t>
      </w:r>
      <w:r w:rsidR="005B4F6A">
        <w:t>: species should be protected where they are and ES supply should be maximized where there is demand.</w:t>
      </w:r>
      <w:r w:rsidR="006C7504" w:rsidRPr="002915B7">
        <w:t xml:space="preserve"> </w:t>
      </w:r>
      <w:r w:rsidR="000E74F5">
        <w:t>MCDA</w:t>
      </w:r>
      <w:r w:rsidR="00440F65" w:rsidRPr="002915B7">
        <w:t xml:space="preserve"> is a branch of decision analysis dedicated for establishing best course of action given </w:t>
      </w:r>
      <w:r w:rsidR="00451237">
        <w:t xml:space="preserve">such </w:t>
      </w:r>
      <w:r w:rsidR="00440F65" w:rsidRPr="002915B7">
        <w:t xml:space="preserve">multiple criteria and a set of potential alternatives </w:t>
      </w:r>
      <w:r w:rsidR="00440F65" w:rsidRPr="002915B7">
        <w:fldChar w:fldCharType="begin" w:fldLock="1"/>
      </w:r>
      <w:r w:rsidR="00440F65" w:rsidRPr="002915B7">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rsidR="00440F65" w:rsidRPr="002915B7">
        <w:fldChar w:fldCharType="separate"/>
      </w:r>
      <w:r w:rsidR="00440F65" w:rsidRPr="002915B7">
        <w:rPr>
          <w:noProof/>
        </w:rPr>
        <w:t>(Keisler and Linkov 2014)</w:t>
      </w:r>
      <w:r w:rsidR="00440F65" w:rsidRPr="002915B7">
        <w:fldChar w:fldCharType="end"/>
      </w:r>
      <w:r w:rsidR="00910977">
        <w:t xml:space="preserve">. It </w:t>
      </w:r>
      <w:r w:rsidR="00440F65" w:rsidRPr="002915B7">
        <w:t xml:space="preserve">covers a broad range of methods, some of which are also spatially explicit </w:t>
      </w:r>
      <w:r w:rsidR="00440F65" w:rsidRPr="002915B7">
        <w:fldChar w:fldCharType="begin" w:fldLock="1"/>
      </w:r>
      <w:r w:rsidR="00440F65" w:rsidRPr="002915B7">
        <w:instrText>ADDIN CSL_CITATION { "citationItems" : [ { "id" : "ITEM-1",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"ITEM-1",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"mendeley" : { "formattedCitation" : "(Mustajoki and Marttunen 2017)", "plainTextFormattedCitation" : "(Mustajoki and Marttunen 2017)", "previouslyFormattedCitation" : "(Mustajoki and Marttunen 2017)" }, "properties" : { "noteIndex" : 0 }, "schema" : "https://github.com/citation-style-language/schema/raw/master/csl-citation.json" }</w:instrText>
      </w:r>
      <w:r w:rsidR="00440F65" w:rsidRPr="002915B7">
        <w:fldChar w:fldCharType="separate"/>
      </w:r>
      <w:r w:rsidR="00440F65" w:rsidRPr="002915B7">
        <w:rPr>
          <w:noProof/>
        </w:rPr>
        <w:t>(Mustajoki and Marttunen 2017)</w:t>
      </w:r>
      <w:r w:rsidR="00440F65" w:rsidRPr="002915B7">
        <w:fldChar w:fldCharType="end"/>
      </w:r>
      <w:r w:rsidR="00440F65" w:rsidRPr="002915B7">
        <w:t xml:space="preserve">. MCDA has been </w:t>
      </w:r>
      <w:r w:rsidR="008F7069">
        <w:t>used extensively</w:t>
      </w:r>
      <w:r w:rsidR="00440F65" w:rsidRPr="002915B7">
        <w:t xml:space="preserve"> in </w:t>
      </w:r>
      <w:r w:rsidR="00972BAC">
        <w:t xml:space="preserve">studies addressing </w:t>
      </w:r>
      <w:r w:rsidR="00440F65" w:rsidRPr="002915B7">
        <w:t xml:space="preserve">environmental decision-making </w:t>
      </w:r>
      <w:r w:rsidR="00440F65" w:rsidRPr="002915B7">
        <w:fldChar w:fldCharType="begin" w:fldLock="1"/>
      </w:r>
      <w:r w:rsidR="00440F65" w:rsidRPr="002915B7">
        <w:instrText>ADDIN CSL_CITATION { "citationItems" : [ { "id" : "ITEM-1", "itemData" : { "DOI" : "10.1016/j.landurbplan.2016.05.003", "ISSN" : "01692046", "abstract" : "Urbanization is viewed as endangering more critical habitats of global value and is more ubiquitous than any other human activity affecting biodiversity, climate, water and nutrient cycles at multiple scales. Spatial and landscape planning can help create alternative urban patterns protecting ecosystems and thus supporting the provision of needed services they provide. While many approaches exist to make the values of nature explicit, new tools are needed to interpret the vast quantity of information in an integrated assessment to support planning. In this study, we present a new spatial decision support tool PALM (\"Potential Allocation of urban development areas for sustainable Land Management\") aimed at supporting the allocation of urban development zones. A GIS-based MCDA approach was integrated into a web-based platform that allows distributing a requested amount of urban development areas within a selected perimeter based on ecosystem services and locational factors. The short running time of different user-defined scenarios allows exploring consequences and tradeoffs between decisions in an interactive way, thus making it a useful tool to support discussions in participatory planning processes. The results of the application of PALM in a case study region in Switzerland show that integrating ecosystem services when distributing urban development areas is particularly effective in urban peripheries, where building zones are shifted towards urban centers securing the productive soils located around cities. This shift of building zones from the urban peripheries to the urban centers when considering ecosystem services is less pronounced in rural areas, as they provide fewer ecosystem services. However, the results also show that integrating ecosystem services in spatial planning needs to be embedded in the right policy context: Ecosystem services can only be traded-off for locational factors if the perimeter of the case study ranges across municipalities. Whereas this transparent and flexible platform offers a suitable tool at the beginning of a planning process, we also discuss further development needs.", "author" : [ { "dropping-particle" : "", "family" : "Gr\u00eat-Regamey", "given" : "Adrienne", "non-dropping-particle" : "", "parse-names" : false, "suffix" : "" }, { "dropping-particle" : "", "family" : "Altwegg", "given" : "J\u00fcrg", "non-dropping-particle" : "", "parse-names" : false, "suffix" : "" }, { "dropping-particle" : "", "family" : "Sir\u00e9n", "given" : "Elina A", "non-dropping-particle" : "", "parse-names" : false, "suffix" : "" }, { "dropping-particle" : "", "family" : "Strien", "given" : "Maarten J", "non-dropping-particle" : "van", "parse-names" : false, "suffix" : "" }, { "dropping-particle" : "", "family" : "Weibel", "given" : "Bettina", "non-dropping-particle" : "", "parse-names" : false, "suffix" : "" } ], "container-title" : "Landscape and Urban Planning", "id" : "ITEM-1", "issued" : { "date-parts" : [ [ "2016" ] ] }, "title" : "Integrating ecosystem services into spatial planning - A spatial decision support tool", "type" : "article-journal" }, "uris" : [ "http://www.mendeley.com/documents/?uuid=8e391e17-02c0-463f-9c5a-dc19d2829e71" ] }, { "id" : "ITEM-2", "itemData" : { "DOI" : "10.1016/j.jenvman.2007.04.026", "ISBN" : "0301-4797", "ISSN" : "03014797", "PMID" : "17888564", "abstract" : "This contribution discusses a site selection process for establishing a local park. It was supported by a value-focused approach and spatial multi-criteria evaluation techniques. A first set of spatial criteria was used to design a number of potential sites. Next, a new set of spatial and non-spatial criteria was employed, including the social functions and the financial costs, together with the degree of suitability for the park to evaluate the potential sites and to recommend the most acceptable one. The whole process was facilitated by a new software tool that supports spatial multiple criteria evaluation, or SMCE. The application of this tool, combined with a continual feedback by the public administration, has provided an effective methodology to solve complex decisional problem in land-use and urban planning. \u00a9 2007 Elsevier Ltd. All rights reserved.", "author" : [ { "dropping-particle" : "", "family" : "Zucca", "given" : "Antonella", "non-dropping-particle" : "", "parse-names" : false, "suffix" : "" }, { "dropping-particle" : "", "family" : "Sharifi", "given" : "Ali M", "non-dropping-particle" : "", "parse-names" : false, "suffix" : "" }, { "dropping-particle" : "", "family" : "Fabbri", "given" : "Andrea G", "non-dropping-particle" : "", "parse-names" : false, "suffix" : "" } ], "container-title" : "Journal of Environmental Management", "id" : "ITEM-2", "issue" : "4", "issued" : { "date-parts" : [ [ "2008" ] ] }, "page" : "752-769", "title" : "Application of spatial multi-criteria analysis to site selection for a local park: A case study in the Bergamo Province, Italy", "type" : "article-journal", "volume" : "88" }, "uris" : [ "http://www.mendeley.com/documents/?uuid=5537e8ba-ba05-4a27-bd5f-e603d453b2ea" ] }, { "id" : "ITEM-3", "itemData" : { "DOI" : "10.1016/j.ecolind.2011.12.010", "ISBN" : "1470-160X", "ISSN" : "1470160X", "abstract" : "The article presents a multicriteria assessment framework for the qualitative estimation of regional potentials to provide ecosystem services as a prerequisite to support regional development planning. We applied this approach to a model region in Saxony, Eastern Germany. For the estimation of the potentials of the model region to provide ecosystem services, we used a modified approach compared to the Millenium Ecosystem Assessment (2005). We then employed a benefit transfer and a purely expert driven approach to assess contribution of the land cover classes in our model region to the provision of ecosystem services. In a subsequent step, the services in our set were combined to ecosystem services groups that were designed together with regional actors, while considering their ideas, concerns and experiences in regional decision making. The latter was analyzed in a weighting experiment, in which different weighting approaches were tested. Based upon this, we analyzed the performance of the model region to provide ecosystem services and generated ecosystem services distribution maps. We could show that the different data gathering methods \"benefit transfer\" and \"expert-based assessment\" have a considerable impact on the evaluation outcomes. The results of our study show that the combination of selected services and land cover data can contribute to regional planning by communicating the effect of land cover change on ecosystem services groups, especially when applied as an evaluation basis in the tool Pimp Your Landscape (PYL). The approach supports also the assessment of the performance of a region to provide ecosystem services and the comparison of regions towards this aspect. Finally, we discuss the limitations of our approach that are related to coarse land cover data, lacking knowledge on the provision of ecosystem services at a landscape scale, and the difficulty to make relevant the ecosystem services concept in regional planning processes. \u00a9 2011 Elsevier Ltd. All rights reserved.", "author" : [ { "dropping-particle" : "", "family" : "Koschke", "given" : "Lars", "non-dropping-particle" : "", "parse-names" : false, "suffix" : "" }, { "dropping-particle" : "", "family" : "F\u00fcrst", "given" : "Christine", "non-dropping-particle" : "", "parse-names" : false, "suffix" : "" }, { "dropping-particle" : "", "family" : "Frank", "given" : "Susanne", "non-dropping-particle" : "", "parse-names" : false, "suffix" : "" }, { "dropping-particle" : "", "family" : "Makeschin", "given" : "Franz", "non-dropping-particle" : "", "parse-names" : false, "suffix" : "" } ], "container-title" : "Ecological Indicators", "id" : "ITEM-3", "issued" : { "date-parts" : [ [ "2012" ] ] }, "page" : "54-66", "title" : "A multi-criteria approach for an integrated land-cover-based assessment of ecosystem services provision to support landscape planning", "type" : "article-journal", "volume" : "21" }, "uris" : [ "http://www.mendeley.com/documents/?uuid=d2a6e752-d858-43ee-a3a1-d4d2c724ad1d" ] }, { "id" : "ITEM-4",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w:instrText>
      </w:r>
      <w:r w:rsidR="00440F65" w:rsidRPr="00B64201">
        <w:rPr>
          <w:lang w:val="nl-NL"/>
          <w:rPrChange w:id="42" w:author="Joona Lehtomäki" w:date="2017-05-28T13:50:00Z">
            <w:rPr/>
          </w:rPrChange>
        </w:rPr>
        <w:instrText xml:space="preserve"> "given" : "Dagmar", "non-dropping-particle" : "", "parse-names" : false, "suf</w:instrText>
      </w:r>
      <w:r w:rsidR="00440F65" w:rsidRPr="0075276C">
        <w:rPr>
          <w:lang w:val="nl-NL"/>
        </w:rPr>
        <w:instrText>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"ITEM-4",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"(Zucca et al. 2008; Koschke et al. 2012; Gr\u00eat-Regamey et al. 2016; Langemeyer et al. 2016)", "plainTextFormattedCitation" : "(Zucca et al. 2008; Koschke et al. 2012; Gr\u00eat-Regamey et al. 2016; Langemeyer et al. 2016)", "previouslyFormattedCitation" : "(Zucca et al. 2008; Koschke et al. 2012; Gr\u00eat-Regamey et al. 2016; Langemeyer et al. 2016)" }, "properties" : { "noteIndex" : 0 }, "schema" : "https://github.com/citation-style-language/schema/raw/master/csl-citation.json" }</w:instrText>
      </w:r>
      <w:r w:rsidR="00440F65" w:rsidRPr="002915B7">
        <w:fldChar w:fldCharType="separate"/>
      </w:r>
      <w:r w:rsidR="00440F65" w:rsidRPr="0075276C">
        <w:rPr>
          <w:noProof/>
          <w:lang w:val="nl-NL"/>
        </w:rPr>
        <w:t>(Zucca et al. 2008; Koschke et al. 2012; Grêt-Regamey et al. 2016; Langemeyer et al. 2016)</w:t>
      </w:r>
      <w:r w:rsidR="00440F65" w:rsidRPr="002915B7">
        <w:fldChar w:fldCharType="end"/>
      </w:r>
      <w:r w:rsidR="0075276C" w:rsidRPr="0075276C">
        <w:rPr>
          <w:lang w:val="nl-NL"/>
        </w:rPr>
        <w:t xml:space="preserve">. </w:t>
      </w:r>
      <w:r w:rsidR="0075276C" w:rsidRPr="0075276C">
        <w:t>F</w:t>
      </w:r>
      <w:r w:rsidR="0075276C">
        <w:t>urther, it</w:t>
      </w:r>
      <w:r w:rsidR="00440F65" w:rsidRPr="002915B7">
        <w:t xml:space="preserve"> may be particularly well-suited for the valuation of ESs because the methods can be used to analyze the performance of different alternatives (i.e. actions) in terms of evaluation criteria which</w:t>
      </w:r>
      <w:r w:rsidR="0031443A">
        <w:t xml:space="preserve"> in turn</w:t>
      </w:r>
      <w:r w:rsidR="00440F65" w:rsidRPr="002915B7">
        <w:t xml:space="preserve"> can include the subjective preferences of decision-makers </w:t>
      </w:r>
      <w:r w:rsidR="00440F65"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"mendeley" : { "formattedCitation" : "(Saarikoski et al. 2016)", "plainTextFormattedCitation" : "(Saarikoski et al. 2016)", "previouslyFormattedCitation" : "(Saarikoski et al. 2016)" }, "properties" : { "noteIndex" : 0 }, "schema" : "https://github.com/citation-style-language/schema/raw/master/csl-citation.json" }</w:instrText>
      </w:r>
      <w:r w:rsidR="00440F65" w:rsidRPr="002915B7">
        <w:fldChar w:fldCharType="separate"/>
      </w:r>
      <w:r w:rsidR="005F0209" w:rsidRPr="002915B7">
        <w:rPr>
          <w:noProof/>
        </w:rPr>
        <w:t>(Saarikoski et al. 2016)</w:t>
      </w:r>
      <w:r w:rsidR="00440F65" w:rsidRPr="002915B7">
        <w:fldChar w:fldCharType="end"/>
      </w:r>
      <w:r w:rsidR="00440F65" w:rsidRPr="002915B7">
        <w:t>.</w:t>
      </w:r>
      <w:r w:rsidR="00043B1C" w:rsidRPr="002915B7">
        <w:t xml:space="preserve"> </w:t>
      </w:r>
    </w:p>
    <w:p w14:paraId="1D3F9439" w14:textId="77777777" w:rsidR="00BB6C5C" w:rsidRPr="002915B7" w:rsidRDefault="00BB6C5C" w:rsidP="003F6AB2">
      <w:pPr>
        <w:spacing w:line="480" w:lineRule="auto"/>
      </w:pPr>
    </w:p>
    <w:p w14:paraId="2B261F55" w14:textId="77777777" w:rsidR="00743880" w:rsidRDefault="00743880" w:rsidP="003F6AB2">
      <w:pPr>
        <w:spacing w:line="480" w:lineRule="auto"/>
      </w:pPr>
      <w:commentRangeStart w:id="43"/>
      <w:r w:rsidRPr="002915B7">
        <w:t>SCP</w:t>
      </w:r>
      <w:commentRangeEnd w:id="43"/>
      <w:r w:rsidR="00AA4D60">
        <w:rPr>
          <w:rStyle w:val="CommentReference"/>
        </w:rPr>
        <w:commentReference w:id="43"/>
      </w:r>
      <w:r w:rsidRPr="002915B7">
        <w:t xml:space="preserve"> </w:t>
      </w:r>
      <w:r w:rsidR="004A4029">
        <w:t>can be seen as</w:t>
      </w:r>
      <w:r w:rsidRPr="002915B7">
        <w:t xml:space="preserve"> the technical, biogeographic-economic assessment of which areas are important for biodiversity and when and how actions should be implemented to achieve conservation goals </w:t>
      </w:r>
      <w:r w:rsidRPr="002915B7">
        <w:fldChar w:fldCharType="begin" w:fldLock="1"/>
      </w:r>
      <w:r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"ITEM-2", "issue" : "2", "issued" : { "date-parts" : [ [ "2012", "12", "22" ] ] }, "page" : "443-464", "title" : "Core concepts of spatial prioritisation in systematic conservation planning", "type" : "article-journal", "volume" : "88" }, "uris" : [ "http://www.mendeley.com/documents/?uuid=9ae8dc3b-2f87-42af-b142-feec54819b7a" ] }, { "id" : "ITEM-3",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"ITEM-3", "issue" : "9", "issued" : { "date-parts" : [ [ "2007" ] ] }, "page" : "12", "title" : "Conserving biodiversity efficiently: what to do, where, and when", "type" : "article-journal", "volume" : "5" }, "uris" : [ "http://www.mendeley.com/documents/?uuid=f982a233-2d0f-4d73-9f9e-c11280bcd062" ] } ], "mendeley" : { "formattedCitation" : "(Wilson et al. 2007; Ferrier and Wintle 2009; Kukkala and Moilanen 2012)", "plainTextFormattedCitation" : "(Wilson et al. 2007; Ferrier and Wintle 2009; Kukkala and Moilanen 2012)", "previouslyFormattedCitation" : "(Wilson et al. 2007; Ferrier and Wintle 2009; Kukkala and Moilanen 2012)" }, "properties" : { "noteIndex" : 0 }, "schema" : "https://github.com/citation-style-language/schema/raw/master/csl-citation.json" }</w:instrText>
      </w:r>
      <w:r w:rsidRPr="002915B7">
        <w:fldChar w:fldCharType="separate"/>
      </w:r>
      <w:r w:rsidRPr="002915B7">
        <w:rPr>
          <w:noProof/>
        </w:rPr>
        <w:t>(Wilson et al. 2007; Ferrier and Wintle 2009; Kukkala and Moilanen 2012)</w:t>
      </w:r>
      <w:r w:rsidRPr="002915B7">
        <w:fldChar w:fldCharType="end"/>
      </w:r>
      <w:r w:rsidRPr="002915B7">
        <w:fldChar w:fldCharType="begin"/>
      </w:r>
      <w:r w:rsidRPr="002915B7">
        <w:fldChar w:fldCharType="separate"/>
      </w:r>
      <w:r w:rsidRPr="002915B7">
        <w:rPr>
          <w:noProof/>
        </w:rPr>
        <w:t>(Ferrier and Wintle, 2009; Kukkala and Moilanen, 2012; Wilson et al., 2007)</w:t>
      </w:r>
      <w:r w:rsidRPr="002915B7">
        <w:fldChar w:fldCharType="end"/>
      </w:r>
      <w:r w:rsidRPr="002915B7">
        <w:t xml:space="preserve">. In addition to ecological effectiveness, socio-economic efficiency is a key aspect of SCP: how should limited resources be invested to maximize expected outcomes </w:t>
      </w:r>
      <w:r w:rsidRPr="002915B7">
        <w:fldChar w:fldCharType="begin" w:fldLock="1"/>
      </w:r>
      <w:r w:rsidRPr="002915B7">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Pr="002915B7">
        <w:fldChar w:fldCharType="separate"/>
      </w:r>
      <w:r w:rsidRPr="002915B7">
        <w:rPr>
          <w:noProof/>
        </w:rPr>
        <w:t>(Evans et al. 2015)</w:t>
      </w:r>
      <w:r w:rsidRPr="002915B7">
        <w:fldChar w:fldCharType="end"/>
      </w:r>
      <w:r w:rsidRPr="002915B7">
        <w:fldChar w:fldCharType="begin"/>
      </w:r>
      <w:r w:rsidRPr="002915B7">
        <w:fldChar w:fldCharType="separate"/>
      </w:r>
      <w:r w:rsidRPr="002915B7">
        <w:rPr>
          <w:noProof/>
        </w:rPr>
        <w:t>(Evans et al., 2015)</w:t>
      </w:r>
      <w:r w:rsidRPr="002915B7">
        <w:fldChar w:fldCharType="end"/>
      </w:r>
      <w:r w:rsidRPr="002915B7">
        <w:t xml:space="preserve">. </w:t>
      </w:r>
      <w:r w:rsidR="00E67CFB" w:rsidRPr="002915B7">
        <w:t xml:space="preserve">Using simple value aggregation may be </w:t>
      </w:r>
      <w:r w:rsidR="00E67CFB">
        <w:t>appropriate</w:t>
      </w:r>
      <w:r w:rsidR="00E67CFB" w:rsidRPr="002915B7">
        <w:t xml:space="preserve"> for </w:t>
      </w:r>
      <w:r w:rsidR="00E67CFB">
        <w:t>particular</w:t>
      </w:r>
      <w:r w:rsidR="00E67CFB" w:rsidRPr="002915B7">
        <w:t xml:space="preserve"> ecosystem services, but </w:t>
      </w:r>
      <w:r w:rsidR="00E67CFB">
        <w:t>less so</w:t>
      </w:r>
      <w:r w:rsidR="00E67CFB" w:rsidRPr="002915B7">
        <w:t xml:space="preserve"> </w:t>
      </w:r>
      <w:r w:rsidR="00E67CFB">
        <w:t xml:space="preserve">for biodiversity </w:t>
      </w:r>
      <w:r w:rsidR="00E67CFB" w:rsidRPr="002915B7">
        <w:fldChar w:fldCharType="begin" w:fldLock="1"/>
      </w:r>
      <w:r w:rsidR="00E67CFB"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"mendeley" : { "formattedCitation" : "(Wilson et al. 2009)", "plainTextFormattedCitation" : "(Wilson et al. 2009)", "previouslyFormattedCitation" : "(Wilson et al. 2009)" }, "properties" : { "noteIndex" : 0 }, "schema" : "https://github.com/citation-style-language/schema/raw/master/csl-citation.json" }</w:instrText>
      </w:r>
      <w:r w:rsidR="00E67CFB" w:rsidRPr="002915B7">
        <w:fldChar w:fldCharType="separate"/>
      </w:r>
      <w:r w:rsidR="00E67CFB" w:rsidRPr="002915B7">
        <w:rPr>
          <w:noProof/>
        </w:rPr>
        <w:t>(Wilson et al. 2009)</w:t>
      </w:r>
      <w:r w:rsidR="00E67CFB" w:rsidRPr="002915B7">
        <w:fldChar w:fldCharType="end"/>
      </w:r>
      <w:r w:rsidR="00E67CFB" w:rsidRPr="002915B7">
        <w:t xml:space="preserve">. </w:t>
      </w:r>
      <w:r w:rsidRPr="002915B7">
        <w:t xml:space="preserve">While SCP </w:t>
      </w:r>
      <w:r w:rsidR="005B240F">
        <w:t>was born out of need for</w:t>
      </w:r>
      <w:r w:rsidRPr="002915B7">
        <w:t xml:space="preserve"> designing effective </w:t>
      </w:r>
      <w:r w:rsidRPr="002915B7">
        <w:lastRenderedPageBreak/>
        <w:t>protected area networks</w:t>
      </w:r>
      <w:ins w:id="44" w:author="Verburg, P.H." w:date="2017-05-19T13:27:00Z">
        <w:r w:rsidR="00AA4D60">
          <w:t xml:space="preserve"> for biodiversity</w:t>
        </w:r>
      </w:ins>
      <w:r w:rsidRPr="002915B7">
        <w:t xml:space="preserve">, the underlying principles and methods </w:t>
      </w:r>
      <w:r w:rsidR="005B240F">
        <w:t xml:space="preserve">have been applied to many different </w:t>
      </w:r>
      <w:r w:rsidRPr="002915B7">
        <w:t xml:space="preserve">decision-making </w:t>
      </w:r>
      <w:r w:rsidR="005B240F">
        <w:t>problems</w:t>
      </w:r>
      <w:r w:rsidRPr="002915B7">
        <w:t>,</w:t>
      </w:r>
      <w:r w:rsidR="005B240F">
        <w:t xml:space="preserve"> such as</w:t>
      </w:r>
      <w:r w:rsidRPr="002915B7">
        <w:t xml:space="preserve"> natural resource extraction </w:t>
      </w:r>
      <w:r w:rsidRPr="002915B7">
        <w:fldChar w:fldCharType="begin" w:fldLock="1"/>
      </w:r>
      <w:r w:rsidRPr="002915B7">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rsidRPr="002915B7">
        <w:fldChar w:fldCharType="separate"/>
      </w:r>
      <w:r w:rsidRPr="002915B7">
        <w:rPr>
          <w:noProof/>
        </w:rPr>
        <w:t>(Kareksela et al. 2013)</w:t>
      </w:r>
      <w:r w:rsidRPr="002915B7">
        <w:fldChar w:fldCharType="end"/>
      </w:r>
      <w:r w:rsidRPr="002915B7">
        <w:fldChar w:fldCharType="begin"/>
      </w:r>
      <w:r w:rsidRPr="002915B7">
        <w:fldChar w:fldCharType="separate"/>
      </w:r>
      <w:r w:rsidRPr="002915B7">
        <w:rPr>
          <w:noProof/>
        </w:rPr>
        <w:t>(Kareksela et al., 2013)</w:t>
      </w:r>
      <w:r w:rsidRPr="002915B7">
        <w:fldChar w:fldCharType="end"/>
      </w:r>
      <w:r w:rsidRPr="002915B7">
        <w:t xml:space="preserve">, habitat restoration </w:t>
      </w:r>
      <w:r w:rsidRPr="002915B7">
        <w:fldChar w:fldCharType="begin" w:fldLock="1"/>
      </w:r>
      <w:r w:rsidRPr="002915B7">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rsidRPr="002915B7">
        <w:fldChar w:fldCharType="separate"/>
      </w:r>
      <w:r w:rsidRPr="002915B7">
        <w:rPr>
          <w:noProof/>
        </w:rPr>
        <w:t>(Thomson et al. 2009)</w:t>
      </w:r>
      <w:r w:rsidRPr="002915B7">
        <w:fldChar w:fldCharType="end"/>
      </w:r>
      <w:r w:rsidRPr="002915B7">
        <w:fldChar w:fldCharType="begin"/>
      </w:r>
      <w:r w:rsidRPr="002915B7">
        <w:fldChar w:fldCharType="separate"/>
      </w:r>
      <w:r w:rsidRPr="002915B7">
        <w:rPr>
          <w:noProof/>
        </w:rPr>
        <w:t>(Thomson et al., 2009)</w:t>
      </w:r>
      <w:r w:rsidRPr="002915B7">
        <w:fldChar w:fldCharType="end"/>
      </w:r>
      <w:r w:rsidRPr="002915B7">
        <w:t xml:space="preserve"> and food production </w:t>
      </w:r>
      <w:r w:rsidRPr="002915B7">
        <w:fldChar w:fldCharType="begin" w:fldLock="1"/>
      </w:r>
      <w:r w:rsidRPr="002915B7">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Pr="002915B7">
        <w:fldChar w:fldCharType="separate"/>
      </w:r>
      <w:r w:rsidRPr="002915B7">
        <w:rPr>
          <w:noProof/>
        </w:rPr>
        <w:t>(Dobrovolski et al. 2014)</w:t>
      </w:r>
      <w:r w:rsidRPr="002915B7">
        <w:fldChar w:fldCharType="end"/>
      </w:r>
      <w:r w:rsidRPr="002915B7">
        <w:fldChar w:fldCharType="begin"/>
      </w:r>
      <w:r w:rsidRPr="002915B7">
        <w:fldChar w:fldCharType="separate"/>
      </w:r>
      <w:r w:rsidRPr="002915B7">
        <w:rPr>
          <w:noProof/>
        </w:rPr>
        <w:t>(Dobrovolski et al., 2014)</w:t>
      </w:r>
      <w:r w:rsidRPr="002915B7">
        <w:fldChar w:fldCharType="end"/>
      </w:r>
      <w:r w:rsidR="005231C8">
        <w:t>.</w:t>
      </w:r>
      <w:ins w:id="45" w:author="Verburg, P.H." w:date="2017-05-19T13:28:00Z">
        <w:r w:rsidR="00AA4D60">
          <w:t xml:space="preserve"> Especially, there are now a wide range of applications in the realm of ecosystem services (refs).</w:t>
        </w:r>
      </w:ins>
    </w:p>
    <w:p w14:paraId="708CC470" w14:textId="77777777" w:rsidR="00743880" w:rsidRDefault="00743880" w:rsidP="003F6AB2">
      <w:pPr>
        <w:spacing w:line="480" w:lineRule="auto"/>
      </w:pPr>
    </w:p>
    <w:p w14:paraId="6358DE3E" w14:textId="77777777" w:rsidR="008D7CCF" w:rsidRDefault="00FF198F" w:rsidP="003F6AB2">
      <w:pPr>
        <w:spacing w:line="480" w:lineRule="auto"/>
      </w:pPr>
      <w:r>
        <w:t>Most</w:t>
      </w:r>
      <w:r w:rsidRPr="002915B7">
        <w:t xml:space="preserve"> </w:t>
      </w:r>
      <w:r>
        <w:t xml:space="preserve">MCDA </w:t>
      </w:r>
      <w:r w:rsidRPr="002915B7">
        <w:t xml:space="preserve">methods use </w:t>
      </w:r>
      <w:r>
        <w:t xml:space="preserve">relatively </w:t>
      </w:r>
      <w:r w:rsidRPr="002915B7">
        <w:t xml:space="preserve">simple linear additive scoring models to combine the distinct features, </w:t>
      </w:r>
      <w:r>
        <w:t xml:space="preserve">even if </w:t>
      </w:r>
      <w:r w:rsidRPr="002915B7">
        <w:t xml:space="preserve">mathematically more complex models of value aggregation </w:t>
      </w:r>
      <w:r>
        <w:t xml:space="preserve">are available </w:t>
      </w:r>
      <w:r>
        <w:fldChar w:fldCharType="begin" w:fldLock="1"/>
      </w:r>
      <w:r>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 "properties" : { "noteIndex" : 0 }, "schema" : "https://github.com/citation-style-language/schema/raw/master/csl-citation.json" }</w:instrText>
      </w:r>
      <w:r>
        <w:fldChar w:fldCharType="separate"/>
      </w:r>
      <w:r w:rsidRPr="00825C36">
        <w:rPr>
          <w:noProof/>
        </w:rPr>
        <w:t>(Keisler and Linkov 2014)</w:t>
      </w:r>
      <w:r>
        <w:fldChar w:fldCharType="end"/>
      </w:r>
      <w:r w:rsidRPr="002915B7">
        <w:t>.</w:t>
      </w:r>
      <w:r w:rsidR="00133504">
        <w:t xml:space="preserve"> T</w:t>
      </w:r>
      <w:r w:rsidR="00133504" w:rsidRPr="002915B7">
        <w:t>he simplest way of calculating the aggregate value of, and ultimately the priority, of a given location is simply to give that location score base</w:t>
      </w:r>
      <w:r w:rsidR="00967C86">
        <w:t>d on features that occur there.</w:t>
      </w:r>
      <w:r w:rsidR="008D7CCF">
        <w:t xml:space="preserve"> </w:t>
      </w:r>
      <w:r w:rsidR="008D7CCF" w:rsidRPr="002915B7">
        <w:t xml:space="preserve">This scoring can be done in </w:t>
      </w:r>
      <w:r w:rsidR="008D7CCF">
        <w:t>additively</w:t>
      </w:r>
      <w:r w:rsidR="008D7CCF" w:rsidRPr="002915B7">
        <w:t xml:space="preserve"> by e.g. summing up the number of features (richness score) </w:t>
      </w:r>
      <w:r w:rsidR="008D7CCF" w:rsidRPr="002915B7">
        <w:fldChar w:fldCharType="begin" w:fldLock="1"/>
      </w:r>
      <w:r w:rsidR="008D7CCF"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Ferrier and Wintle 2009)", "plainTextFormattedCitation" : "(Williams et al. 1996; Ferrier and Wintle 2009)", "previouslyFormattedCitation" : "(Williams et al. 1996; Ferrier and Wintle 2009)" }, "properties" : { "noteIndex" : 0 }, "schema" : "https://github.com/citation-style-language/schema/raw/master/csl-citation.json" }</w:instrText>
      </w:r>
      <w:r w:rsidR="008D7CCF" w:rsidRPr="002915B7">
        <w:fldChar w:fldCharType="separate"/>
      </w:r>
      <w:r w:rsidR="008D7CCF" w:rsidRPr="002915B7">
        <w:rPr>
          <w:noProof/>
        </w:rPr>
        <w:t>(Williams et al. 1996; Ferrier and Wintle 2009)</w:t>
      </w:r>
      <w:r w:rsidR="008D7CCF" w:rsidRPr="002915B7">
        <w:fldChar w:fldCharType="end"/>
      </w:r>
      <w:r w:rsidR="008D7CCF" w:rsidRPr="002915B7">
        <w:fldChar w:fldCharType="begin"/>
      </w:r>
      <w:r w:rsidR="008D7CCF" w:rsidRPr="002915B7">
        <w:fldChar w:fldCharType="separate"/>
      </w:r>
      <w:r w:rsidR="008D7CCF" w:rsidRPr="002915B7">
        <w:rPr>
          <w:noProof/>
        </w:rPr>
        <w:t>(Ferrier and Wintle, 2009; Williams et al., 1996)</w:t>
      </w:r>
      <w:r w:rsidR="008D7CCF" w:rsidRPr="002915B7">
        <w:fldChar w:fldCharType="end"/>
      </w:r>
      <w:r w:rsidR="008D7CCF" w:rsidRPr="002915B7">
        <w:t xml:space="preserve">. </w:t>
      </w:r>
      <w:r w:rsidR="000C05AC">
        <w:t xml:space="preserve">In contrast, </w:t>
      </w:r>
      <w:r w:rsidR="006E6BE7">
        <w:t xml:space="preserve">most modern </w:t>
      </w:r>
      <w:r w:rsidR="000C05AC">
        <w:t>m</w:t>
      </w:r>
      <w:r w:rsidRPr="002915B7">
        <w:t xml:space="preserve">ethods </w:t>
      </w:r>
      <w:r>
        <w:t>for SCP are built with the special characteristics of biodiversity in mind</w:t>
      </w:r>
      <w:r w:rsidRPr="002915B7">
        <w:t xml:space="preserve">. </w:t>
      </w:r>
      <w:r>
        <w:t>More specifically, they</w:t>
      </w:r>
      <w:r w:rsidRPr="002915B7">
        <w:t xml:space="preserve"> combine two aspects of biodiversity occurrence: rarity and richness.</w:t>
      </w:r>
      <w:r>
        <w:t xml:space="preserve"> With this combination</w:t>
      </w:r>
      <w:r w:rsidRPr="002915B7">
        <w:t xml:space="preserve">, we </w:t>
      </w:r>
      <w:r>
        <w:t>express preference for</w:t>
      </w:r>
      <w:r w:rsidRPr="002915B7">
        <w:t xml:space="preserve"> having more features over having fewer features, and having rarer features over having </w:t>
      </w:r>
      <w:r>
        <w:t xml:space="preserve">more </w:t>
      </w:r>
      <w:r w:rsidRPr="002915B7">
        <w:t xml:space="preserve">common features </w:t>
      </w:r>
      <w:r w:rsidRPr="002915B7">
        <w:fldChar w:fldCharType="begin" w:fldLock="1"/>
      </w:r>
      <w:r w:rsidRPr="002915B7">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Pr="002915B7">
        <w:fldChar w:fldCharType="separate"/>
      </w:r>
      <w:r w:rsidRPr="002915B7">
        <w:rPr>
          <w:noProof/>
        </w:rPr>
        <w:t>(Arponen et al. 2005)</w:t>
      </w:r>
      <w:r w:rsidRPr="002915B7">
        <w:fldChar w:fldCharType="end"/>
      </w:r>
      <w:r w:rsidRPr="002915B7">
        <w:t xml:space="preserve">. 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t>
      </w:r>
      <w:r w:rsidRPr="002915B7">
        <w:fldChar w:fldCharType="begin" w:fldLock="1"/>
      </w:r>
      <w:r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Pr="002915B7">
        <w:fldChar w:fldCharType="separate"/>
      </w:r>
      <w:r w:rsidRPr="002915B7">
        <w:rPr>
          <w:noProof/>
        </w:rPr>
        <w:t>(Wilson et al. 2009; Cimon-Morin et al. 2016)</w:t>
      </w:r>
      <w:r w:rsidRPr="002915B7">
        <w:fldChar w:fldCharType="end"/>
      </w:r>
      <w:r>
        <w:t>.</w:t>
      </w:r>
      <w:r w:rsidR="008D7CCF">
        <w:t xml:space="preserve"> </w:t>
      </w:r>
    </w:p>
    <w:p w14:paraId="6352DD8B" w14:textId="77777777" w:rsidR="008D7CCF" w:rsidRDefault="008D7CCF" w:rsidP="003F6AB2">
      <w:pPr>
        <w:spacing w:line="480" w:lineRule="auto"/>
      </w:pPr>
    </w:p>
    <w:p w14:paraId="7D0A0259" w14:textId="77777777" w:rsidR="00AA2CE6" w:rsidRPr="002915B7" w:rsidRDefault="00237059" w:rsidP="003F6AB2">
      <w:pPr>
        <w:spacing w:line="480" w:lineRule="auto"/>
      </w:pPr>
      <w:commentRangeStart w:id="46"/>
      <w:r>
        <w:t xml:space="preserve">Simple scoring as value-aggregation method thus is common in MCDA and sometimes also in SCP. </w:t>
      </w:r>
      <w:r w:rsidR="003E6875" w:rsidRPr="002915B7">
        <w:t xml:space="preserve">However, just counting the occurrence of features does not account how relatively common or rare any give feature is. </w:t>
      </w:r>
      <w:r w:rsidR="007B55BA" w:rsidRPr="002915B7">
        <w:t xml:space="preserve">A </w:t>
      </w:r>
      <w:r w:rsidR="00C62B39" w:rsidRPr="002915B7">
        <w:t>richness score</w:t>
      </w:r>
      <w:r w:rsidR="007B55BA" w:rsidRPr="002915B7">
        <w:t xml:space="preserve"> adjusted by </w:t>
      </w:r>
      <w:r w:rsidR="00C62B39" w:rsidRPr="002915B7">
        <w:t>the rarity of each feature</w:t>
      </w:r>
      <w:r w:rsidR="007B55BA" w:rsidRPr="002915B7">
        <w:t xml:space="preserve"> is called</w:t>
      </w:r>
      <w:r w:rsidR="00C62B39" w:rsidRPr="002915B7">
        <w:t xml:space="preserve"> rarity-weighted richness (RWR) score </w:t>
      </w:r>
      <w:r w:rsidR="00706622" w:rsidRPr="002915B7">
        <w:fldChar w:fldCharType="begin" w:fldLock="1"/>
      </w:r>
      <w:r w:rsidR="00706622"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Albuquerque and Beier 2015)", "plainTextFormattedCitation" : "(Williams et al. 1996; Albuquerque and Beier 2015)", "previouslyFormattedCitation" : "(Williams et al. 1996; Albuquerque and Beier 2015)" }, "properties" : { "noteIndex" : 0 }, "schema" : "https://github.com/citation-style-language/schema/raw/master/csl-citation.json" }</w:instrText>
      </w:r>
      <w:r w:rsidR="00706622" w:rsidRPr="002915B7">
        <w:fldChar w:fldCharType="separate"/>
      </w:r>
      <w:r w:rsidR="00706622" w:rsidRPr="002915B7">
        <w:rPr>
          <w:noProof/>
        </w:rPr>
        <w:t>(Williams et al. 1996; 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 Williams et al., 1996)</w:t>
      </w:r>
      <w:r w:rsidR="001A6958" w:rsidRPr="002915B7">
        <w:fldChar w:fldCharType="end"/>
      </w:r>
      <w:r w:rsidR="00C62B39" w:rsidRPr="002915B7">
        <w:t xml:space="preserve">. This method has the advantage of being very simple and intuitive. In addition, for simple prioritization problems RWR performs reasonably well when compared against more complex methods </w:t>
      </w:r>
      <w:r w:rsidR="00706622" w:rsidRPr="002915B7">
        <w:fldChar w:fldCharType="begin" w:fldLock="1"/>
      </w:r>
      <w:r w:rsidR="00686430"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"mendeley" : { "formattedCitation" : "(Albuquerque and Beier 2015)", "plainTextFormattedCitation" : "(Albuquerque and Beier 2015)", "previouslyFormattedCitation" : "(Albuquerque and Beier 2015)" }, "properties" : { "noteIndex" : 0 }, "schema" : "https://github.com/citation-style-language/schema/raw/master/csl-citation.json" }</w:instrText>
      </w:r>
      <w:r w:rsidR="00706622" w:rsidRPr="002915B7">
        <w:fldChar w:fldCharType="separate"/>
      </w:r>
      <w:r w:rsidR="00706622" w:rsidRPr="002915B7">
        <w:rPr>
          <w:noProof/>
        </w:rPr>
        <w:t>(Albuquerque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w:t>
      </w:r>
      <w:r w:rsidR="001A6958" w:rsidRPr="002915B7">
        <w:fldChar w:fldCharType="end"/>
      </w:r>
      <w:r w:rsidR="00C62B39" w:rsidRPr="002915B7">
        <w:t xml:space="preserve">. </w:t>
      </w:r>
      <w:r w:rsidR="00827559" w:rsidRPr="002915B7">
        <w:t xml:space="preserve">However, this measure does not account for complementarity </w:t>
      </w:r>
      <w:r w:rsidR="00827559" w:rsidRPr="002915B7">
        <w:lastRenderedPageBreak/>
        <w:t xml:space="preserve">and hence </w:t>
      </w:r>
      <w:r w:rsidR="001E0086" w:rsidRPr="002915B7">
        <w:t>can lead</w:t>
      </w:r>
      <w:r w:rsidR="00827559" w:rsidRPr="002915B7">
        <w:t xml:space="preserve"> to inefficient solutions. </w:t>
      </w:r>
      <w:commentRangeEnd w:id="46"/>
      <w:r w:rsidR="00AA4D60">
        <w:rPr>
          <w:rStyle w:val="CommentReference"/>
        </w:rPr>
        <w:commentReference w:id="46"/>
      </w:r>
      <w:commentRangeStart w:id="47"/>
      <w:r w:rsidR="00F97A0B">
        <w:t>Prioritization</w:t>
      </w:r>
      <w:commentRangeEnd w:id="47"/>
      <w:r w:rsidR="00AA4D60">
        <w:rPr>
          <w:rStyle w:val="CommentReference"/>
        </w:rPr>
        <w:commentReference w:id="47"/>
      </w:r>
      <w:r w:rsidR="00C62B39" w:rsidRPr="002915B7">
        <w:t xml:space="preserve"> problems </w:t>
      </w:r>
      <w:r w:rsidR="003D708C">
        <w:t>may</w:t>
      </w:r>
      <w:r w:rsidR="00C62B39" w:rsidRPr="002915B7">
        <w:t xml:space="preserve"> also </w:t>
      </w:r>
      <w:r w:rsidR="003D5414">
        <w:t xml:space="preserve">be </w:t>
      </w:r>
      <w:r w:rsidR="00C62B39" w:rsidRPr="002915B7">
        <w:t xml:space="preserve">solvable exactly using spatial optimization techniques such as integer linear programming (ILP) </w:t>
      </w:r>
      <w:r w:rsidR="00686430"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686430" w:rsidRPr="002915B7">
        <w:fldChar w:fldCharType="separate"/>
      </w:r>
      <w:r w:rsidR="00686430" w:rsidRPr="002915B7">
        <w:rPr>
          <w:noProof/>
        </w:rPr>
        <w:t>(Beyer et al. 2016)</w:t>
      </w:r>
      <w:r w:rsidR="00686430"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The advantage of </w:t>
      </w:r>
      <w:r w:rsidR="000E2848" w:rsidRPr="002915B7">
        <w:t xml:space="preserve">exact optimization </w:t>
      </w:r>
      <w:r w:rsidR="00C62B39" w:rsidRPr="002915B7">
        <w:t>methods is that they p</w:t>
      </w:r>
      <w:r w:rsidR="000E2848" w:rsidRPr="002915B7">
        <w:t xml:space="preserve">roduce a truly optimal solution, </w:t>
      </w:r>
      <w:r w:rsidR="00C62B39" w:rsidRPr="002915B7">
        <w:t xml:space="preserve">or </w:t>
      </w:r>
      <w:r w:rsidR="000E2848" w:rsidRPr="002915B7">
        <w:t xml:space="preserve">if one cannot be found, </w:t>
      </w:r>
      <w:r w:rsidR="00C62B39" w:rsidRPr="002915B7">
        <w:t>a quantitative estimate on the sub-optimality of the solution</w:t>
      </w:r>
      <w:r w:rsidR="00C378DD" w:rsidRPr="002915B7">
        <w:t xml:space="preserve"> reached</w:t>
      </w:r>
      <w:r w:rsidR="00C62B39" w:rsidRPr="002915B7">
        <w:t xml:space="preserve">. Additionally, </w:t>
      </w:r>
      <w:r w:rsidR="00C378DD" w:rsidRPr="002915B7">
        <w:t>more complex problem formulations</w:t>
      </w:r>
      <w:r w:rsidR="00C62B39" w:rsidRPr="002915B7">
        <w:t>, such as</w:t>
      </w:r>
      <w:r w:rsidR="00F05AF3" w:rsidRPr="002915B7">
        <w:t xml:space="preserve"> spatial configuration</w:t>
      </w:r>
      <w:r w:rsidR="00C378DD" w:rsidRPr="002915B7">
        <w:t>s, can be accommodated</w:t>
      </w:r>
      <w:r w:rsidR="00C62B39" w:rsidRPr="002915B7">
        <w:t>. The downside, especially for more complex and re</w:t>
      </w:r>
      <w:r w:rsidR="007A3924" w:rsidRPr="002915B7">
        <w:t xml:space="preserve">alistic problem </w:t>
      </w:r>
      <w:r w:rsidR="00C378DD" w:rsidRPr="002915B7">
        <w:t>formulations</w:t>
      </w:r>
      <w:r w:rsidR="003A5F62" w:rsidRPr="002915B7">
        <w:t>,</w:t>
      </w:r>
      <w:r w:rsidR="007A3924" w:rsidRPr="002915B7">
        <w:t xml:space="preserve"> is </w:t>
      </w:r>
      <w:r w:rsidR="00C62B39" w:rsidRPr="002915B7">
        <w:t xml:space="preserve">that </w:t>
      </w:r>
      <w:r w:rsidR="003A5F62" w:rsidRPr="002915B7">
        <w:t xml:space="preserve">a complex </w:t>
      </w:r>
      <w:r w:rsidR="00C62B39" w:rsidRPr="002915B7">
        <w:t xml:space="preserve">optimization problem is quickly rendered </w:t>
      </w:r>
      <w:r w:rsidR="003A5F62" w:rsidRPr="002915B7">
        <w:t xml:space="preserve">computationally </w:t>
      </w:r>
      <w:r w:rsidR="00C62B39" w:rsidRPr="002915B7">
        <w:t xml:space="preserve">infeasible </w:t>
      </w:r>
      <w:r w:rsidR="00BA205B"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A205B" w:rsidRPr="002915B7">
        <w:fldChar w:fldCharType="separate"/>
      </w:r>
      <w:r w:rsidR="00BA205B" w:rsidRPr="002915B7">
        <w:rPr>
          <w:noProof/>
        </w:rPr>
        <w:t>(Beyer et al. 2016)</w:t>
      </w:r>
      <w:r w:rsidR="00BA205B"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or </w:t>
      </w:r>
      <w:r w:rsidR="003A5F62" w:rsidRPr="002915B7">
        <w:t xml:space="preserve">it </w:t>
      </w:r>
      <w:r w:rsidR="00C62B39" w:rsidRPr="002915B7">
        <w:t>require</w:t>
      </w:r>
      <w:r w:rsidR="003A5F62" w:rsidRPr="002915B7">
        <w:t>s</w:t>
      </w:r>
      <w:r w:rsidR="00C62B39" w:rsidRPr="002915B7">
        <w:t xml:space="preserve"> simplifications reducing the relevance of the solution </w:t>
      </w:r>
      <w:r w:rsidR="00BA205B" w:rsidRPr="002915B7">
        <w:fldChar w:fldCharType="begin" w:fldLock="1"/>
      </w:r>
      <w:r w:rsidR="00BA205B" w:rsidRPr="002915B7">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A205B" w:rsidRPr="002915B7">
        <w:fldChar w:fldCharType="separate"/>
      </w:r>
      <w:r w:rsidR="00BA205B" w:rsidRPr="002915B7">
        <w:rPr>
          <w:noProof/>
        </w:rPr>
        <w:t>(Moilanen 2008)</w:t>
      </w:r>
      <w:r w:rsidR="00BA205B" w:rsidRPr="002915B7">
        <w:fldChar w:fldCharType="end"/>
      </w:r>
      <w:r w:rsidR="001A6958" w:rsidRPr="002915B7">
        <w:fldChar w:fldCharType="begin"/>
      </w:r>
      <w:r w:rsidR="001A6958" w:rsidRPr="002915B7">
        <w:fldChar w:fldCharType="separate"/>
      </w:r>
      <w:r w:rsidR="001A6958" w:rsidRPr="002915B7">
        <w:rPr>
          <w:noProof/>
        </w:rPr>
        <w:t>(Moilanen, 2008)</w:t>
      </w:r>
      <w:r w:rsidR="001A6958" w:rsidRPr="002915B7">
        <w:fldChar w:fldCharType="end"/>
      </w:r>
      <w:r w:rsidR="00C62B39" w:rsidRPr="002915B7">
        <w:t xml:space="preserve">. </w:t>
      </w:r>
      <w:r w:rsidR="00C378DD" w:rsidRPr="002915B7">
        <w:t>Heuristic methods strike a balance between the very simple and exact optimization methods</w:t>
      </w:r>
      <w:r w:rsidR="00C62B39" w:rsidRPr="002915B7">
        <w:t xml:space="preserve">: they are flexible enough to accommodate factors relevant for decision-making while retaining computational tractability </w:t>
      </w:r>
      <w:r w:rsidR="00BA205B" w:rsidRPr="002915B7">
        <w:fldChar w:fldCharType="begin" w:fldLock="1"/>
      </w:r>
      <w:r w:rsidR="00657CBD" w:rsidRPr="002915B7">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sidR="00BA205B" w:rsidRPr="002915B7">
        <w:fldChar w:fldCharType="separate"/>
      </w:r>
      <w:r w:rsidR="00BA205B" w:rsidRPr="002915B7">
        <w:rPr>
          <w:noProof/>
        </w:rPr>
        <w:t>(Moilanen and Ball 2009)</w:t>
      </w:r>
      <w:r w:rsidR="00BA205B" w:rsidRPr="002915B7">
        <w:fldChar w:fldCharType="end"/>
      </w:r>
      <w:r w:rsidR="001A6958" w:rsidRPr="002915B7">
        <w:fldChar w:fldCharType="begin"/>
      </w:r>
      <w:r w:rsidR="001A6958" w:rsidRPr="002915B7">
        <w:fldChar w:fldCharType="separate"/>
      </w:r>
      <w:r w:rsidR="001A6958" w:rsidRPr="002915B7">
        <w:rPr>
          <w:noProof/>
        </w:rPr>
        <w:t>(Moilanen and Ball, 2009)</w:t>
      </w:r>
      <w:r w:rsidR="001A6958" w:rsidRPr="002915B7">
        <w:fldChar w:fldCharType="end"/>
      </w:r>
      <w:r w:rsidR="00C62B39" w:rsidRPr="002915B7">
        <w:t xml:space="preserve">. </w:t>
      </w:r>
      <w:r w:rsidR="00C378DD" w:rsidRPr="002915B7">
        <w:t xml:space="preserve">Two heuristic methods in particular, Zonation </w:t>
      </w:r>
      <w:r w:rsidR="00C378DD" w:rsidRPr="002915B7">
        <w:fldChar w:fldCharType="begin" w:fldLock="1"/>
      </w:r>
      <w:r w:rsidR="00C378DD" w:rsidRPr="002915B7">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C378DD" w:rsidRPr="002915B7">
        <w:fldChar w:fldCharType="separate"/>
      </w:r>
      <w:r w:rsidR="00C378DD" w:rsidRPr="002915B7">
        <w:rPr>
          <w:noProof/>
        </w:rPr>
        <w:t>(Moilanen et al. 2014)</w:t>
      </w:r>
      <w:r w:rsidR="00C378DD" w:rsidRPr="002915B7">
        <w:fldChar w:fldCharType="end"/>
      </w:r>
      <w:r w:rsidR="00C378DD" w:rsidRPr="002915B7">
        <w:t xml:space="preserve"> and Marxan </w:t>
      </w:r>
      <w:r w:rsidR="00C378DD" w:rsidRPr="002915B7">
        <w:fldChar w:fldCharType="begin" w:fldLock="1"/>
      </w:r>
      <w:r w:rsidR="00D031A1" w:rsidRPr="002915B7">
        <w:instrText>ADDIN CSL_CITATION { "citationItems" : [ { "id" : "ITEM-1", "itemData" : { "author" : [ { "dropping-particle" : "", "family" : "Ball", "given" : "Ian R", "non-dropping-particle" : "", "parse-names" : false, "suffix" : "" }, { "dropping-particle" : "", "family" : "Possingham", "given" : "Hugh P", "non-dropping-particle" : "", "parse-names" : false, "suffix" : "" }, { "dropping-particle" : "", "family" : "Watts", "given" : "Matthew 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"185-195", "publisher" : "Oxford University Press", "publisher-place" : "Oxford", "title" : "Marxan and relatives: software for spatial conservation prioritisation", "type" : "chapter" }, "uris" : [ "http://www.mendeley.com/documents/?uuid=022b4c24-0647-4440-8a5f-a480a01e44b5" ] } ], "mendeley" : { "formattedCitation" : "(Ball et al. 2009)", "plainTextFormattedCitation" : "(Ball et al. 2009)", "previouslyFormattedCitation" : "(Ball et al. 2009)" }, "properties" : { "noteIndex" : 0 }, "schema" : "https://github.com/citation-style-language/schema/raw/master/csl-citation.json" }</w:instrText>
      </w:r>
      <w:r w:rsidR="00C378DD" w:rsidRPr="002915B7">
        <w:fldChar w:fldCharType="separate"/>
      </w:r>
      <w:r w:rsidR="00C378DD" w:rsidRPr="002915B7">
        <w:rPr>
          <w:noProof/>
        </w:rPr>
        <w:t>(Ball et al. 2009)</w:t>
      </w:r>
      <w:r w:rsidR="00C378DD" w:rsidRPr="002915B7">
        <w:fldChar w:fldCharType="end"/>
      </w:r>
      <w:r w:rsidR="00C378DD" w:rsidRPr="002915B7">
        <w:t xml:space="preserve">, </w:t>
      </w:r>
      <w:r w:rsidR="00C5396A">
        <w:t>are widely used both in academic research and practical planning</w:t>
      </w:r>
      <w:r w:rsidR="00C378DD" w:rsidRPr="002915B7">
        <w:t xml:space="preserve">. </w:t>
      </w:r>
      <w:r w:rsidR="00446075" w:rsidRPr="002915B7">
        <w:t>Heuristic methods</w:t>
      </w:r>
      <w:r w:rsidR="00C62B39" w:rsidRPr="002915B7">
        <w:t xml:space="preserve"> cannot, however, guarantee the optimality of the solution and are typically on the same level of technical complexity</w:t>
      </w:r>
      <w:r w:rsidR="00D742B5">
        <w:t xml:space="preserve"> as exact optimization methods.</w:t>
      </w:r>
    </w:p>
    <w:p w14:paraId="0408FCE8" w14:textId="77777777" w:rsidR="00C62B39" w:rsidRPr="002915B7" w:rsidRDefault="00C62B39" w:rsidP="003F6AB2">
      <w:pPr>
        <w:spacing w:line="480" w:lineRule="auto"/>
      </w:pPr>
    </w:p>
    <w:p w14:paraId="67DB0B66" w14:textId="77777777" w:rsidR="00C62B39" w:rsidRPr="002915B7" w:rsidRDefault="00C62B39" w:rsidP="003F6AB2">
      <w:pPr>
        <w:spacing w:line="480" w:lineRule="auto"/>
      </w:pPr>
      <w:r w:rsidRPr="002915B7">
        <w:t xml:space="preserve">Spatial prioritization of ESs </w:t>
      </w:r>
      <w:r w:rsidR="003B75D0" w:rsidRPr="002915B7">
        <w:t xml:space="preserve">is </w:t>
      </w:r>
      <w:r w:rsidR="003D2216" w:rsidRPr="002915B7">
        <w:t xml:space="preserve">fundamentally </w:t>
      </w:r>
      <w:r w:rsidRPr="002915B7">
        <w:t xml:space="preserve">different to </w:t>
      </w:r>
      <w:r w:rsidR="003B75D0" w:rsidRPr="002915B7">
        <w:t xml:space="preserve">that </w:t>
      </w:r>
      <w:r w:rsidRPr="002915B7">
        <w:t>of</w:t>
      </w:r>
      <w:r w:rsidR="003B75D0" w:rsidRPr="002915B7">
        <w:t xml:space="preserve"> biodiversity </w:t>
      </w:r>
      <w:r w:rsidR="003B75D0" w:rsidRPr="002915B7">
        <w:fldChar w:fldCharType="begin" w:fldLock="1"/>
      </w:r>
      <w:r w:rsidR="003B75D0"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"id" : "ITEM-3",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"ITEM-3",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"(Luck et al. 2012; Kukkala and Moilanen 2016; Verhagen et al. 2016)", "plainTextFormattedCitation" : "(Luck et al. 2012; Kukkala and Moilanen 2016; Verhagen et al. 2016)", "previouslyFormattedCitation" : "(Luck et al. 2012; Kukkala and Moilanen 2016; Verhagen et al. 2016)" }, "properties" : { "noteIndex" : 0 }, "schema" : "https://github.com/citation-style-language/schema/raw/master/csl-citation.json" }</w:instrText>
      </w:r>
      <w:r w:rsidR="003B75D0" w:rsidRPr="002915B7">
        <w:fldChar w:fldCharType="separate"/>
      </w:r>
      <w:r w:rsidR="003B75D0" w:rsidRPr="002915B7">
        <w:rPr>
          <w:noProof/>
        </w:rPr>
        <w:t>(Luck et al. 2012; Kukkala and Moilanen 2016; Verhagen et al. 2016)</w:t>
      </w:r>
      <w:r w:rsidR="003B75D0" w:rsidRPr="002915B7">
        <w:fldChar w:fldCharType="end"/>
      </w:r>
      <w:r w:rsidR="003B75D0" w:rsidRPr="002915B7">
        <w:t xml:space="preserve">. However, </w:t>
      </w:r>
      <w:r w:rsidR="00D742B5">
        <w:t>there are</w:t>
      </w:r>
      <w:r w:rsidRPr="002915B7">
        <w:t xml:space="preserve"> enough similarities for SCP methods to be relevant </w:t>
      </w:r>
      <w:r w:rsidR="00D742B5">
        <w:t xml:space="preserve">for </w:t>
      </w:r>
      <w:r w:rsidR="00921E84">
        <w:t xml:space="preserve">spatial </w:t>
      </w:r>
      <w:r w:rsidR="00D742B5">
        <w:t xml:space="preserve">planning </w:t>
      </w:r>
      <w:r w:rsidR="00921E84">
        <w:t xml:space="preserve">involving </w:t>
      </w:r>
      <w:r w:rsidRPr="002915B7">
        <w:t xml:space="preserve">ESs. The basic </w:t>
      </w:r>
      <w:r w:rsidR="00596988">
        <w:t xml:space="preserve">problem </w:t>
      </w:r>
      <w:r w:rsidRPr="002915B7">
        <w:t xml:space="preserve">elements are the same for </w:t>
      </w:r>
      <w:r w:rsidR="00596988">
        <w:t xml:space="preserve">spatial prioritization of </w:t>
      </w:r>
      <w:r w:rsidRPr="002915B7">
        <w:t>both biodiversity conservation and ESs</w:t>
      </w:r>
      <w:r w:rsidR="00596988">
        <w:t xml:space="preserve"> supply</w:t>
      </w:r>
      <w:r w:rsidRPr="002915B7">
        <w:t>: quantitative and spatial features that need to be protected or secured, potential threats</w:t>
      </w:r>
      <w:r w:rsidR="00470AAD">
        <w:t xml:space="preserve"> to the features</w:t>
      </w:r>
      <w:r w:rsidRPr="002915B7">
        <w:t xml:space="preserve">, potential actions </w:t>
      </w:r>
      <w:r w:rsidR="00BB3311">
        <w:t xml:space="preserve">for </w:t>
      </w:r>
      <w:r w:rsidRPr="002915B7">
        <w:t>retain</w:t>
      </w:r>
      <w:r w:rsidR="00BB3311">
        <w:t>ing the features and mitigating</w:t>
      </w:r>
      <w:r w:rsidRPr="002915B7">
        <w:t xml:space="preserve"> threats, and information on the costs of potential actions </w:t>
      </w:r>
      <w:r w:rsidR="00657CBD" w:rsidRPr="002915B7">
        <w:fldChar w:fldCharType="begin" w:fldLock="1"/>
      </w:r>
      <w:r w:rsidR="00657CBD"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657CBD" w:rsidRPr="002915B7">
        <w:fldChar w:fldCharType="separate"/>
      </w:r>
      <w:r w:rsidR="00657CBD" w:rsidRPr="002915B7">
        <w:rPr>
          <w:noProof/>
        </w:rPr>
        <w:t>(Ferrier and Wintle 2009; Luck et al. 2012)</w:t>
      </w:r>
      <w:r w:rsidR="00657CBD" w:rsidRPr="002915B7">
        <w:fldChar w:fldCharType="end"/>
      </w:r>
      <w:r w:rsidR="001A6958" w:rsidRPr="002915B7">
        <w:fldChar w:fldCharType="begin"/>
      </w:r>
      <w:r w:rsidR="001A6958" w:rsidRPr="002915B7">
        <w:fldChar w:fldCharType="separate"/>
      </w:r>
      <w:r w:rsidR="001A6958" w:rsidRPr="002915B7">
        <w:rPr>
          <w:noProof/>
        </w:rPr>
        <w:t>(Ferrier and Wintle, 2009; Luck et al., 2012)</w:t>
      </w:r>
      <w:r w:rsidR="001A6958" w:rsidRPr="002915B7">
        <w:fldChar w:fldCharType="end"/>
      </w:r>
      <w:r w:rsidRPr="002915B7">
        <w:t xml:space="preserve">. </w:t>
      </w:r>
      <w:r w:rsidR="00456DDB">
        <w:t xml:space="preserve">However, Luck et al. </w:t>
      </w:r>
      <w:r w:rsidR="00456DDB">
        <w:fldChar w:fldCharType="begin" w:fldLock="1"/>
      </w:r>
      <w:r w:rsidR="00F52162">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"suppress-author" : 1, "uris" : [ "http://www.mendeley.com/documents/?uuid=3b1ba26b-c325-4bef-a79a-407756bcb565" ] } ], "mendeley" : { "formattedCitation" : "(2012)", "plainTextFormattedCitation" : "(2012)", "previouslyFormattedCitation" : "(2012)" }, "properties" : { "noteIndex" : 0 }, "schema" : "https://github.com/citation-style-language/schema/raw/master/csl-citation.json" }</w:instrText>
      </w:r>
      <w:r w:rsidR="00456DDB">
        <w:fldChar w:fldCharType="separate"/>
      </w:r>
      <w:r w:rsidR="00456DDB" w:rsidRPr="00456DDB">
        <w:rPr>
          <w:noProof/>
        </w:rPr>
        <w:t>(2012)</w:t>
      </w:r>
      <w:r w:rsidR="00456DDB">
        <w:fldChar w:fldCharType="end"/>
      </w:r>
      <w:r w:rsidR="00456DDB">
        <w:t xml:space="preserve"> identified the following </w:t>
      </w:r>
      <w:r w:rsidR="00B720DC">
        <w:t xml:space="preserve">additional </w:t>
      </w:r>
      <w:r w:rsidR="00456DDB">
        <w:t xml:space="preserve">factors </w:t>
      </w:r>
      <w:r w:rsidR="00B720DC">
        <w:t>affecting the spatial prioritization of ESs supply</w:t>
      </w:r>
      <w:r w:rsidR="00456DDB">
        <w:t xml:space="preserve">: the availability of alternative means of providing benefits supplied by a given service, the capacity of ESs to meet human demand, </w:t>
      </w:r>
      <w:ins w:id="48" w:author="Verburg, P.H." w:date="2017-05-19T13:38:00Z">
        <w:r w:rsidR="002C73D7">
          <w:t xml:space="preserve">and </w:t>
        </w:r>
      </w:ins>
      <w:r w:rsidR="00456DDB">
        <w:t xml:space="preserve">the site and scale dependency related to the delivery of services. </w:t>
      </w:r>
      <w:r w:rsidR="0026572C" w:rsidRPr="002915B7">
        <w:t>Nevertheless</w:t>
      </w:r>
      <w:r w:rsidRPr="002915B7">
        <w:t xml:space="preserve">, </w:t>
      </w:r>
      <w:r w:rsidR="008C4A25">
        <w:t>a simple</w:t>
      </w:r>
      <w:r w:rsidRPr="002915B7">
        <w:t xml:space="preserve"> prioritization </w:t>
      </w:r>
      <w:r w:rsidR="008C4A25">
        <w:t>accounting only</w:t>
      </w:r>
      <w:ins w:id="49" w:author="Verburg, P.H." w:date="2017-05-19T13:38:00Z">
        <w:r w:rsidR="002C73D7">
          <w:t xml:space="preserve"> the</w:t>
        </w:r>
      </w:ins>
      <w:r w:rsidR="008C4A25">
        <w:t xml:space="preserve"> </w:t>
      </w:r>
      <w:del w:id="50" w:author="Verburg, P.H." w:date="2017-05-19T13:38:00Z">
        <w:r w:rsidRPr="002915B7" w:rsidDel="002C73D7">
          <w:delText xml:space="preserve">ES </w:delText>
        </w:r>
      </w:del>
      <w:r w:rsidRPr="002915B7">
        <w:t>capacity</w:t>
      </w:r>
      <w:ins w:id="51" w:author="Verburg, P.H." w:date="2017-05-19T13:38:00Z">
        <w:r w:rsidR="002C73D7">
          <w:t xml:space="preserve"> of ecosystems to provide ES</w:t>
        </w:r>
      </w:ins>
      <w:r w:rsidRPr="002915B7">
        <w:t xml:space="preserve"> can be useful to summarize the </w:t>
      </w:r>
      <w:r w:rsidRPr="002915B7">
        <w:lastRenderedPageBreak/>
        <w:t xml:space="preserve">distributional patterns of ESs </w:t>
      </w:r>
      <w:r w:rsidR="00657CBD" w:rsidRPr="002915B7">
        <w:fldChar w:fldCharType="begin" w:fldLock="1"/>
      </w:r>
      <w:r w:rsidR="00657CBD"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Pr="002915B7">
        <w:t xml:space="preserve">. </w:t>
      </w:r>
      <w:commentRangeStart w:id="52"/>
      <w:r w:rsidRPr="002915B7">
        <w:t xml:space="preserve">SCP methods have also been applied to prioritizing areas suitable for the </w:t>
      </w:r>
      <w:r w:rsidR="002D64F0">
        <w:t xml:space="preserve">supply </w:t>
      </w:r>
      <w:r w:rsidRPr="002915B7">
        <w:t xml:space="preserve">of ecosystem services </w:t>
      </w:r>
      <w:r w:rsidR="00657CBD" w:rsidRPr="002915B7">
        <w:fldChar w:fldCharType="begin" w:fldLock="1"/>
      </w:r>
      <w:r w:rsidR="00657CBD"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"uris" : [ "http://www.mendeley.com/documents/?uuid=81ef493b-7227-4cf1-b48a-1cb2ac807ba8" ] }, { "id" : "ITEM-2",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"ITEM-2", "issue" : "11", "issued" : { "date-parts" : [ [ "2014" ] ] }, "title" : "Ecosystem services and opportunity costs shift spatial priorities for conserving forest biodiversity", "type" : "article-journal", "volume" : "9" }, "uris" : [ "http://www.mendeley.com/documents/?uuid=39778905-189d-4eb9-8e75-ad3e60dd3fcc" ] } ], "mendeley" : { "formattedCitation" : "(Chan et al. 2006; Schr\u00f6ter et al. 2014b)", "plainTextFormattedCitation" : "(Chan et al. 2006; Schr\u00f6ter et al. 2014b)", "previouslyFormattedCitation" : "(Chan et al. 2006; Schr\u00f6ter et al. 2014b)" }, "properties" : { "noteIndex" : 0 }, "schema" : "https://github.com/citation-style-language/schema/raw/master/csl-citation.json" }</w:instrText>
      </w:r>
      <w:r w:rsidR="00657CBD" w:rsidRPr="002915B7">
        <w:fldChar w:fldCharType="separate"/>
      </w:r>
      <w:r w:rsidR="00657CBD" w:rsidRPr="002915B7">
        <w:rPr>
          <w:noProof/>
        </w:rPr>
        <w:t>(Chan et al. 2006; Schröter et al. 2014b)</w:t>
      </w:r>
      <w:r w:rsidR="00657CBD" w:rsidRPr="002915B7">
        <w:fldChar w:fldCharType="end"/>
      </w:r>
      <w:r w:rsidR="001A6958" w:rsidRPr="002915B7">
        <w:fldChar w:fldCharType="begin"/>
      </w:r>
      <w:r w:rsidR="001A6958" w:rsidRPr="002915B7">
        <w:fldChar w:fldCharType="separate"/>
      </w:r>
      <w:r w:rsidR="001A6958" w:rsidRPr="002915B7">
        <w:rPr>
          <w:noProof/>
        </w:rPr>
        <w:t>(Chan et al., 2006; Schröter et al., 2014b)</w:t>
      </w:r>
      <w:r w:rsidR="001A6958" w:rsidRPr="002915B7">
        <w:fldChar w:fldCharType="end"/>
      </w:r>
      <w:r w:rsidRPr="002915B7">
        <w:t xml:space="preserve">, </w:t>
      </w:r>
      <w:r w:rsidR="001D5657">
        <w:t>supply</w:t>
      </w:r>
      <w:r w:rsidRPr="002915B7">
        <w:t xml:space="preserve"> of ecosystem services and urban development </w:t>
      </w:r>
      <w:r w:rsidR="00657CBD" w:rsidRPr="002915B7">
        <w:fldChar w:fldCharType="begin" w:fldLock="1"/>
      </w:r>
      <w:r w:rsidR="00657CBD" w:rsidRPr="002915B7">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"note" : "NULL",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657CBD" w:rsidRPr="002915B7">
        <w:fldChar w:fldCharType="separate"/>
      </w:r>
      <w:r w:rsidR="00657CBD" w:rsidRPr="002915B7">
        <w:rPr>
          <w:noProof/>
        </w:rPr>
        <w:t>(Casalegno et al. 2014)</w:t>
      </w:r>
      <w:r w:rsidR="00657CBD" w:rsidRPr="002915B7">
        <w:fldChar w:fldCharType="end"/>
      </w:r>
      <w:r w:rsidR="001A6958" w:rsidRPr="002915B7">
        <w:fldChar w:fldCharType="begin"/>
      </w:r>
      <w:r w:rsidR="001A6958" w:rsidRPr="002915B7">
        <w:fldChar w:fldCharType="separate"/>
      </w:r>
      <w:r w:rsidR="001A6958" w:rsidRPr="002915B7">
        <w:rPr>
          <w:noProof/>
        </w:rPr>
        <w:t>(Casalegno et al., 2014)</w:t>
      </w:r>
      <w:r w:rsidR="001A6958" w:rsidRPr="002915B7">
        <w:fldChar w:fldCharType="end"/>
      </w:r>
      <w:r w:rsidRPr="002915B7">
        <w:t xml:space="preserve"> and both </w:t>
      </w:r>
      <w:r w:rsidR="001D5657">
        <w:t>supply</w:t>
      </w:r>
      <w:r w:rsidRPr="002915B7">
        <w:t xml:space="preserve"> of ecosystem services and biodiversity conservation </w:t>
      </w:r>
      <w:r w:rsidR="00657CBD" w:rsidRPr="002915B7">
        <w:fldChar w:fldCharType="begin" w:fldLock="1"/>
      </w:r>
      <w:r w:rsidR="00657CBD" w:rsidRPr="002915B7">
        <w:instrText>ADDIN CSL_CITATION { "citationItems" : [ { "id" : "ITEM-1", "itemData" : { "DOI" : "10.1890/10-1865.1", "author" : [ { "dropping-particle" : "", "family" : "Moilanen", "given" : "Atte", "non-dropping-particle" : "", "parse-names" : false, "suffix" : "" }, { "dropping-particle" : "", "family" : "Anderson", "given" : "Barbara 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"dropping-particle" : "", "family" : "Thomas", "given" : "Chris D", "non-dropping-particle" : "", "parse-names" : false, "suffix" : "" } ], "container-title" : "Ecological Applications", "id" : "ITEM-1", "issue" : "5", "issued" : { "date-parts" : [ [ "2011" ] ] }, "page" : "1419-1426", "title" : "Balancing alternative land uses in conservation prioritization", "type" : "article-journal", "volume" : "21" }, "uris" : [ "http://www.mendeley.com/documents/?uuid=7bd7dc5a-08c9-40fc-86ef-903dcdfa539e" ] }, { "id" : "ITEM-2",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"ITEM-2", "issued" : { "date-parts" : [ [ "2016" ] ] }, "page" : "172-184", "title" : "Ecosystem services-based land planning for environmental impact avoidance", "type" : "article-journal", "volume" : "17" }, "uris" : [ "http://www.mendeley.com/documents/?uuid=e63a76e1-b6cc-4e1a-a449-aefa6d8f6fd5" ] }, { "id" : "ITEM-3",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"ITEM-3", "issue" : "5", "issued" : { "date-parts" : [ [ "2012" ] ] }, "page" : "503-507", "title" : "Finding Common Ground for Biodiversity and Ecosystem Services", "type" : "article-journal", "volume" : "62" }, "uris" : [ "http://www.mendeley.com/documents/?uuid=b1a1ef0a-c8c6-452f-afe4-8db259e100fe" ] } ], "mendeley" : { "formattedCitation" : "(Moilanen et al. 2011; Reyers et al. 2012; Nin et al. 2016)", "plainTextFormattedCitation" : "(Moilanen et al. 2011; Reyers et al. 2012; Nin et al. 2016)", "previouslyFormattedCitation" : "(Moilanen et al. 2011; Reyers et al. 2012; Nin et al. 2016)" }, "properties" : { "noteIndex" : 0 }, "schema" : "https://github.com/citation-style-language/schema/raw/master/csl-citation.json" }</w:instrText>
      </w:r>
      <w:r w:rsidR="00657CBD" w:rsidRPr="002915B7">
        <w:fldChar w:fldCharType="separate"/>
      </w:r>
      <w:r w:rsidR="00657CBD" w:rsidRPr="002915B7">
        <w:rPr>
          <w:noProof/>
        </w:rPr>
        <w:t>(Moilanen et al. 2011; Reyers et al. 2012; Nin et al. 2016)</w:t>
      </w:r>
      <w:r w:rsidR="00657CBD" w:rsidRPr="002915B7">
        <w:fldChar w:fldCharType="end"/>
      </w:r>
      <w:r w:rsidR="001A6958" w:rsidRPr="002915B7">
        <w:fldChar w:fldCharType="begin"/>
      </w:r>
      <w:r w:rsidR="001A6958" w:rsidRPr="002915B7">
        <w:fldChar w:fldCharType="separate"/>
      </w:r>
      <w:r w:rsidR="001A6958" w:rsidRPr="002915B7">
        <w:rPr>
          <w:noProof/>
        </w:rPr>
        <w:t>(Moilanen et al., 2011; Nin et al., 2016; Reyers et al., 2012)</w:t>
      </w:r>
      <w:r w:rsidR="001A6958" w:rsidRPr="002915B7">
        <w:fldChar w:fldCharType="end"/>
      </w:r>
      <w:r w:rsidRPr="002915B7">
        <w:t xml:space="preserve">. </w:t>
      </w:r>
      <w:commentRangeEnd w:id="52"/>
      <w:r w:rsidR="002C73D7">
        <w:rPr>
          <w:rStyle w:val="CommentReference"/>
        </w:rPr>
        <w:commentReference w:id="52"/>
      </w:r>
      <w:del w:id="53" w:author="Verburg, P.H." w:date="2017-05-19T13:40:00Z">
        <w:r w:rsidR="00CF5A81" w:rsidRPr="002915B7" w:rsidDel="002C73D7">
          <w:delText>Yet</w:delText>
        </w:r>
        <w:r w:rsidR="00CF5A81" w:rsidDel="002C73D7">
          <w:delText xml:space="preserve"> </w:delText>
        </w:r>
        <w:r w:rsidRPr="002915B7" w:rsidDel="002C73D7">
          <w:delText>m</w:delText>
        </w:r>
      </w:del>
      <w:ins w:id="54" w:author="Verburg, P.H." w:date="2017-05-19T13:40:00Z">
        <w:r w:rsidR="002C73D7">
          <w:t>M</w:t>
        </w:r>
      </w:ins>
      <w:r w:rsidRPr="002915B7">
        <w:t xml:space="preserve">ost studies have concentrated on single or a relatively low number of ESs features </w:t>
      </w:r>
      <w:r w:rsidR="00657CBD" w:rsidRPr="002915B7">
        <w:fldChar w:fldCharType="begin" w:fldLock="1"/>
      </w:r>
      <w:r w:rsidR="006E5407"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5A5F18">
        <w:t xml:space="preserve"> and the suitability of the methods for ESs in particular has not been studied extensively</w:t>
      </w:r>
      <w:r w:rsidRPr="002915B7">
        <w:t xml:space="preserve">. </w:t>
      </w:r>
      <w:r w:rsidR="00ED1634">
        <w:t>This is surprising given that e</w:t>
      </w:r>
      <w:r w:rsidR="003D2216" w:rsidRPr="002915B7">
        <w:t>ach method</w:t>
      </w:r>
      <w:ins w:id="55" w:author="Verburg, P.H." w:date="2017-05-19T13:40:00Z">
        <w:r w:rsidR="002C73D7">
          <w:t xml:space="preserve"> to calculate spatial priorities</w:t>
        </w:r>
      </w:ins>
      <w:r w:rsidR="003D2216" w:rsidRPr="002915B7">
        <w:t xml:space="preserve"> implements a particular model of </w:t>
      </w:r>
      <w:r w:rsidR="00824D02">
        <w:t>what exactly we value in the occurrence of the feature</w:t>
      </w:r>
      <w:r w:rsidR="00CD637E">
        <w:t xml:space="preserve"> (e</w:t>
      </w:r>
      <w:r w:rsidR="003D2216" w:rsidRPr="002915B7">
        <w:t xml:space="preserve">.g. how common or rare the feature is), how value is aggregated over multiple features, and how can </w:t>
      </w:r>
      <w:r w:rsidR="00CD637E">
        <w:t xml:space="preserve">we </w:t>
      </w:r>
      <w:r w:rsidR="003D2216" w:rsidRPr="002915B7">
        <w:t>express our preferences relative to desired outcomes</w:t>
      </w:r>
      <w:r w:rsidR="00A71512">
        <w:t xml:space="preserve"> (</w:t>
      </w:r>
      <w:commentRangeStart w:id="56"/>
      <w:r w:rsidR="00A71512" w:rsidRPr="00A71512">
        <w:rPr>
          <w:b/>
        </w:rPr>
        <w:t>Fig. 1</w:t>
      </w:r>
      <w:commentRangeEnd w:id="56"/>
      <w:r w:rsidR="00A71512">
        <w:rPr>
          <w:rStyle w:val="CommentReference"/>
        </w:rPr>
        <w:commentReference w:id="56"/>
      </w:r>
      <w:r w:rsidR="00A71512">
        <w:t>)</w:t>
      </w:r>
      <w:r w:rsidR="003D2216" w:rsidRPr="002915B7">
        <w:t>.</w:t>
      </w:r>
      <w:del w:id="57" w:author="Verburg, P.H." w:date="2017-05-19T13:41:00Z">
        <w:r w:rsidR="00890096" w:rsidRPr="002915B7" w:rsidDel="002C73D7">
          <w:delText xml:space="preserve"> The suitability of a</w:delText>
        </w:r>
        <w:r w:rsidR="00355A50" w:rsidRPr="002915B7" w:rsidDel="002C73D7">
          <w:delText>ny</w:delText>
        </w:r>
        <w:r w:rsidR="00890096" w:rsidRPr="002915B7" w:rsidDel="002C73D7">
          <w:delText xml:space="preserve"> given </w:delText>
        </w:r>
        <w:r w:rsidR="00A27B4B" w:rsidDel="002C73D7">
          <w:delText>prioritization</w:delText>
        </w:r>
        <w:r w:rsidR="00355A50" w:rsidRPr="002915B7" w:rsidDel="002C73D7">
          <w:delText xml:space="preserve"> method </w:delText>
        </w:r>
        <w:r w:rsidR="00890096" w:rsidRPr="002915B7" w:rsidDel="002C73D7">
          <w:delText xml:space="preserve">can only be </w:delText>
        </w:r>
        <w:r w:rsidR="005A1FBF" w:rsidDel="002C73D7">
          <w:delText xml:space="preserve">assessed </w:delText>
        </w:r>
        <w:r w:rsidR="002A6573" w:rsidDel="002C73D7">
          <w:delText xml:space="preserve">with clear </w:delText>
        </w:r>
        <w:r w:rsidR="00890096" w:rsidRPr="002915B7" w:rsidDel="002C73D7">
          <w:delText>problem definition, understanding</w:delText>
        </w:r>
        <w:r w:rsidR="00D031A1" w:rsidRPr="002915B7" w:rsidDel="002C73D7">
          <w:delText xml:space="preserve"> of how our </w:delText>
        </w:r>
        <w:r w:rsidR="00050E70" w:rsidDel="002C73D7">
          <w:delText>definition</w:delText>
        </w:r>
        <w:r w:rsidR="00D031A1" w:rsidRPr="002915B7" w:rsidDel="002C73D7">
          <w:delText xml:space="preserve"> of value fits the method</w:delText>
        </w:r>
        <w:r w:rsidR="00050E70" w:rsidDel="002C73D7">
          <w:delText>’s</w:delText>
        </w:r>
        <w:r w:rsidR="00D031A1" w:rsidRPr="002915B7" w:rsidDel="002C73D7">
          <w:delText xml:space="preserve">, and </w:delText>
        </w:r>
        <w:r w:rsidR="00614AD0" w:rsidDel="002C73D7">
          <w:delText>what type of quantitative data we have available</w:delText>
        </w:r>
        <w:r w:rsidR="00D031A1" w:rsidRPr="002915B7" w:rsidDel="002C73D7">
          <w:delText xml:space="preserve"> </w:delText>
        </w:r>
        <w:commentRangeStart w:id="58"/>
        <w:r w:rsidR="00D031A1" w:rsidRPr="002915B7" w:rsidDel="002C73D7">
          <w:fldChar w:fldCharType="begin" w:fldLock="1"/>
        </w:r>
        <w:r w:rsidR="00D066BC" w:rsidRPr="002915B7" w:rsidDel="002C73D7">
          <w:del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"ITEM-2", "issue" : "11", "issued" : { "date-parts" : [ [ "2010", "11" ] ] }, "page" : "1268-1281", "publisher" : "Elsevier Ltd", "title" : "Modelling with stakeholders", "type" : "article-journal", "volume" : "25" }, "uris" : [ "http://www.mendeley.com/documents/?uuid=81b240c4-8612-4945-912b-802aed2291ab" ] } ], "mendeley" : { "formattedCitation" : "(Ferrier and Wintle 2009; Voinov and Bousquet 2010)", "plainTextFormattedCitation" : "(Ferrier and Wintle 2009; Voinov and Bousquet 2010)", "previouslyFormattedCitation" : "(Ferrier and Wintle 2009; Voinov and Bousquet 2010)" }, "properties" : { "noteIndex" : 0 }, "schema" : "https://github.com/citation-style-language/schema/raw/master/csl-citation.json" }</w:delInstrText>
        </w:r>
        <w:r w:rsidR="00D031A1" w:rsidRPr="002915B7" w:rsidDel="002C73D7">
          <w:fldChar w:fldCharType="separate"/>
        </w:r>
        <w:r w:rsidR="00D066BC" w:rsidRPr="002915B7" w:rsidDel="002C73D7">
          <w:rPr>
            <w:noProof/>
          </w:rPr>
          <w:delText>(Ferrier and Wintle 2009; Voinov and Bousquet 2010)</w:delText>
        </w:r>
        <w:r w:rsidR="00D031A1" w:rsidRPr="002915B7" w:rsidDel="002C73D7">
          <w:fldChar w:fldCharType="end"/>
        </w:r>
      </w:del>
      <w:commentRangeEnd w:id="58"/>
      <w:r w:rsidR="002C73D7">
        <w:rPr>
          <w:rStyle w:val="CommentReference"/>
        </w:rPr>
        <w:commentReference w:id="58"/>
      </w:r>
      <w:del w:id="59" w:author="Verburg, P.H." w:date="2017-05-19T13:41:00Z">
        <w:r w:rsidR="00D031A1" w:rsidRPr="002915B7" w:rsidDel="002C73D7">
          <w:delText>.</w:delText>
        </w:r>
      </w:del>
    </w:p>
    <w:p w14:paraId="59512DF5" w14:textId="77777777" w:rsidR="0056456B" w:rsidRDefault="0056456B" w:rsidP="003F6AB2">
      <w:pPr>
        <w:spacing w:line="480" w:lineRule="auto"/>
      </w:pPr>
    </w:p>
    <w:p w14:paraId="1A5CEB0B" w14:textId="77777777" w:rsidR="006B794C" w:rsidRDefault="006B794C" w:rsidP="003F6AB2">
      <w:pPr>
        <w:spacing w:line="480" w:lineRule="auto"/>
        <w:jc w:val="center"/>
      </w:pPr>
      <w:r>
        <w:t>[Figure 1 approximately here]</w:t>
      </w:r>
    </w:p>
    <w:p w14:paraId="79B1D311" w14:textId="77777777" w:rsidR="006B794C" w:rsidRPr="002915B7" w:rsidRDefault="006B794C" w:rsidP="003F6AB2">
      <w:pPr>
        <w:spacing w:line="480" w:lineRule="auto"/>
      </w:pPr>
    </w:p>
    <w:p w14:paraId="35FB3DB8" w14:textId="77777777" w:rsidR="00C62B39" w:rsidRPr="002915B7" w:rsidRDefault="00355A50" w:rsidP="003F6AB2">
      <w:pPr>
        <w:spacing w:line="480" w:lineRule="auto"/>
      </w:pPr>
      <w:r w:rsidRPr="002915B7">
        <w:t xml:space="preserve">In this study, we have </w:t>
      </w:r>
      <w:r w:rsidR="0046068E">
        <w:t>two</w:t>
      </w:r>
      <w:r w:rsidRPr="002915B7">
        <w:t xml:space="preserve"> broad objectives. First, </w:t>
      </w:r>
      <w:r w:rsidR="00C62B39" w:rsidRPr="002915B7">
        <w:t>we compare three spatial prioritization methods: rarity-weighted richness, Zonation (heuristic), and ILP approach (exact optimization)</w:t>
      </w:r>
      <w:ins w:id="60" w:author="Verburg, P.H." w:date="2017-05-19T13:51:00Z">
        <w:r w:rsidR="0062724A">
          <w:t xml:space="preserve"> in terms of the identified priority areas for biodiversity and ecosystem services</w:t>
        </w:r>
      </w:ins>
      <w:r w:rsidR="00C62B39" w:rsidRPr="002915B7">
        <w:t>.</w:t>
      </w:r>
      <w:r w:rsidR="0043590D" w:rsidRPr="002915B7">
        <w:t xml:space="preserve"> We selected these methods</w:t>
      </w:r>
      <w:r w:rsidR="00C62B39" w:rsidRPr="002915B7">
        <w:t xml:space="preserve"> </w:t>
      </w:r>
      <w:r w:rsidR="00A95A5F" w:rsidRPr="002915B7">
        <w:rPr>
          <w:color w:val="000000"/>
        </w:rPr>
        <w:t xml:space="preserve">because they are all built on the same conceptual foundations of combing feature richness and rarity. </w:t>
      </w:r>
      <w:r w:rsidR="000E7A9F">
        <w:rPr>
          <w:color w:val="000000"/>
        </w:rPr>
        <w:t>They differ</w:t>
      </w:r>
      <w:r w:rsidR="003D186E" w:rsidRPr="002915B7">
        <w:rPr>
          <w:color w:val="000000"/>
        </w:rPr>
        <w:t xml:space="preserve"> </w:t>
      </w:r>
      <w:r w:rsidR="000E7A9F">
        <w:rPr>
          <w:color w:val="000000"/>
        </w:rPr>
        <w:t>most notably in</w:t>
      </w:r>
      <w:r w:rsidR="003D186E" w:rsidRPr="002915B7">
        <w:rPr>
          <w:color w:val="000000"/>
        </w:rPr>
        <w:t xml:space="preserve"> the way each method aggregat</w:t>
      </w:r>
      <w:r w:rsidR="00000C24" w:rsidRPr="002915B7">
        <w:rPr>
          <w:color w:val="000000"/>
        </w:rPr>
        <w:t>es value over multiple features</w:t>
      </w:r>
      <w:del w:id="61" w:author="Verburg, P.H." w:date="2017-05-19T13:49:00Z">
        <w:r w:rsidR="00000C24" w:rsidRPr="002915B7" w:rsidDel="0062724A">
          <w:rPr>
            <w:color w:val="000000"/>
          </w:rPr>
          <w:delText xml:space="preserve">, which may also be reflected in </w:delText>
        </w:r>
        <w:r w:rsidR="00255A5C" w:rsidDel="0062724A">
          <w:rPr>
            <w:color w:val="000000"/>
          </w:rPr>
          <w:delText xml:space="preserve">the </w:delText>
        </w:r>
        <w:r w:rsidR="00000C24" w:rsidRPr="002915B7" w:rsidDel="0062724A">
          <w:rPr>
            <w:color w:val="000000"/>
          </w:rPr>
          <w:delText>method performance</w:delText>
        </w:r>
        <w:r w:rsidR="00F44C7C" w:rsidDel="0062724A">
          <w:rPr>
            <w:color w:val="000000"/>
          </w:rPr>
          <w:delText xml:space="preserve"> </w:delText>
        </w:r>
      </w:del>
      <w:r w:rsidR="00F44C7C">
        <w:rPr>
          <w:color w:val="000000"/>
        </w:rPr>
        <w:t>(</w:t>
      </w:r>
      <w:r w:rsidR="00F44C7C" w:rsidRPr="00F44C7C">
        <w:rPr>
          <w:b/>
          <w:color w:val="000000"/>
        </w:rPr>
        <w:t>Fig. 1</w:t>
      </w:r>
      <w:r w:rsidR="00F44C7C">
        <w:rPr>
          <w:color w:val="000000"/>
        </w:rPr>
        <w:t>)</w:t>
      </w:r>
      <w:r w:rsidR="00000C24" w:rsidRPr="002915B7">
        <w:rPr>
          <w:color w:val="000000"/>
        </w:rPr>
        <w:t xml:space="preserve">. </w:t>
      </w:r>
      <w:r w:rsidR="00C62B39" w:rsidRPr="002915B7">
        <w:t xml:space="preserve">We apply each of the methods on a prioritization problem constituting of 9 </w:t>
      </w:r>
      <w:ins w:id="62" w:author="Verburg, P.H." w:date="2017-05-19T13:50:00Z">
        <w:r w:rsidR="0062724A">
          <w:t xml:space="preserve">ecosystem services </w:t>
        </w:r>
      </w:ins>
      <w:del w:id="63" w:author="Verburg, P.H." w:date="2017-05-19T13:50:00Z">
        <w:r w:rsidR="00C62B39" w:rsidRPr="002915B7" w:rsidDel="0062724A">
          <w:delText xml:space="preserve">spatially explicit features describing ecosystem services </w:delText>
        </w:r>
        <w:commentRangeStart w:id="64"/>
        <w:r w:rsidR="00C62B39" w:rsidRPr="002915B7" w:rsidDel="0062724A">
          <w:delText>capacity</w:delText>
        </w:r>
      </w:del>
      <w:commentRangeEnd w:id="64"/>
      <w:r w:rsidR="0062724A">
        <w:rPr>
          <w:rStyle w:val="CommentReference"/>
        </w:rPr>
        <w:commentReference w:id="64"/>
      </w:r>
      <w:del w:id="65" w:author="Verburg, P.H." w:date="2017-05-19T13:50:00Z">
        <w:r w:rsidR="00C62B39" w:rsidRPr="002915B7" w:rsidDel="0062724A">
          <w:delText xml:space="preserve"> </w:delText>
        </w:r>
      </w:del>
      <w:r w:rsidR="00C62B39" w:rsidRPr="002915B7">
        <w:t xml:space="preserve">and </w:t>
      </w:r>
      <w:ins w:id="66" w:author="Verburg, P.H." w:date="2017-05-19T13:51:00Z">
        <w:r w:rsidR="0062724A">
          <w:t xml:space="preserve">the occurrence of </w:t>
        </w:r>
      </w:ins>
      <w:r w:rsidR="00C62B39" w:rsidRPr="002915B7">
        <w:t xml:space="preserve">759 </w:t>
      </w:r>
      <w:del w:id="67" w:author="Verburg, P.H." w:date="2017-05-19T13:51:00Z">
        <w:r w:rsidR="00C62B39" w:rsidRPr="002915B7" w:rsidDel="0062724A">
          <w:delText xml:space="preserve">features of estimated extents of occurrence of </w:delText>
        </w:r>
      </w:del>
      <w:r w:rsidR="00C62B39" w:rsidRPr="002915B7">
        <w:t>tetrapods (amphibians,</w:t>
      </w:r>
      <w:r w:rsidR="00255A5C">
        <w:t xml:space="preserve"> birds, mammal and reptiles) on </w:t>
      </w:r>
      <w:r w:rsidR="00C62B39" w:rsidRPr="002915B7">
        <w:t>European scale.</w:t>
      </w:r>
      <w:r w:rsidR="00796766" w:rsidRPr="002915B7">
        <w:t xml:space="preserve"> </w:t>
      </w:r>
      <w:ins w:id="68" w:author="Verburg, P.H." w:date="2017-05-19T13:52:00Z">
        <w:r w:rsidR="0062724A">
          <w:t>The s</w:t>
        </w:r>
      </w:ins>
      <w:del w:id="69" w:author="Verburg, P.H." w:date="2017-05-19T13:52:00Z">
        <w:r w:rsidRPr="002915B7" w:rsidDel="0062724A">
          <w:delText>S</w:delText>
        </w:r>
      </w:del>
      <w:r w:rsidRPr="002915B7">
        <w:t>econd</w:t>
      </w:r>
      <w:ins w:id="70" w:author="Verburg, P.H." w:date="2017-05-19T13:52:00Z">
        <w:r w:rsidR="0062724A">
          <w:t xml:space="preserve"> objective is to analyze how the</w:t>
        </w:r>
      </w:ins>
      <w:del w:id="71" w:author="Verburg, P.H." w:date="2017-05-19T13:52:00Z">
        <w:r w:rsidRPr="002915B7" w:rsidDel="0062724A">
          <w:delText xml:space="preserve">, </w:delText>
        </w:r>
        <w:r w:rsidR="00C62B39" w:rsidRPr="002915B7" w:rsidDel="0062724A">
          <w:delText xml:space="preserve">we </w:delText>
        </w:r>
        <w:r w:rsidR="00326843" w:rsidDel="0062724A">
          <w:delText>focus</w:delText>
        </w:r>
        <w:r w:rsidR="00C62B39" w:rsidRPr="002915B7" w:rsidDel="0062724A">
          <w:delText xml:space="preserve"> the</w:delText>
        </w:r>
      </w:del>
      <w:r w:rsidR="00C62B39" w:rsidRPr="002915B7">
        <w:t xml:space="preserve"> assumptions </w:t>
      </w:r>
      <w:r w:rsidR="00E116AE">
        <w:t xml:space="preserve">underlying </w:t>
      </w:r>
      <w:r w:rsidR="00CA286F">
        <w:t>each method</w:t>
      </w:r>
      <w:r w:rsidR="00AB4CC4">
        <w:t xml:space="preserve"> </w:t>
      </w:r>
      <w:del w:id="72" w:author="Verburg, P.H." w:date="2017-05-19T13:52:00Z">
        <w:r w:rsidR="00AB4CC4" w:rsidDel="0062724A">
          <w:delText xml:space="preserve">and how these </w:delText>
        </w:r>
      </w:del>
      <w:r w:rsidR="00AB4CC4">
        <w:t xml:space="preserve">might affect </w:t>
      </w:r>
      <w:r w:rsidR="00AB4CC4">
        <w:lastRenderedPageBreak/>
        <w:t>the usability of the method in spatial prioritization integrating biodiversity conservation and ESs supply</w:t>
      </w:r>
      <w:r w:rsidR="00C62B39" w:rsidRPr="002915B7">
        <w:t xml:space="preserve">. </w:t>
      </w:r>
      <w:commentRangeStart w:id="73"/>
      <w:commentRangeStart w:id="74"/>
      <w:del w:id="75" w:author="Verburg, P.H." w:date="2017-05-19T13:52:00Z">
        <w:r w:rsidR="00393C73" w:rsidRPr="002915B7" w:rsidDel="0062724A">
          <w:delText>Because</w:delText>
        </w:r>
      </w:del>
      <w:commentRangeEnd w:id="73"/>
      <w:r w:rsidR="0062724A">
        <w:rPr>
          <w:rStyle w:val="CommentReference"/>
        </w:rPr>
        <w:commentReference w:id="73"/>
      </w:r>
      <w:del w:id="76" w:author="Verburg, P.H." w:date="2017-05-19T13:52:00Z">
        <w:r w:rsidR="00393C73" w:rsidRPr="002915B7" w:rsidDel="0062724A">
          <w:delText xml:space="preserve"> the RWR is closely related to the type of scoring algorithms used in MCDA</w:delText>
        </w:r>
        <w:r w:rsidRPr="002915B7" w:rsidDel="0062724A">
          <w:delText xml:space="preserve">, </w:delText>
        </w:r>
        <w:r w:rsidR="00393C73" w:rsidRPr="002915B7" w:rsidDel="0062724A">
          <w:delText>we contrast the RWR results against the two more complex methods in order to establish under what circumstances would spatial prioritization for biodiversity and ESs benefit from using more complex methods.</w:delText>
        </w:r>
        <w:commentRangeEnd w:id="74"/>
        <w:r w:rsidR="00B8328B" w:rsidDel="0062724A">
          <w:rPr>
            <w:rStyle w:val="CommentReference"/>
          </w:rPr>
          <w:commentReference w:id="74"/>
        </w:r>
        <w:r w:rsidR="00393C73" w:rsidRPr="002915B7" w:rsidDel="0062724A">
          <w:delText xml:space="preserve"> </w:delText>
        </w:r>
      </w:del>
      <w:r w:rsidR="006A713E">
        <w:t>T</w:t>
      </w:r>
      <w:r w:rsidR="00C62B39" w:rsidRPr="002915B7">
        <w:rPr>
          <w:color w:val="000000"/>
        </w:rPr>
        <w:t xml:space="preserve">his work contributes to the understanding of operational requirements of </w:t>
      </w:r>
      <w:r w:rsidR="00C62B39" w:rsidRPr="002915B7">
        <w:rPr>
          <w:color w:val="000000"/>
          <w:highlight w:val="white"/>
        </w:rPr>
        <w:t>spatial</w:t>
      </w:r>
      <w:r w:rsidR="00C62B39" w:rsidRPr="002915B7">
        <w:rPr>
          <w:color w:val="000000"/>
        </w:rPr>
        <w:t xml:space="preserve"> </w:t>
      </w:r>
      <w:r w:rsidR="00C62B39" w:rsidRPr="002915B7">
        <w:rPr>
          <w:color w:val="000000"/>
          <w:highlight w:val="white"/>
        </w:rPr>
        <w:t>planning</w:t>
      </w:r>
      <w:r w:rsidR="00C62B39" w:rsidRPr="002915B7">
        <w:rPr>
          <w:color w:val="000000"/>
        </w:rPr>
        <w:t xml:space="preserve"> integrating </w:t>
      </w:r>
      <w:r w:rsidR="00C62B39" w:rsidRPr="002915B7">
        <w:rPr>
          <w:color w:val="000000"/>
          <w:highlight w:val="white"/>
        </w:rPr>
        <w:t>ecosystem</w:t>
      </w:r>
      <w:r w:rsidR="00C62B39" w:rsidRPr="002915B7">
        <w:rPr>
          <w:color w:val="000000"/>
        </w:rPr>
        <w:t xml:space="preserve"> </w:t>
      </w:r>
      <w:r w:rsidR="00C62B39" w:rsidRPr="002915B7">
        <w:rPr>
          <w:color w:val="000000"/>
          <w:highlight w:val="white"/>
        </w:rPr>
        <w:t>services</w:t>
      </w:r>
      <w:r w:rsidR="00C62B39" w:rsidRPr="002915B7">
        <w:rPr>
          <w:color w:val="000000"/>
        </w:rPr>
        <w:t xml:space="preserve"> and biodiversity </w:t>
      </w:r>
      <w:r w:rsidR="00C62B39" w:rsidRPr="002915B7">
        <w:rPr>
          <w:color w:val="000000"/>
          <w:highlight w:val="white"/>
        </w:rPr>
        <w:t>conservation</w:t>
      </w:r>
      <w:r w:rsidR="00C62B39" w:rsidRPr="002915B7">
        <w:rPr>
          <w:color w:val="000000"/>
        </w:rPr>
        <w:t xml:space="preserve">, as well as developing operational instruments for such </w:t>
      </w:r>
      <w:r w:rsidR="00C62B39" w:rsidRPr="002915B7">
        <w:rPr>
          <w:color w:val="000000"/>
          <w:highlight w:val="white"/>
        </w:rPr>
        <w:t>planning</w:t>
      </w:r>
      <w:r w:rsidR="00254F03" w:rsidRPr="002915B7">
        <w:rPr>
          <w:color w:val="000000"/>
        </w:rPr>
        <w:t>.</w:t>
      </w:r>
    </w:p>
    <w:p w14:paraId="027B9024" w14:textId="77777777" w:rsidR="00C62B39" w:rsidRPr="002915B7" w:rsidRDefault="00C62B39" w:rsidP="003F6AB2">
      <w:pPr>
        <w:spacing w:line="480" w:lineRule="auto"/>
      </w:pPr>
    </w:p>
    <w:p w14:paraId="595575D1" w14:textId="77777777" w:rsidR="00C62B39" w:rsidRPr="00FD069D" w:rsidRDefault="0043691D" w:rsidP="00FD069D">
      <w:pPr>
        <w:pStyle w:val="Heading1"/>
      </w:pPr>
      <w:r w:rsidRPr="00FD069D">
        <w:t xml:space="preserve">2. </w:t>
      </w:r>
      <w:commentRangeStart w:id="77"/>
      <w:r w:rsidR="001A6958" w:rsidRPr="00FD069D">
        <w:t>Methods</w:t>
      </w:r>
      <w:commentRangeEnd w:id="77"/>
      <w:r w:rsidR="00EF5F22" w:rsidRPr="00FD069D">
        <w:rPr>
          <w:rStyle w:val="CommentReference"/>
          <w:sz w:val="22"/>
          <w:szCs w:val="22"/>
        </w:rPr>
        <w:commentReference w:id="77"/>
      </w:r>
    </w:p>
    <w:p w14:paraId="3E95AA5F" w14:textId="77777777" w:rsidR="00C62B39" w:rsidRPr="002915B7" w:rsidRDefault="00C62B39" w:rsidP="003F6AB2">
      <w:pPr>
        <w:spacing w:line="480" w:lineRule="auto"/>
      </w:pPr>
    </w:p>
    <w:p w14:paraId="0EB5C805" w14:textId="77777777" w:rsidR="00C62B39" w:rsidRPr="002915B7" w:rsidRDefault="00FD069D" w:rsidP="003F6AB2">
      <w:pPr>
        <w:pStyle w:val="Heading2"/>
      </w:pPr>
      <w:r>
        <w:t xml:space="preserve">2.1 </w:t>
      </w:r>
      <w:r w:rsidR="00C62B39" w:rsidRPr="002915B7">
        <w:t>Area of interest</w:t>
      </w:r>
    </w:p>
    <w:p w14:paraId="6EC7228F" w14:textId="77777777" w:rsidR="00C62B39" w:rsidRPr="002915B7" w:rsidRDefault="00C62B39" w:rsidP="003F6AB2">
      <w:pPr>
        <w:spacing w:line="480" w:lineRule="auto"/>
      </w:pPr>
    </w:p>
    <w:p w14:paraId="6885B15F" w14:textId="77777777" w:rsidR="00C62B39" w:rsidRPr="002915B7" w:rsidRDefault="00C62B39" w:rsidP="003F6AB2">
      <w:pPr>
        <w:spacing w:line="480" w:lineRule="auto"/>
      </w:pPr>
      <w:r w:rsidRPr="002915B7">
        <w:rPr>
          <w:color w:val="000000"/>
        </w:rPr>
        <w:t>Our original aim was to cover all 28 member states of the European Union</w:t>
      </w:r>
      <w:ins w:id="78" w:author="Verburg, P.H." w:date="2017-05-19T13:58:00Z">
        <w:r w:rsidR="004E2BA2">
          <w:rPr>
            <w:color w:val="000000"/>
          </w:rPr>
          <w:t xml:space="preserve"> in 2017</w:t>
        </w:r>
      </w:ins>
      <w:r w:rsidRPr="002915B7">
        <w:rPr>
          <w:color w:val="000000"/>
        </w:rPr>
        <w:t>, but we had to leave Croatia, Cyprus and Malta out because they were not covered by all the selected ecosystem services and biodiversity datasets. As a result, our area of interest is a subset of EU member states of 25 countries (EU25 from now on) (</w:t>
      </w:r>
      <w:r w:rsidR="00854BD6" w:rsidRPr="002915B7">
        <w:rPr>
          <w:b/>
          <w:bCs/>
          <w:color w:val="000000"/>
        </w:rPr>
        <w:t>Fig. 2</w:t>
      </w:r>
      <w:r w:rsidRPr="002915B7">
        <w:rPr>
          <w:color w:val="000000"/>
        </w:rPr>
        <w:t xml:space="preserve">). Despite of being heterogeneous both socioeconomically and biogeographically, the EU forms a coherent supranational administrative region dealing with complex environmental management structures and issues. While our aim here is not to inform any particular policy process, comparing the prioritization methods at the EU-level does at least in principle hold potential to actual policy-relevance. </w:t>
      </w:r>
    </w:p>
    <w:p w14:paraId="6BF2793A" w14:textId="77777777" w:rsidR="00C62B39" w:rsidRPr="002915B7" w:rsidRDefault="00C62B39" w:rsidP="003F6AB2">
      <w:pPr>
        <w:spacing w:line="480" w:lineRule="auto"/>
      </w:pPr>
    </w:p>
    <w:p w14:paraId="50219F9A" w14:textId="77777777" w:rsidR="00C62B39" w:rsidRPr="002915B7" w:rsidRDefault="002916F8" w:rsidP="003F6AB2">
      <w:pPr>
        <w:spacing w:line="480" w:lineRule="auto"/>
        <w:jc w:val="center"/>
      </w:pPr>
      <w:r w:rsidRPr="002915B7">
        <w:t>[Figure 2</w:t>
      </w:r>
      <w:r w:rsidR="00C62B39" w:rsidRPr="002915B7">
        <w:t xml:space="preserve"> approximately here]</w:t>
      </w:r>
    </w:p>
    <w:p w14:paraId="34F4C8C3" w14:textId="77777777" w:rsidR="00C62B39" w:rsidRPr="002915B7" w:rsidRDefault="00C62B39" w:rsidP="003F6AB2">
      <w:pPr>
        <w:spacing w:line="480" w:lineRule="auto"/>
      </w:pPr>
    </w:p>
    <w:p w14:paraId="2DC6B74F" w14:textId="77777777" w:rsidR="00290EED" w:rsidRPr="002915B7" w:rsidRDefault="00290EED" w:rsidP="003F6AB2">
      <w:pPr>
        <w:spacing w:line="480" w:lineRule="auto"/>
      </w:pPr>
    </w:p>
    <w:p w14:paraId="3B731CB4" w14:textId="77777777" w:rsidR="00C62B39" w:rsidRPr="002915B7" w:rsidRDefault="00FD069D" w:rsidP="003F6AB2">
      <w:pPr>
        <w:pStyle w:val="Heading2"/>
      </w:pPr>
      <w:r>
        <w:t xml:space="preserve">2.2 </w:t>
      </w:r>
      <w:r w:rsidR="00C62B39" w:rsidRPr="002915B7">
        <w:t>Data</w:t>
      </w:r>
    </w:p>
    <w:p w14:paraId="4A20F869" w14:textId="77777777" w:rsidR="00C62B39" w:rsidRPr="002915B7" w:rsidRDefault="00C62B39" w:rsidP="003F6AB2">
      <w:pPr>
        <w:spacing w:line="480" w:lineRule="auto"/>
      </w:pPr>
    </w:p>
    <w:p w14:paraId="6DE6B7DF" w14:textId="77777777" w:rsidR="00C62B39" w:rsidRPr="002915B7" w:rsidRDefault="00C62B39" w:rsidP="003F6AB2">
      <w:pPr>
        <w:spacing w:line="480" w:lineRule="auto"/>
      </w:pPr>
      <w:r w:rsidRPr="002915B7">
        <w:rPr>
          <w:color w:val="000000"/>
        </w:rPr>
        <w:lastRenderedPageBreak/>
        <w:t>We reviewed (non-systematically) a group of studies that have generated quantitative mappings of a broad set of ecosystem services and biodiversity in Europe and used the outputs of these studies as inputs for our prioritization analyses. We used the following criteria for selecting the datasets: 1) relevance as collection (datasets are broad and representative sample of both ecosystem services and biodiversity), 2) spatiotemporal resolution (datasets have fine enough spatial grain and are collected around the same time) and 3) geographical coverage (datasets cover the same geographical region). Screening the available datasets left us with 770 selected datasets 11 features of ecosystem services capacity (from here called data group ES) and 759 features of biodiversity fea</w:t>
      </w:r>
      <w:r w:rsidR="006E5407" w:rsidRPr="002915B7">
        <w:rPr>
          <w:color w:val="000000"/>
        </w:rPr>
        <w:t>tures (data group BD) (Table 1)</w:t>
      </w:r>
      <w:r w:rsidRPr="002915B7">
        <w:rPr>
          <w:color w:val="000000"/>
        </w:rPr>
        <w:t>.</w:t>
      </w:r>
    </w:p>
    <w:p w14:paraId="4728DD26" w14:textId="77777777" w:rsidR="00C62B39" w:rsidRPr="002915B7" w:rsidRDefault="00C62B39" w:rsidP="003F6AB2">
      <w:pPr>
        <w:spacing w:line="480" w:lineRule="auto"/>
        <w:rPr>
          <w:color w:val="000000"/>
        </w:rPr>
      </w:pPr>
    </w:p>
    <w:p w14:paraId="05B8CD74" w14:textId="77777777" w:rsidR="00C62B39" w:rsidRPr="002915B7" w:rsidRDefault="00C62B39" w:rsidP="003F6AB2">
      <w:pPr>
        <w:spacing w:line="480" w:lineRule="auto"/>
        <w:jc w:val="center"/>
      </w:pPr>
      <w:r w:rsidRPr="002915B7">
        <w:rPr>
          <w:color w:val="000000"/>
        </w:rPr>
        <w:t>[Table 1 approximately here]</w:t>
      </w:r>
    </w:p>
    <w:p w14:paraId="1DAE9C08" w14:textId="77777777" w:rsidR="00C62B39" w:rsidRPr="002915B7" w:rsidRDefault="00C62B39" w:rsidP="003F6AB2">
      <w:pPr>
        <w:spacing w:line="480" w:lineRule="auto"/>
        <w:rPr>
          <w:color w:val="000000"/>
        </w:rPr>
      </w:pPr>
    </w:p>
    <w:p w14:paraId="4EA49DEC" w14:textId="77777777" w:rsidR="00C62B39" w:rsidRPr="002915B7" w:rsidRDefault="00FD069D" w:rsidP="003F6AB2">
      <w:pPr>
        <w:pStyle w:val="Heading3"/>
        <w:spacing w:line="480" w:lineRule="auto"/>
      </w:pPr>
      <w:r>
        <w:t xml:space="preserve">2.2.1 </w:t>
      </w:r>
      <w:r w:rsidR="00C62B39" w:rsidRPr="002915B7">
        <w:t>Ecosystem services features (ES)</w:t>
      </w:r>
    </w:p>
    <w:p w14:paraId="1C4B375C" w14:textId="77777777" w:rsidR="00C62B39" w:rsidRPr="002915B7" w:rsidRDefault="00C62B39" w:rsidP="003F6AB2">
      <w:pPr>
        <w:spacing w:line="480" w:lineRule="auto"/>
      </w:pPr>
    </w:p>
    <w:p w14:paraId="0C9788FC" w14:textId="77777777" w:rsidR="00C62B39" w:rsidRPr="002915B7" w:rsidRDefault="00C62B39" w:rsidP="003F6AB2">
      <w:pPr>
        <w:spacing w:line="480" w:lineRule="auto"/>
      </w:pPr>
      <w:r w:rsidRPr="002915B7">
        <w:rPr>
          <w:color w:val="000000"/>
        </w:rPr>
        <w:t xml:space="preserve">We selected a collection of datasets that broadly indicate supporting, provisioning, regulating and cultural ecosystem services </w:t>
      </w:r>
      <w:r w:rsidR="006E5407" w:rsidRPr="002915B7">
        <w:rPr>
          <w:color w:val="000000"/>
        </w:rPr>
        <w:fldChar w:fldCharType="begin" w:fldLock="1"/>
      </w:r>
      <w:r w:rsidR="008434C5" w:rsidRPr="002915B7">
        <w:rPr>
          <w:color w:val="000000"/>
        </w:rPr>
        <w:instrText>ADDIN CSL_CITATION { "citationItems" : [ { "id" : "ITEM-1", "itemData" : { "author" : [ { "dropping-particle" : "", "family" : "Millennium Ecosystem Assessment", "given" : "", "non-dropping-particle" : "", "parse-names" : false, "suffix" : "" } ], "id" : "ITEM-1", "issued" : { "date-parts" : [ [ "2005" ] ] }, "publisher-place" : "Washington D.C.", "title" : "Millenium Ecosystem Assessment. 2005. Ecosystems and human well-being: General synthesis.", "type" : "report" }, "uris" : [ "http://www.mendeley.com/documents/?uuid=4503f729-5e36-430f-8a65-2d2edba24c65" ] } ], "mendeley" : { "formattedCitation" : "(Millennium Ecosystem Assessment 2005)", "plainTextFormattedCitation" : "(Millennium Ecosystem Assessment 2005)", "previouslyFormattedCitation" : "(Millennium Ecosystem Assessment 2005)" }, "properties" : { "noteIndex" : 0 }, "schema" : "https://github.com/citation-style-language/schema/raw/master/csl-citation.json" }</w:instrText>
      </w:r>
      <w:r w:rsidR="006E5407" w:rsidRPr="002915B7">
        <w:rPr>
          <w:color w:val="000000"/>
        </w:rPr>
        <w:fldChar w:fldCharType="separate"/>
      </w:r>
      <w:r w:rsidR="006E5407" w:rsidRPr="002915B7">
        <w:rPr>
          <w:noProof/>
          <w:color w:val="000000"/>
        </w:rPr>
        <w:t>(Millennium Ecosystem Assessment 2005)</w:t>
      </w:r>
      <w:r w:rsidR="006E5407"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(Millennium Ecosystem Assessment, 2005)</w:t>
      </w:r>
      <w:r w:rsidR="001A6958" w:rsidRPr="002915B7">
        <w:rPr>
          <w:color w:val="000000"/>
        </w:rPr>
        <w:fldChar w:fldCharType="end"/>
      </w:r>
      <w:r w:rsidRPr="002915B7">
        <w:rPr>
          <w:color w:val="000000"/>
        </w:rPr>
        <w:t>. For all t</w:t>
      </w:r>
      <w:r w:rsidR="006E5407" w:rsidRPr="002915B7">
        <w:rPr>
          <w:color w:val="000000"/>
        </w:rPr>
        <w:t>he ecosystem services datasets (data group ES) include</w:t>
      </w:r>
      <w:r w:rsidR="00F77D40" w:rsidRPr="002915B7">
        <w:rPr>
          <w:color w:val="000000"/>
        </w:rPr>
        <w:t>d</w:t>
      </w:r>
      <w:r w:rsidRPr="002915B7">
        <w:rPr>
          <w:color w:val="000000"/>
        </w:rPr>
        <w:t>, we assume a linear relationship between the estimated quantity and the perceived benefit. While some ES datasets include aspects of both supply and demand, we consider the datasets to indicate the ES capacity at any given location. The ES datasets are a subset of datasets pre</w:t>
      </w:r>
      <w:ins w:id="79" w:author="Verburg, P.H." w:date="2017-05-19T14:00:00Z">
        <w:r w:rsidR="004E2BA2">
          <w:rPr>
            <w:color w:val="000000"/>
          </w:rPr>
          <w:t>v</w:t>
        </w:r>
      </w:ins>
      <w:del w:id="80" w:author="Verburg, P.H." w:date="2017-05-19T14:00:00Z">
        <w:r w:rsidRPr="002915B7" w:rsidDel="004E2BA2">
          <w:rPr>
            <w:color w:val="000000"/>
          </w:rPr>
          <w:delText>c</w:delText>
        </w:r>
      </w:del>
      <w:r w:rsidRPr="002915B7">
        <w:rPr>
          <w:color w:val="000000"/>
        </w:rPr>
        <w:t xml:space="preserve">iously collated and harmonized as part of a Horizon 2020 project PROVIDE (http://www.provide-project.eu/) and we obtained the datasets directly from project </w:t>
      </w:r>
      <w:commentRangeStart w:id="81"/>
      <w:r w:rsidRPr="002915B7">
        <w:rPr>
          <w:color w:val="000000"/>
        </w:rPr>
        <w:t>partners</w:t>
      </w:r>
      <w:commentRangeEnd w:id="81"/>
      <w:r w:rsidR="004E2BA2">
        <w:rPr>
          <w:rStyle w:val="CommentReference"/>
        </w:rPr>
        <w:commentReference w:id="81"/>
      </w:r>
      <w:r w:rsidRPr="002915B7">
        <w:rPr>
          <w:color w:val="000000"/>
        </w:rPr>
        <w:t xml:space="preserve"> </w:t>
      </w:r>
      <w:r w:rsidR="008434C5" w:rsidRPr="002915B7">
        <w:rPr>
          <w:color w:val="000000"/>
        </w:rPr>
        <w:fldChar w:fldCharType="begin" w:fldLock="1"/>
      </w:r>
      <w:r w:rsidR="008434C5" w:rsidRPr="002915B7">
        <w:rPr>
          <w:color w:val="000000"/>
        </w:rPr>
        <w:instrText>ADDIN CSL_CITATION { "citationItems" : [ { "id" : "ITEM-1", "itemData" : { "author" : [ { "dropping-particle" : "", "family" : "Komossa", "given" : "Franziska", "non-dropping-particle" : "", "parse-names" : false, "suffix" : "" }, { "dropping-particle" : "", "family" : "Schulp", "given" : "Catharina J E", "non-dropping-particle" : "", "parse-names" : false, "suffix" : "" }, { "dropping-particle" : "", "family" : "Zanden", "given" : "Emma H", "non-dropping-particle" : "van der", "parse-names" : false, "suffix" : "" }, { "dropping-particle" : "", "family" : "Verburg", "given" : "Peter H", "non-dropping-particle" : "", "parse-names" : false, "suffix" : "" }, { "dropping-particle" : "", "family" : "Parikka", "given" : "Heikki", "non-dropping-particle" : "", "parse-names" : false, "suffix" : "" }, { "dropping-particle" : "", "family" : "Kurttila", "given" : "Mikko", "non-dropping-particle" : "", "parse-names" : false, "suffix" : "" } ], "id" : "ITEM-1", "issued" : { "date-parts" : [ [ "2016" ] ] }, "number-of-pages" : "1-118", "title" : "Deliverable D3.1: Set of maps and short analysis showing demand, supply and hotspots of public goods in the the EU at 1 km2 and relevant NUTS levels.", "type" : "report" }, "uris" : [ "http://www.mendeley.com/documents/?uuid=0461d939-5aa9-44d4-997d-1bca909997c9" ] } ], "mendeley" : { "formattedCitation" : "(Komossa et al. 2016)", "plainTextFormattedCitation" : "(Komossa et al. 2016)", "previouslyFormattedCitation" : "(Komossa et al. 2016)" }, "properties" : { "noteIndex" : 0 }, "schema" : "https://github.com/citation-style-language/schema/raw/master/csl-citation.json" }</w:instrText>
      </w:r>
      <w:r w:rsidR="008434C5" w:rsidRPr="002915B7">
        <w:rPr>
          <w:color w:val="000000"/>
        </w:rPr>
        <w:fldChar w:fldCharType="separate"/>
      </w:r>
      <w:r w:rsidR="008434C5" w:rsidRPr="002915B7">
        <w:rPr>
          <w:noProof/>
          <w:color w:val="000000"/>
        </w:rPr>
        <w:t>(Komossa et al. 2016)</w:t>
      </w:r>
      <w:r w:rsidR="008434C5"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(Komossa et al., 2016)</w:t>
      </w:r>
      <w:r w:rsidR="001A6958" w:rsidRPr="002915B7">
        <w:rPr>
          <w:color w:val="000000"/>
        </w:rPr>
        <w:fldChar w:fldCharType="end"/>
      </w:r>
      <w:r w:rsidRPr="002915B7">
        <w:rPr>
          <w:color w:val="000000"/>
        </w:rPr>
        <w:t xml:space="preserve">.  </w:t>
      </w:r>
    </w:p>
    <w:p w14:paraId="2C6EE6BE" w14:textId="77777777" w:rsidR="00C62B39" w:rsidRPr="002915B7" w:rsidRDefault="00C62B39" w:rsidP="003F6AB2">
      <w:pPr>
        <w:spacing w:line="480" w:lineRule="auto"/>
        <w:rPr>
          <w:color w:val="000000"/>
        </w:rPr>
      </w:pPr>
    </w:p>
    <w:p w14:paraId="3596CD88" w14:textId="77777777" w:rsidR="00C62B39" w:rsidRPr="002915B7" w:rsidRDefault="00C62B39" w:rsidP="003F6AB2">
      <w:pPr>
        <w:tabs>
          <w:tab w:val="left" w:pos="3332"/>
        </w:tabs>
        <w:spacing w:line="480" w:lineRule="auto"/>
      </w:pPr>
      <w:r w:rsidRPr="002915B7">
        <w:t>For our prioritization analysis, we settled for</w:t>
      </w:r>
      <w:ins w:id="82" w:author="Verburg, P.H." w:date="2017-05-19T14:00:00Z">
        <w:r w:rsidR="004E2BA2">
          <w:t xml:space="preserve"> a</w:t>
        </w:r>
      </w:ins>
      <w:r w:rsidRPr="002915B7">
        <w:t xml:space="preserve"> spatial resolution of 1 km</w:t>
      </w:r>
      <w:r w:rsidRPr="002915B7">
        <w:rPr>
          <w:vertAlign w:val="superscript"/>
        </w:rPr>
        <w:t>2</w:t>
      </w:r>
      <w:r w:rsidRPr="002915B7">
        <w:t xml:space="preserve">. This resolution is fine enough to be relevant for regional scale decision-making </w:t>
      </w:r>
      <w:del w:id="83" w:author="Verburg, P.H." w:date="2017-05-19T14:01:00Z">
        <w:r w:rsidRPr="002915B7" w:rsidDel="004E2BA2">
          <w:delText>(REF)</w:delText>
        </w:r>
      </w:del>
      <w:r w:rsidRPr="002915B7">
        <w:t xml:space="preserve"> while still being computationally feasible at European scale. To further harmonize all the ES datasets into the same geographical extent and coordinate reference system </w:t>
      </w:r>
      <w:r w:rsidRPr="002915B7">
        <w:lastRenderedPageBreak/>
        <w:t>(ETRS89 / ETRS-LAEA, EPSG:3035), we developed pre-processing components as part of the study workflow implementation (see section 2.5) using the Python bindings to the Geos</w:t>
      </w:r>
      <w:r w:rsidR="008434C5" w:rsidRPr="002915B7">
        <w:t xml:space="preserve">patial Data Abstraction Library </w:t>
      </w:r>
      <w:r w:rsidR="008434C5" w:rsidRPr="002915B7">
        <w:fldChar w:fldCharType="begin" w:fldLock="1"/>
      </w:r>
      <w:r w:rsidR="00E5057C" w:rsidRPr="002915B7">
        <w:instrText>ADDIN CSL_CITATION { "citationItems" : [ { "id" : "ITEM-1", "itemData" : { "author" : [ { "dropping-particle" : "", "family" : "GDAL Development Team", "given" : "", "non-dropping-particle" : "", "parse-names" : false, "suffix" : "" } ], "id" : "ITEM-1", "issued" : { "date-parts" : [ [ "2016" ] ] }, "publisher" : "Open Source Geospatial Foundation", "title" : "GDAL - Geospatial Data Abstraction Library, version 2.1.0", "type" : "book" }, "prefix" : "version 2.0.2, ", "uris" : [ "http://www.mendeley.com/documents/?uuid=eb769894-33ab-49c7-ad7e-e859483d09d1" ] } ], "mendeley" : { "formattedCitation" : "(version 2.0.2, GDAL Development Team 2016)", "plainTextFormattedCitation" : "(version 2.0.2, GDAL Development Team 2016)", "previouslyFormattedCitation" : "(version 2.0.2, GDAL Development Team 2016)" }, "properties" : { "noteIndex" : 0 }, "schema" : "https://github.com/citation-style-language/schema/raw/master/csl-citation.json" }</w:instrText>
      </w:r>
      <w:r w:rsidR="008434C5" w:rsidRPr="002915B7">
        <w:fldChar w:fldCharType="separate"/>
      </w:r>
      <w:r w:rsidR="008434C5" w:rsidRPr="002915B7">
        <w:rPr>
          <w:noProof/>
        </w:rPr>
        <w:t>(version 2.0.2, GDAL Development Team 2016)</w:t>
      </w:r>
      <w:r w:rsidR="008434C5" w:rsidRPr="002915B7">
        <w:fldChar w:fldCharType="end"/>
      </w:r>
      <w:r w:rsidR="001A6958" w:rsidRPr="002915B7">
        <w:fldChar w:fldCharType="begin"/>
      </w:r>
      <w:r w:rsidR="001A6958" w:rsidRPr="002915B7">
        <w:fldChar w:fldCharType="separate"/>
      </w:r>
      <w:r w:rsidR="001A6958" w:rsidRPr="002915B7">
        <w:rPr>
          <w:noProof/>
        </w:rPr>
        <w:t>(version 2.0.2, GDAL Development Team, 2016)</w:t>
      </w:r>
      <w:r w:rsidR="001A6958" w:rsidRPr="002915B7">
        <w:fldChar w:fldCharType="end"/>
      </w:r>
      <w:r w:rsidR="008434C5" w:rsidRPr="002915B7">
        <w:t>. If a dataset</w:t>
      </w:r>
      <w:r w:rsidRPr="002915B7">
        <w:t xml:space="preserve"> contained negative values (only one datasets: climate regulation), the dataset was rescaled so that all values were positive.</w:t>
      </w:r>
    </w:p>
    <w:p w14:paraId="7557B152" w14:textId="77777777" w:rsidR="00C62B39" w:rsidRPr="002915B7" w:rsidRDefault="00C62B39" w:rsidP="003F6AB2">
      <w:pPr>
        <w:spacing w:line="480" w:lineRule="auto"/>
      </w:pPr>
    </w:p>
    <w:p w14:paraId="403A8B9A" w14:textId="77777777" w:rsidR="00C62B39" w:rsidRPr="002915B7" w:rsidRDefault="00FD069D" w:rsidP="003F6AB2">
      <w:pPr>
        <w:pStyle w:val="Heading3"/>
        <w:spacing w:line="480" w:lineRule="auto"/>
      </w:pPr>
      <w:r>
        <w:t xml:space="preserve">2.2.2 </w:t>
      </w:r>
      <w:r w:rsidR="00C62B39" w:rsidRPr="002915B7">
        <w:t>Biodiversity features (BD)</w:t>
      </w:r>
    </w:p>
    <w:p w14:paraId="210A73AE" w14:textId="77777777" w:rsidR="00C62B39" w:rsidRPr="002915B7" w:rsidRDefault="00C62B39" w:rsidP="003F6AB2">
      <w:pPr>
        <w:spacing w:line="480" w:lineRule="auto"/>
      </w:pPr>
    </w:p>
    <w:p w14:paraId="2904A0CC" w14:textId="77777777" w:rsidR="00C62B39" w:rsidRPr="002915B7" w:rsidRDefault="00C62B39" w:rsidP="003F6AB2">
      <w:pPr>
        <w:spacing w:line="480" w:lineRule="auto"/>
      </w:pPr>
      <w:r w:rsidRPr="002915B7">
        <w:rPr>
          <w:color w:val="000000"/>
        </w:rPr>
        <w:t>To assess the priority locations for biodiversity conservation in Europe, we considered the refined extent of occurrence (EOO) models for terrestrial vertebrates</w:t>
      </w:r>
      <w:r w:rsidRPr="002915B7">
        <w:rPr>
          <w:rFonts w:eastAsia="Times New Roman" w:cs="Calibri"/>
          <w:color w:val="000000"/>
          <w:lang w:eastAsia="fi-FI"/>
        </w:rPr>
        <w:t xml:space="preserve">. The EOO models have been collated from several sources and refined to take into account the suitability of different land-use/land-cover classes based on the habitat preferences of different species </w:t>
      </w:r>
      <w:r w:rsidR="00E5057C" w:rsidRPr="002915B7">
        <w:rPr>
          <w:rFonts w:eastAsia="Times New Roman" w:cs="Calibri"/>
          <w:color w:val="000000"/>
          <w:lang w:eastAsia="fi-FI"/>
        </w:rPr>
        <w:fldChar w:fldCharType="begin" w:fldLock="1"/>
      </w:r>
      <w:r w:rsidR="002916C3" w:rsidRPr="002915B7">
        <w:rPr>
          <w:rFonts w:eastAsia="Times New Roman" w:cs="Calibri"/>
          <w:color w:val="000000"/>
          <w:lang w:eastAsia="fi-FI"/>
        </w:rPr>
        <w:instrText>ADDIN CSL_CITATION { "citationItems" : [ { "id" : "ITEM-1",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"ITEM-1", "issue" : "9", "issued" : { "date-parts" : [ [ "2013" ] ] }, "page" : "1-14", "title" : "Threats from Climate Change to Terrestrial Vertebrate Hotspots in Europe", "type" : "article-journal", "volume" : "8" }, "uris" : [ "http://www.mendeley.com/documents/?uuid=5fce7595-efb7-4a0f-9047-bb82181a5060" ] }, { "id" : "ITEM-2", "itemData" : { "DOI" : "10.1098/rstb.2014.0005", "ISBN" : "0962-8436", "ISSN" : "1471-2970", "PMID" : "25561666", "abstract" : "Protected areas (PAs) are pivotal tools for biodiversity conservation on the Earth. Europe has had an extensive protection system since Natura 2000 areas were created in parallel with traditional parks and reserves. However, the extent to which this system covers not only taxonomic diversity but also other biodiversity facets, such as evolutionary history and functional diversity, has never been evaluated. Using high-resolution distribution data of all European tetrapods together with dated molecular phylogenies and detailed trait information, we first tested whether the existing European protection system effectively covers all species and in particular, those with the highest evolutionary or functional distinctiveness. We then tested the ability of PAs to protect the entire tetrapod phylogenetic and functional trees of life by mapping species' target achievements along the internal branches of these two trees. We found that the current system is adequately representative in terms of the evolutionary history of amphibians while it fails for the rest. However, the most functionally distinct species were better represented than they would be under random conservation efforts. These results imply better protection of the tetrapod functional tree of life, which could help to ensure long-term functioning of the ecosystem, potentially at the expense of conserving evolutionary history.", "author" : [ { "dropping-particle" : "", "family" : "Thuiller", "given" : "Wilfried", "non-dropping-particle" : "", "parse-names" : false, "suffix" : "" }, { "dropping-particle" : "", "family" : "Maiorano", "given" : "Luigi", "non-dropping-particle" : "", "parse-names" : false, "suffix" : "" }, { "dropping-particle" : "", "family" : "Mazel", "given" : "Florent", "non-dropping-particle" : "", "parse-names" : false, "suffix" : "" }, { "dropping-particle" : "", "family" : "Guilhaumon", "given" : "Fran\u00e7ois",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"Renaud", "given" : "Julien", "non-dropping-particle" : "", "parse-names" : false, "suffix" : "" }, { "dropping-particle" : "", "family" : "Roquet", "given" : "Cristina", "non-dropping-particle" : "", "parse-names" : false, "suffix" : "" }, { "dropping-particle" : "", "family" : "Mouillot", "given" : "David", "non-dropping-particle" : "", "parse-names" : false, "suffix" : "" } ], "container-title" : "Philosophical transactions of the Royal Society of London. Series B, Biological sciences", "id" : "ITEM-2", "issue" : "1662", "issued" : { "date-parts" : [ [ "2015" ] ] }, "page" : "20140005", "title" : "Conserving the functional and phylogenetic trees of life of European tetrapods.", "type" : "article-journal", "volume" : "370" }, "uris" : [ "http://www.mendeley.com/documents/?uuid=47fab8b6-75ad-420a-b943-df03e7f52d29" ] } ], "mendeley" : { "formattedCitation" : "(Maiorano et al. 2013; Thuiller et al. 2015)", "plainTextFormattedCitation" : "(Maiorano et al. 2013; Thuiller et al. 2015)", "previouslyFormattedCitation" : "(Maiorano et al. 2013; Thuiller et al. 2015)" }, "properties" : { "noteIndex" : 0 }, "schema" : "https://github.com/citation-style-language/schema/raw/master/csl-citation.json" }</w:instrText>
      </w:r>
      <w:r w:rsidR="00E5057C" w:rsidRPr="002915B7">
        <w:rPr>
          <w:rFonts w:eastAsia="Times New Roman" w:cs="Calibri"/>
          <w:color w:val="000000"/>
          <w:lang w:eastAsia="fi-FI"/>
        </w:rPr>
        <w:fldChar w:fldCharType="separate"/>
      </w:r>
      <w:r w:rsidR="00E5057C" w:rsidRPr="002915B7">
        <w:rPr>
          <w:rFonts w:eastAsia="Times New Roman" w:cs="Calibri"/>
          <w:noProof/>
          <w:color w:val="000000"/>
          <w:lang w:eastAsia="fi-FI"/>
        </w:rPr>
        <w:t>(Maiorano et al. 2013; Thuiller et al. 2015)</w:t>
      </w:r>
      <w:r w:rsidR="00E5057C" w:rsidRPr="002915B7">
        <w:rPr>
          <w:rFonts w:eastAsia="Times New Roman" w:cs="Calibri"/>
          <w:color w:val="000000"/>
          <w:lang w:eastAsia="fi-FI"/>
        </w:rPr>
        <w:fldChar w:fldCharType="end"/>
      </w:r>
      <w:r w:rsidR="001A6958" w:rsidRPr="002915B7">
        <w:rPr>
          <w:rFonts w:eastAsia="Times New Roman" w:cs="Calibri"/>
          <w:color w:val="000000"/>
          <w:lang w:eastAsia="fi-FI"/>
        </w:rPr>
        <w:fldChar w:fldCharType="begin"/>
      </w:r>
      <w:r w:rsidR="001A6958" w:rsidRPr="002915B7">
        <w:rPr>
          <w:rFonts w:eastAsia="Times New Roman" w:cs="Calibri"/>
          <w:color w:val="000000"/>
          <w:lang w:eastAsia="fi-FI"/>
        </w:rPr>
        <w:fldChar w:fldCharType="separate"/>
      </w:r>
      <w:r w:rsidR="001A6958" w:rsidRPr="002915B7">
        <w:rPr>
          <w:rFonts w:eastAsia="Times New Roman" w:cs="Calibri"/>
          <w:noProof/>
          <w:color w:val="000000"/>
          <w:lang w:eastAsia="fi-FI"/>
        </w:rPr>
        <w:t>(Maiorano et al., 2013; Thuiller et al., 2015)</w:t>
      </w:r>
      <w:r w:rsidR="001A6958" w:rsidRPr="002915B7">
        <w:rPr>
          <w:rFonts w:eastAsia="Times New Roman" w:cs="Calibri"/>
          <w:color w:val="000000"/>
          <w:lang w:eastAsia="fi-FI"/>
        </w:rPr>
        <w:fldChar w:fldCharType="end"/>
      </w:r>
      <w:r w:rsidRPr="002915B7">
        <w:rPr>
          <w:rFonts w:eastAsia="Times New Roman" w:cs="Calibri"/>
          <w:color w:val="000000"/>
          <w:lang w:eastAsia="fi-FI"/>
        </w:rPr>
        <w:t>. We extracted a subset (BD from now on) of the original data for species that, according the EOO models, occur in EU25 countries, which constituted of 759 species (64 mammal, 404 bird, 83 amphibian, and 112 reptile species). The original data has a spatial resolution of 300 meters, which we aggregated to 1 km while matching the geographical extent of the ES datasets</w:t>
      </w:r>
      <w:del w:id="84" w:author="Verburg, P.H." w:date="2017-05-19T14:03:00Z">
        <w:r w:rsidRPr="002915B7" w:rsidDel="004E2BA2">
          <w:rPr>
            <w:rFonts w:eastAsia="Times New Roman" w:cs="Calibri"/>
            <w:color w:val="000000"/>
            <w:lang w:eastAsia="fi-FI"/>
          </w:rPr>
          <w:delText xml:space="preserve"> using </w:delText>
        </w:r>
        <w:commentRangeStart w:id="85"/>
        <w:r w:rsidRPr="002915B7" w:rsidDel="004E2BA2">
          <w:rPr>
            <w:rFonts w:eastAsia="Times New Roman" w:cs="Calibri"/>
            <w:color w:val="000000"/>
            <w:lang w:eastAsia="fi-FI"/>
          </w:rPr>
          <w:delText xml:space="preserve">ArcGIS </w:delText>
        </w:r>
        <w:commentRangeStart w:id="86"/>
        <w:r w:rsidRPr="002915B7" w:rsidDel="004E2BA2">
          <w:rPr>
            <w:rFonts w:eastAsia="Times New Roman" w:cs="Calibri"/>
            <w:color w:val="000000"/>
            <w:lang w:eastAsia="fi-FI"/>
          </w:rPr>
          <w:delText>XX</w:delText>
        </w:r>
      </w:del>
      <w:commentRangeEnd w:id="86"/>
      <w:r w:rsidR="004E2BA2">
        <w:rPr>
          <w:rStyle w:val="CommentReference"/>
        </w:rPr>
        <w:commentReference w:id="86"/>
      </w:r>
      <w:del w:id="87" w:author="Verburg, P.H." w:date="2017-05-19T14:03:00Z">
        <w:r w:rsidRPr="002915B7" w:rsidDel="004E2BA2">
          <w:rPr>
            <w:rFonts w:eastAsia="Times New Roman" w:cs="Calibri"/>
            <w:color w:val="000000"/>
            <w:lang w:eastAsia="fi-FI"/>
          </w:rPr>
          <w:delText xml:space="preserve"> (REF)</w:delText>
        </w:r>
      </w:del>
      <w:commentRangeEnd w:id="85"/>
      <w:r w:rsidRPr="002915B7">
        <w:commentReference w:id="85"/>
      </w:r>
      <w:r w:rsidRPr="002915B7">
        <w:rPr>
          <w:rFonts w:eastAsia="Times New Roman" w:cs="Calibri"/>
          <w:color w:val="000000"/>
          <w:lang w:eastAsia="fi-FI"/>
        </w:rPr>
        <w:t xml:space="preserve">. In the aggregated datasets, the value </w:t>
      </w:r>
      <w:r w:rsidRPr="002915B7">
        <w:rPr>
          <w:rFonts w:eastAsia="Times New Roman" w:cs="Calibri"/>
          <w:i/>
          <w:iCs/>
          <w:color w:val="000000"/>
          <w:lang w:eastAsia="fi-FI"/>
        </w:rPr>
        <w:t>r</w:t>
      </w:r>
      <w:r w:rsidRPr="002915B7">
        <w:rPr>
          <w:rFonts w:eastAsia="Times New Roman" w:cs="Calibri"/>
          <w:i/>
          <w:iCs/>
          <w:color w:val="000000"/>
          <w:vertAlign w:val="subscript"/>
          <w:lang w:eastAsia="fi-FI"/>
        </w:rPr>
        <w:t>ij</w:t>
      </w:r>
      <w:r w:rsidRPr="002915B7">
        <w:rPr>
          <w:rFonts w:eastAsia="Times New Roman" w:cs="Calibri"/>
          <w:color w:val="000000"/>
          <w:lang w:eastAsia="fi-FI"/>
        </w:rPr>
        <w:t xml:space="preserve"> of each cell </w:t>
      </w:r>
      <w:r w:rsidRPr="002915B7">
        <w:rPr>
          <w:rFonts w:eastAsia="Times New Roman" w:cs="Calibri"/>
          <w:i/>
          <w:iCs/>
          <w:color w:val="000000"/>
          <w:lang w:eastAsia="fi-FI"/>
        </w:rPr>
        <w:t>i</w:t>
      </w:r>
      <w:r w:rsidRPr="002915B7">
        <w:rPr>
          <w:rFonts w:eastAsia="Times New Roman" w:cs="Calibri"/>
          <w:color w:val="000000"/>
          <w:lang w:eastAsia="fi-FI"/>
        </w:rPr>
        <w:t xml:space="preserve"> describes the fraction of the cell that is considered, by expert evaluation, to be either primarily or marginally suitable habitat for species </w:t>
      </w:r>
      <w:r w:rsidRPr="002915B7">
        <w:rPr>
          <w:rFonts w:eastAsia="Times New Roman" w:cs="Calibri"/>
          <w:i/>
          <w:iCs/>
          <w:color w:val="000000"/>
          <w:lang w:eastAsia="fi-FI"/>
        </w:rPr>
        <w:t>j</w:t>
      </w:r>
      <w:r w:rsidR="00E5057C" w:rsidRPr="002915B7">
        <w:rPr>
          <w:rFonts w:eastAsia="Times New Roman" w:cs="Calibri"/>
          <w:color w:val="000000"/>
          <w:lang w:eastAsia="fi-FI"/>
        </w:rPr>
        <w:t>.</w:t>
      </w:r>
    </w:p>
    <w:p w14:paraId="319969A2"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6576362E" w14:textId="77777777" w:rsidR="00C62B39" w:rsidRPr="002915B7" w:rsidRDefault="00FD069D" w:rsidP="003F6AB2">
      <w:pPr>
        <w:pStyle w:val="Heading3"/>
        <w:spacing w:line="480" w:lineRule="auto"/>
      </w:pPr>
      <w:r>
        <w:t xml:space="preserve">2.2.3 </w:t>
      </w:r>
      <w:r w:rsidR="0023389C" w:rsidRPr="002915B7">
        <w:t>Administrative unit data</w:t>
      </w:r>
    </w:p>
    <w:p w14:paraId="030963BF"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1A44527B" w14:textId="77777777" w:rsidR="0023389C" w:rsidRPr="002915B7" w:rsidRDefault="00C62B39" w:rsidP="003F6AB2">
      <w:pPr>
        <w:spacing w:line="480" w:lineRule="auto"/>
      </w:pPr>
      <w:r w:rsidRPr="002915B7">
        <w:rPr>
          <w:color w:val="000000"/>
        </w:rPr>
        <w:t xml:space="preserve">For delineating and selecting </w:t>
      </w:r>
      <w:commentRangeStart w:id="88"/>
      <w:r w:rsidRPr="002915B7">
        <w:rPr>
          <w:color w:val="000000"/>
        </w:rPr>
        <w:t>the</w:t>
      </w:r>
      <w:commentRangeEnd w:id="88"/>
      <w:r w:rsidR="004E2BA2">
        <w:rPr>
          <w:rStyle w:val="CommentReference"/>
        </w:rPr>
        <w:commentReference w:id="88"/>
      </w:r>
      <w:r w:rsidRPr="002915B7">
        <w:rPr>
          <w:color w:val="000000"/>
        </w:rPr>
        <w:t xml:space="preserve"> area </w:t>
      </w:r>
      <w:ins w:id="89" w:author="Verburg, P.H." w:date="2017-05-19T14:11:00Z">
        <w:r w:rsidR="00873665">
          <w:rPr>
            <w:color w:val="000000"/>
          </w:rPr>
          <w:t>o</w:t>
        </w:r>
      </w:ins>
      <w:del w:id="90" w:author="Verburg, P.H." w:date="2017-05-19T14:11:00Z">
        <w:r w:rsidRPr="002915B7" w:rsidDel="00873665">
          <w:rPr>
            <w:color w:val="000000"/>
          </w:rPr>
          <w:delText>i</w:delText>
        </w:r>
      </w:del>
      <w:r w:rsidRPr="002915B7">
        <w:rPr>
          <w:color w:val="000000"/>
        </w:rPr>
        <w:t>f interest, we used the spatial version of the NUTS (Nomenclature of territorial units for statistics) classification (both level 0 and level 2) for the EU available from EUROSTAT (</w:t>
      </w:r>
      <w:r w:rsidRPr="002915B7">
        <w:rPr>
          <w:b/>
          <w:bCs/>
          <w:color w:val="000000"/>
        </w:rPr>
        <w:t>REF</w:t>
      </w:r>
      <w:r w:rsidRPr="002915B7">
        <w:rPr>
          <w:color w:val="000000"/>
        </w:rPr>
        <w:t>).</w:t>
      </w:r>
      <w:r w:rsidR="004F5A96" w:rsidRPr="002915B7">
        <w:rPr>
          <w:color w:val="000000"/>
        </w:rPr>
        <w:t xml:space="preserve"> </w:t>
      </w:r>
    </w:p>
    <w:p w14:paraId="4A1D0616" w14:textId="77777777" w:rsidR="0023389C" w:rsidRPr="002915B7" w:rsidRDefault="0023389C" w:rsidP="003F6AB2">
      <w:pPr>
        <w:pStyle w:val="NormalWeb"/>
        <w:spacing w:before="0" w:after="0" w:line="480" w:lineRule="auto"/>
        <w:textAlignment w:val="baseline"/>
        <w:rPr>
          <w:rFonts w:ascii="Calibri" w:hAnsi="Calibri"/>
          <w:color w:val="000000"/>
          <w:sz w:val="22"/>
          <w:szCs w:val="22"/>
        </w:rPr>
      </w:pPr>
    </w:p>
    <w:p w14:paraId="567F5CD2" w14:textId="77777777" w:rsidR="00C62B39" w:rsidRPr="002915B7" w:rsidRDefault="00FD069D" w:rsidP="003F6AB2">
      <w:pPr>
        <w:pStyle w:val="Heading2"/>
      </w:pPr>
      <w:r>
        <w:t xml:space="preserve">2.3 </w:t>
      </w:r>
      <w:commentRangeStart w:id="91"/>
      <w:r w:rsidR="00C62B39" w:rsidRPr="002915B7">
        <w:t>Prioritization methods</w:t>
      </w:r>
      <w:commentRangeEnd w:id="91"/>
      <w:r w:rsidR="00C62B39" w:rsidRPr="002915B7">
        <w:commentReference w:id="91"/>
      </w:r>
    </w:p>
    <w:p w14:paraId="6F18D487" w14:textId="77777777" w:rsidR="00C62B39" w:rsidRPr="002915B7" w:rsidRDefault="00C62B39" w:rsidP="003F6AB2">
      <w:pPr>
        <w:spacing w:line="480" w:lineRule="auto"/>
      </w:pPr>
    </w:p>
    <w:p w14:paraId="269E42FE" w14:textId="77777777" w:rsidR="00C62B39" w:rsidRPr="002915B7" w:rsidRDefault="00FD069D" w:rsidP="003F6AB2">
      <w:pPr>
        <w:pStyle w:val="Heading3"/>
        <w:spacing w:line="480" w:lineRule="auto"/>
      </w:pPr>
      <w:r>
        <w:rPr>
          <w:color w:val="000000"/>
        </w:rPr>
        <w:t xml:space="preserve">2.3.1 </w:t>
      </w:r>
      <w:r w:rsidR="00C62B39" w:rsidRPr="002915B7">
        <w:rPr>
          <w:color w:val="000000"/>
        </w:rPr>
        <w:t>Rarity-weighted richness</w:t>
      </w:r>
      <w:r w:rsidR="00C62B39" w:rsidRPr="002915B7">
        <w:t xml:space="preserve"> (RWR)</w:t>
      </w:r>
    </w:p>
    <w:p w14:paraId="207CDF2B" w14:textId="77777777" w:rsidR="00C62B39" w:rsidRPr="002915B7" w:rsidRDefault="00C62B39" w:rsidP="003F6AB2">
      <w:pPr>
        <w:spacing w:line="480" w:lineRule="auto"/>
        <w:rPr>
          <w:color w:val="000000"/>
        </w:rPr>
      </w:pPr>
    </w:p>
    <w:p w14:paraId="718A46BD" w14:textId="77777777" w:rsidR="00C62B39" w:rsidRPr="002915B7" w:rsidRDefault="00C62B39" w:rsidP="003F6AB2">
      <w:pPr>
        <w:spacing w:line="480" w:lineRule="auto"/>
        <w:rPr>
          <w:color w:val="000000"/>
        </w:rPr>
      </w:pPr>
      <w:r w:rsidRPr="002915B7">
        <w:rPr>
          <w:color w:val="000000"/>
        </w:rPr>
        <w:t xml:space="preserve">In implementing the RWR algorithm, we followed the description originally given by Williams et al. </w:t>
      </w:r>
      <w:r w:rsidR="002916C3" w:rsidRPr="002915B7">
        <w:rPr>
          <w:color w:val="000000"/>
        </w:rPr>
        <w:fldChar w:fldCharType="begin" w:fldLock="1"/>
      </w:r>
      <w:r w:rsidR="002916C3" w:rsidRPr="002915B7">
        <w:rPr>
          <w:color w:val="000000"/>
        </w:rPr>
        <w:instrText>ADDIN CSL_CITATION { "citationItems" : [ { "id" : "ITEM-1",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"ITEM-1", "issue" : "1", "issued" : { "date-parts" : [ [ "1996" ] ] }, "page" : "155-174", "title" : "A Comparison of Richness Hotspots , Rarity Hotspots , and Complementary Areas for Conserving Diversity of British Birds", "type" : "article-journal", "volume" : "10" }, "suppress-author" : 1, "uris" : [ "http://www.mendeley.com/documents/?uuid=e3956283-c25e-4060-a144-1b0c8066d4b4" ] } ], "mendeley" : { "formattedCitation" : "(1996)", "plainTextFormattedCitation" : "(1996)", "previouslyFormattedCitation" : "(1996)"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(1996)</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(1996)</w:t>
      </w:r>
      <w:r w:rsidR="001A6958" w:rsidRPr="002915B7">
        <w:rPr>
          <w:color w:val="000000"/>
        </w:rPr>
        <w:fldChar w:fldCharType="end"/>
      </w:r>
      <w:r w:rsidRPr="002915B7">
        <w:rPr>
          <w:color w:val="000000"/>
        </w:rPr>
        <w:t xml:space="preserve"> and later revisited by Albuquerque and Beier </w:t>
      </w:r>
      <w:r w:rsidR="002916C3" w:rsidRPr="002915B7">
        <w:rPr>
          <w:color w:val="000000"/>
        </w:rPr>
        <w:fldChar w:fldCharType="begin" w:fldLock="1"/>
      </w:r>
      <w:r w:rsidR="00D43E81" w:rsidRPr="002915B7">
        <w:rPr>
          <w:color w:val="000000"/>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(2015)</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(2015)</w:t>
      </w:r>
      <w:r w:rsidR="001A6958" w:rsidRPr="002915B7">
        <w:rPr>
          <w:color w:val="000000"/>
        </w:rPr>
        <w:fldChar w:fldCharType="end"/>
      </w:r>
      <w:r w:rsidRPr="002915B7">
        <w:rPr>
          <w:color w:val="000000"/>
        </w:rPr>
        <w:t xml:space="preserve"> with small modifications. More specif</w:t>
      </w:r>
      <w:r w:rsidR="00D43E81" w:rsidRPr="002915B7">
        <w:rPr>
          <w:color w:val="000000"/>
        </w:rPr>
        <w:t>ically, where</w:t>
      </w:r>
      <w:r w:rsidRPr="002915B7">
        <w:rPr>
          <w:color w:val="000000"/>
        </w:rPr>
        <w:t xml:space="preserve">as Albuquerque and Beier (2015) used species presence/absence data, we do not restrict the values of features in the prioritization (ES and BD) to binary values only. Instead, the </w:t>
      </w:r>
      <w:del w:id="92" w:author="Verburg, P.H." w:date="2017-05-19T14:12:00Z">
        <w:r w:rsidRPr="002915B7" w:rsidDel="00873665">
          <w:rPr>
            <w:color w:val="000000"/>
          </w:rPr>
          <w:delText xml:space="preserve">whatever </w:delText>
        </w:r>
      </w:del>
      <w:ins w:id="93" w:author="Verburg, P.H." w:date="2017-05-19T14:12:00Z">
        <w:r w:rsidR="00873665">
          <w:rPr>
            <w:color w:val="000000"/>
          </w:rPr>
          <w:t xml:space="preserve">occurrence level </w:t>
        </w:r>
      </w:ins>
      <w:r w:rsidRPr="002915B7">
        <w:rPr>
          <w:color w:val="000000"/>
        </w:rPr>
        <w:t>values</w:t>
      </w:r>
      <w:r w:rsidR="00BB1875" w:rsidRPr="002915B7">
        <w:rPr>
          <w:color w:val="000000"/>
        </w:rPr>
        <w:t xml:space="preserve"> </w:t>
      </w:r>
      <w:del w:id="94" w:author="Verburg, P.H." w:date="2017-05-19T14:12:00Z">
        <w:r w:rsidR="00BB1875" w:rsidRPr="002915B7" w:rsidDel="00873665">
          <w:rPr>
            <w:color w:val="000000"/>
          </w:rPr>
          <w:delText>(occurrence level from hereon)</w:delText>
        </w:r>
      </w:del>
      <w:r w:rsidRPr="002915B7">
        <w:rPr>
          <w:color w:val="000000"/>
        </w:rPr>
        <w:t xml:space="preserve"> </w:t>
      </w:r>
      <w:del w:id="95" w:author="Verburg, P.H." w:date="2017-05-19T14:12:00Z">
        <w:r w:rsidRPr="002915B7" w:rsidDel="00873665">
          <w:rPr>
            <w:color w:val="000000"/>
          </w:rPr>
          <w:delText xml:space="preserve">are </w:delText>
        </w:r>
      </w:del>
      <w:ins w:id="96" w:author="Verburg, P.H." w:date="2017-05-19T14:12:00Z">
        <w:r w:rsidR="00873665" w:rsidRPr="002915B7">
          <w:rPr>
            <w:color w:val="000000"/>
          </w:rPr>
          <w:t>a</w:t>
        </w:r>
        <w:r w:rsidR="00873665">
          <w:rPr>
            <w:color w:val="000000"/>
          </w:rPr>
          <w:t>s</w:t>
        </w:r>
        <w:r w:rsidR="00873665" w:rsidRPr="002915B7">
          <w:rPr>
            <w:color w:val="000000"/>
          </w:rPr>
          <w:t xml:space="preserve"> </w:t>
        </w:r>
      </w:ins>
      <w:r w:rsidRPr="002915B7">
        <w:rPr>
          <w:color w:val="000000"/>
        </w:rPr>
        <w:t xml:space="preserve">present in the datasets are retained. Thus, we define RWR score </w:t>
      </w:r>
      <w:r w:rsidRPr="002915B7">
        <w:rPr>
          <w:i/>
          <w:iCs/>
          <w:color w:val="000000"/>
        </w:rPr>
        <w:t xml:space="preserve">s </w:t>
      </w:r>
      <w:r w:rsidRPr="002915B7">
        <w:rPr>
          <w:color w:val="000000"/>
        </w:rPr>
        <w:t>for cell</w:t>
      </w:r>
      <w:r w:rsidRPr="002915B7">
        <w:rPr>
          <w:i/>
          <w:iCs/>
          <w:color w:val="000000"/>
        </w:rPr>
        <w:t xml:space="preserve"> i </w:t>
      </w:r>
      <w:r w:rsidRPr="002915B7">
        <w:rPr>
          <w:color w:val="000000"/>
        </w:rPr>
        <w:t>as:</w:t>
      </w:r>
    </w:p>
    <w:p w14:paraId="60C8C3DC" w14:textId="77777777" w:rsidR="00DB21C5" w:rsidRPr="002915B7" w:rsidRDefault="00DB21C5" w:rsidP="003F6AB2">
      <w:pPr>
        <w:spacing w:line="480" w:lineRule="auto"/>
      </w:pPr>
    </w:p>
    <w:p w14:paraId="110EAADD" w14:textId="77777777" w:rsidR="00C62B39" w:rsidRPr="002915B7" w:rsidRDefault="00B64201" w:rsidP="003F6AB2">
      <w:pPr>
        <w:spacing w:line="480" w:lineRule="auto"/>
      </w:pPr>
      <m:oMath>
        <m:sSub>
          <m:sSubPr>
            <m:ctrlPr>
              <w:ins w:id="97" w:author="Verburg, P.H." w:date="2017-05-19T12:54:00Z">
                <w:rPr>
                  <w:rFonts w:ascii="Cambria Math" w:hAnsi="Cambria Math"/>
                  <w:i/>
                </w:rPr>
              </w:ins>
            </m:ctrlPr>
          </m:sSubPr>
          <m:e>
            <m:r>
              <w:rPr>
                <w:rFonts w:ascii="Cambria Math" w:hAnsi="Cambria Math"/>
              </w:rPr>
              <m:t>s</m:t>
            </m:r>
          </m:e>
          <m:sub>
            <m:r>
              <w:rPr>
                <w:rFonts w:ascii="Cambria Math" w:hAnsi="Cambria Math"/>
              </w:rPr>
              <m:t>i</m:t>
            </m:r>
          </m:sub>
        </m:sSub>
        <m:r>
          <w:rPr>
            <w:rFonts w:ascii="Cambria Math" w:hAnsi="Cambria Math"/>
          </w:rPr>
          <m:t xml:space="preserve"> = </m:t>
        </m:r>
        <m:nary>
          <m:naryPr>
            <m:chr m:val="∑"/>
            <m:limLoc m:val="undOvr"/>
            <m:ctrlPr>
              <w:ins w:id="98" w:author="Verburg, P.H." w:date="2017-05-19T12:54:00Z">
                <w:rPr>
                  <w:rFonts w:ascii="Cambria Math" w:hAnsi="Cambria Math"/>
                  <w:i/>
                </w:rPr>
              </w:ins>
            </m:ctrlPr>
          </m:naryPr>
          <m:sub>
            <m:r>
              <w:rPr>
                <w:rFonts w:ascii="Cambria Math" w:hAnsi="Cambria Math"/>
              </w:rPr>
              <m:t>n=1</m:t>
            </m:r>
          </m:sub>
          <m:sup>
            <m:r>
              <w:rPr>
                <w:rFonts w:ascii="Cambria Math" w:hAnsi="Cambria Math"/>
              </w:rPr>
              <m:t>N</m:t>
            </m:r>
          </m:sup>
          <m:e>
            <m:d>
              <m:dPr>
                <m:ctrlPr>
                  <w:ins w:id="99" w:author="Verburg, P.H." w:date="2017-05-19T12:54:00Z">
                    <w:rPr>
                      <w:rFonts w:ascii="Cambria Math" w:hAnsi="Cambria Math"/>
                      <w:i/>
                    </w:rPr>
                  </w:ins>
                </m:ctrlPr>
              </m:dPr>
              <m:e>
                <m:f>
                  <m:fPr>
                    <m:ctrlPr>
                      <w:ins w:id="100" w:author="Verburg, P.H." w:date="2017-05-19T12:54:00Z">
                        <w:rPr>
                          <w:rFonts w:ascii="Cambria Math" w:hAnsi="Cambria Math"/>
                          <w:i/>
                        </w:rPr>
                      </w:ins>
                    </m:ctrlPr>
                  </m:fPr>
                  <m:num>
                    <m:sSub>
                      <m:sSubPr>
                        <m:ctrlPr>
                          <w:ins w:id="101" w:author="Verburg, P.H." w:date="2017-05-19T12:54:00Z">
                            <w:rPr>
                              <w:rFonts w:ascii="Cambria Math" w:hAnsi="Cambria Math"/>
                              <w:i/>
                            </w:rPr>
                          </w:ins>
                        </m:ctrlPr>
                      </m:sSubPr>
                      <m:e>
                        <m:r>
                          <w:rPr>
                            <w:rFonts w:ascii="Cambria Math" w:hAnsi="Cambria Math"/>
                          </w:rPr>
                          <m:t>c</m:t>
                        </m:r>
                      </m:e>
                      <m:sub>
                        <m:r>
                          <w:rPr>
                            <w:rFonts w:ascii="Cambria Math" w:hAnsi="Cambria Math"/>
                          </w:rPr>
                          <m:t>ij</m:t>
                        </m:r>
                      </m:sub>
                    </m:sSub>
                    <m:sSub>
                      <m:sSubPr>
                        <m:ctrlPr>
                          <w:ins w:id="102" w:author="Verburg, P.H." w:date="2017-05-19T12:54:00Z">
                            <w:rPr>
                              <w:rFonts w:ascii="Cambria Math" w:hAnsi="Cambria Math"/>
                              <w:i/>
                            </w:rPr>
                          </w:ins>
                        </m:ctrlPr>
                      </m:sSubPr>
                      <m:e>
                        <m:r>
                          <w:rPr>
                            <w:rFonts w:ascii="Cambria Math" w:hAnsi="Cambria Math"/>
                          </w:rPr>
                          <m:t>w</m:t>
                        </m:r>
                      </m:e>
                      <m:sub>
                        <m:r>
                          <w:rPr>
                            <w:rFonts w:ascii="Cambria Math" w:hAnsi="Cambria Math"/>
                          </w:rPr>
                          <m:t>j</m:t>
                        </m:r>
                      </m:sub>
                    </m:sSub>
                  </m:num>
                  <m:den>
                    <m:sSub>
                      <m:sSubPr>
                        <m:ctrlPr>
                          <w:ins w:id="103" w:author="Verburg, P.H." w:date="2017-05-19T12:54:00Z">
                            <w:rPr>
                              <w:rFonts w:ascii="Cambria Math" w:hAnsi="Cambria Math"/>
                              <w:i/>
                            </w:rPr>
                          </w:ins>
                        </m:ctrlPr>
                      </m:sSubPr>
                      <m:e>
                        <m:r>
                          <w:rPr>
                            <w:rFonts w:ascii="Cambria Math" w:hAnsi="Cambria Math"/>
                          </w:rPr>
                          <m:t>c</m:t>
                        </m:r>
                      </m:e>
                      <m:sub>
                        <m:r>
                          <w:rPr>
                            <w:rFonts w:ascii="Cambria Math" w:hAnsi="Cambria Math"/>
                          </w:rPr>
                          <m:t>j</m:t>
                        </m:r>
                      </m:sub>
                    </m:sSub>
                  </m:den>
                </m:f>
              </m:e>
            </m:d>
          </m:e>
        </m:nary>
      </m:oMath>
      <w:r w:rsidR="00C32A0C" w:rsidRPr="002915B7">
        <w:t xml:space="preserve"> </w:t>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t xml:space="preserve"> </w:t>
      </w:r>
      <w:r w:rsidR="00C32A0C" w:rsidRPr="002915B7">
        <w:tab/>
        <w:t xml:space="preserve">       (1)</w:t>
      </w:r>
    </w:p>
    <w:p w14:paraId="7ABD8EE3" w14:textId="77777777" w:rsidR="00DB21C5" w:rsidRPr="002915B7" w:rsidRDefault="00DB21C5" w:rsidP="003F6AB2">
      <w:pPr>
        <w:spacing w:line="480" w:lineRule="auto"/>
        <w:rPr>
          <w:color w:val="000000"/>
        </w:rPr>
      </w:pPr>
    </w:p>
    <w:p w14:paraId="551F99EB" w14:textId="77777777" w:rsidR="00C62B39" w:rsidRPr="002915B7" w:rsidRDefault="00C62B39"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i, w</w:t>
      </w:r>
      <w:r w:rsidRPr="002915B7">
        <w:rPr>
          <w:i/>
          <w:iCs/>
          <w:color w:val="000000"/>
          <w:vertAlign w:val="subscript"/>
        </w:rPr>
        <w:t>j</w:t>
      </w:r>
      <w:r w:rsidRPr="002915B7">
        <w:rPr>
          <w:i/>
          <w:iCs/>
          <w:color w:val="000000"/>
        </w:rPr>
        <w:t xml:space="preserve"> </w:t>
      </w:r>
      <w:r w:rsidRPr="002915B7">
        <w:rPr>
          <w:color w:val="000000"/>
        </w:rPr>
        <w:t xml:space="preserve">is the weight for feature </w:t>
      </w:r>
      <w:r w:rsidRPr="002915B7">
        <w:rPr>
          <w:i/>
          <w:iCs/>
          <w:color w:val="000000"/>
        </w:rPr>
        <w:t>j</w:t>
      </w:r>
      <w:r w:rsidRPr="002915B7">
        <w:rPr>
          <w:color w:val="000000"/>
        </w:rPr>
        <w:t xml:space="preserve">, </w:t>
      </w:r>
      <w:r w:rsidRPr="002915B7">
        <w:rPr>
          <w:i/>
          <w:iCs/>
          <w:color w:val="000000"/>
        </w:rPr>
        <w:t>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xml:space="preserve"> and the values are summed for the </w:t>
      </w:r>
      <w:r w:rsidRPr="002915B7">
        <w:rPr>
          <w:i/>
          <w:iCs/>
          <w:color w:val="000000"/>
        </w:rPr>
        <w:t>N</w:t>
      </w:r>
      <w:r w:rsidRPr="002915B7">
        <w:rPr>
          <w:color w:val="000000"/>
        </w:rPr>
        <w:t xml:space="preserve"> features that occur in cell </w:t>
      </w:r>
      <w:r w:rsidRPr="002915B7">
        <w:rPr>
          <w:i/>
          <w:iCs/>
          <w:color w:val="000000"/>
        </w:rPr>
        <w:t>i</w:t>
      </w:r>
      <w:r w:rsidRPr="002915B7">
        <w:rPr>
          <w:color w:val="000000"/>
        </w:rPr>
        <w:t xml:space="preserve">. Because the feature-specific </w:t>
      </w:r>
      <w:r w:rsidR="00BB1875" w:rsidRPr="002915B7">
        <w:rPr>
          <w:color w:val="000000"/>
        </w:rPr>
        <w:t xml:space="preserve">occurrence level </w:t>
      </w:r>
      <w:r w:rsidRPr="002915B7">
        <w:rPr>
          <w:color w:val="000000"/>
        </w:rPr>
        <w:t xml:space="preserve">normalization results in relative values, the original units do not matter and the datasets are not required to be in the same scale. </w:t>
      </w:r>
      <w:bookmarkStart w:id="104" w:name="_Hlk479004537"/>
      <w:r w:rsidR="00F45379" w:rsidRPr="002915B7">
        <w:rPr>
          <w:color w:val="000000"/>
        </w:rPr>
        <w:t xml:space="preserve">After summing up the RWR score, we ranked it and rescaled it into range [0, 1] to produce the final priority rank map. </w:t>
      </w:r>
      <w:bookmarkEnd w:id="104"/>
      <w:r w:rsidRPr="002915B7">
        <w:rPr>
          <w:color w:val="000000"/>
        </w:rPr>
        <w:t>We calculated the RWR scores for each of the data groups resulting in three computational variants: RWR_ALL, RWR_ES and RWR_BD (</w:t>
      </w:r>
      <w:r w:rsidRPr="002915B7">
        <w:rPr>
          <w:b/>
          <w:bCs/>
          <w:color w:val="000000"/>
        </w:rPr>
        <w:t>Fig. S1</w:t>
      </w:r>
      <w:r w:rsidRPr="002915B7">
        <w:rPr>
          <w:color w:val="000000"/>
        </w:rPr>
        <w:t>).  Because we used many more biodiv</w:t>
      </w:r>
      <w:r w:rsidR="000E4526" w:rsidRPr="002915B7">
        <w:rPr>
          <w:color w:val="000000"/>
        </w:rPr>
        <w:t>ersity than ecosystem services features (763 and 9</w:t>
      </w:r>
      <w:r w:rsidRPr="002915B7">
        <w:rPr>
          <w:color w:val="000000"/>
        </w:rPr>
        <w:t xml:space="preserve">, respectively), we also defined a weighting scheme when calculating the RWR scores for the variant RWR_ALL. The weight </w:t>
      </w:r>
      <w:r w:rsidRPr="002915B7">
        <w:rPr>
          <w:i/>
          <w:iCs/>
          <w:color w:val="000000"/>
        </w:rPr>
        <w:t>w</w:t>
      </w:r>
      <w:r w:rsidRPr="002915B7">
        <w:rPr>
          <w:i/>
          <w:iCs/>
          <w:color w:val="000000"/>
          <w:vertAlign w:val="subscript"/>
        </w:rPr>
        <w:t>j</w:t>
      </w:r>
      <w:r w:rsidRPr="002915B7">
        <w:rPr>
          <w:i/>
          <w:iCs/>
          <w:color w:val="000000"/>
        </w:rPr>
        <w:t xml:space="preserve"> </w:t>
      </w:r>
      <w:r w:rsidRPr="002915B7">
        <w:rPr>
          <w:color w:val="000000"/>
        </w:rPr>
        <w:t xml:space="preserve">for a single feature </w:t>
      </w:r>
      <w:r w:rsidRPr="002915B7">
        <w:rPr>
          <w:i/>
          <w:iCs/>
          <w:color w:val="000000"/>
        </w:rPr>
        <w:t>j</w:t>
      </w:r>
      <w:r w:rsidRPr="002915B7">
        <w:rPr>
          <w:color w:val="000000"/>
        </w:rPr>
        <w:t xml:space="preserve"> in data group </w:t>
      </w:r>
      <w:r w:rsidRPr="002915B7">
        <w:rPr>
          <w:i/>
          <w:iCs/>
          <w:color w:val="000000"/>
        </w:rPr>
        <w:t>g</w:t>
      </w:r>
      <w:r w:rsidRPr="002915B7">
        <w:rPr>
          <w:color w:val="000000"/>
        </w:rPr>
        <w:t xml:space="preserve"> (ES or BD) is 1/</w:t>
      </w:r>
      <w:r w:rsidRPr="002915B7">
        <w:rPr>
          <w:i/>
          <w:iCs/>
          <w:color w:val="000000"/>
        </w:rPr>
        <w:t>n</w:t>
      </w:r>
      <w:r w:rsidRPr="002915B7">
        <w:rPr>
          <w:i/>
          <w:iCs/>
          <w:color w:val="000000"/>
          <w:vertAlign w:val="subscript"/>
        </w:rPr>
        <w:t>g</w:t>
      </w:r>
      <w:r w:rsidRPr="002915B7">
        <w:rPr>
          <w:color w:val="000000"/>
        </w:rPr>
        <w:t xml:space="preserve"> where </w:t>
      </w:r>
      <w:r w:rsidRPr="002915B7">
        <w:rPr>
          <w:i/>
          <w:iCs/>
          <w:color w:val="000000"/>
        </w:rPr>
        <w:t>n</w:t>
      </w:r>
      <w:r w:rsidRPr="002915B7">
        <w:rPr>
          <w:i/>
          <w:iCs/>
          <w:color w:val="000000"/>
          <w:vertAlign w:val="subscript"/>
        </w:rPr>
        <w:t>g</w:t>
      </w:r>
      <w:r w:rsidRPr="002915B7">
        <w:rPr>
          <w:color w:val="000000"/>
        </w:rPr>
        <w:t xml:space="preserve"> is the number of features in that group. This way, the aggregate weights for both data groups are the same</w:t>
      </w:r>
      <w:ins w:id="105" w:author="Verburg, P.H." w:date="2017-05-19T14:14:00Z">
        <w:r w:rsidR="00873665">
          <w:rPr>
            <w:color w:val="000000"/>
          </w:rPr>
          <w:t>, i.e., species occurrence and ES given the same importance in defining priority areas</w:t>
        </w:r>
      </w:ins>
      <w:r w:rsidRPr="002915B7">
        <w:rPr>
          <w:color w:val="000000"/>
        </w:rPr>
        <w:t>.</w:t>
      </w:r>
      <w:r w:rsidR="003F3DCE" w:rsidRPr="002915B7">
        <w:rPr>
          <w:color w:val="000000"/>
        </w:rPr>
        <w:t xml:space="preserve"> </w:t>
      </w:r>
      <w:r w:rsidRPr="002915B7">
        <w:rPr>
          <w:color w:val="000000"/>
        </w:rPr>
        <w:t xml:space="preserve"> We implemented the RWR algorithm using Python </w:t>
      </w:r>
      <w:r w:rsidR="00D43E81" w:rsidRPr="002915B7">
        <w:rPr>
          <w:color w:val="000000"/>
        </w:rPr>
        <w:fldChar w:fldCharType="begin" w:fldLock="1"/>
      </w:r>
      <w:r w:rsidR="00D43E81" w:rsidRPr="002915B7">
        <w:rPr>
          <w:color w:val="000000"/>
        </w:rPr>
        <w:instrText>ADDIN CSL_CITATION { "citationItems" : [ { "id" : "ITEM-1", "itemData" : { "author" : [ { "dropping-particle" : "", "family" : "Python Development Team", "given" : "", "non-dropping-particle" : "", "parse-names" : false, "suffix" : "" } ], "id" : "ITEM-1", "issued" : { "date-parts" : [ [ "2016" ] ] }, "title" : "Python Language Reference, version 3.5", "type" : "article" }, "prefix" : "version 3.5, ", "uris" : [ "http://www.mendeley.com/documents/?uuid=0314984d-f628-4644-a7f5-be941190829b" ] } ], "mendeley" : { "formattedCitation" : "(version 3.5, Python Development Team 2016)", "plainTextFormattedCitation" : "(version 3.5, Python Development Team 2016)", "previouslyFormattedCitation" : "(version 3.5, Python Development Team 2016)"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3.5, Python Development Team 2016)</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3.5, Python Development Team, 2016)</w:t>
      </w:r>
      <w:r w:rsidR="001A6958" w:rsidRPr="002915B7">
        <w:rPr>
          <w:color w:val="000000"/>
        </w:rPr>
        <w:fldChar w:fldCharType="end"/>
      </w:r>
      <w:r w:rsidRPr="002915B7">
        <w:rPr>
          <w:color w:val="000000"/>
        </w:rPr>
        <w:t xml:space="preserve"> and NumPy </w:t>
      </w:r>
      <w:r w:rsidR="00D43E81" w:rsidRPr="002915B7">
        <w:rPr>
          <w:color w:val="000000"/>
        </w:rPr>
        <w:fldChar w:fldCharType="begin" w:fldLock="1"/>
      </w:r>
      <w:r w:rsidR="00F925B7" w:rsidRPr="002915B7">
        <w:rPr>
          <w:color w:val="000000"/>
        </w:rPr>
        <w:instrText>ADDIN CSL_CITATION { "citationItems" : [ { "id" : "ITEM-1", "itemData" : { "DOI" : "10.1109/MCSE.2011.37", "ISBN" : "1521-9615 VO - 13", "ISSN" : "15219615", "PMID" : "1000224770", "abstract" : "In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 "author" : [ { "dropping-particle" : "", "family" : "Walt", "given" : "St\u00e9fan", "non-dropping-particle" : "van der", "parse-names" : false, "suffix" : "" }, { "dropping-particle" : "", "family" : "Colber", "given" : "S Chris", "non-dropping-particle" : "", "parse-names" : false, "suffix" : "" }, { "dropping-particle" : "", "family" : "Varoquaux", "given" : "Gael Ga\u00ebl", "non-dropping-particle" : "", "parse-names" : false, "suffix" : "" }, { "dropping-particle" : "", "family" : "Colbert", "given" : "S. Chris", "non-dropping-particle" : "", "parse-names" : false, "suffix" : "" }, { "dropping-particle" : "", "family" : "Varoquaux", "given" : "Gael Ga\u00ebl", "non-dropping-particle" : "", "parse-names" : false, "suffix" : "" } ], "container-title" : "Computing in Science and Engineering", "id" : "ITEM-1", "issue" : "2", "issued" : { "date-parts" : [ [ "2011" ] ] }, "page" : "1-8", "title" : "The NumPy array : a structure for efficient numerical computation", "type" : "article-journal", "volume" : "13" }, "prefix" : "version 1.10.4, ", "uris" : [ "http://www.mendeley.com/documents/?uuid=dd8ff111-b182-44c7-a8bd-554aab9928fb" ] } ], "mendeley" : { "formattedCitation" : "(version 1.10.4, van der Walt et al. 2011)", "plainTextFormattedCitation" : "(version 1.10.4, van der Walt et al. 2011)", "previouslyFormattedCitation" : "(version 1.10.4, van der Walt et al. 2011)"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1.10.4, van der Walt et al. 2011)</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1.10.4, van der Walt et al., 2011)</w:t>
      </w:r>
      <w:r w:rsidR="001A6958" w:rsidRPr="002915B7">
        <w:rPr>
          <w:color w:val="000000"/>
        </w:rPr>
        <w:fldChar w:fldCharType="end"/>
      </w:r>
      <w:r w:rsidR="00D43E81" w:rsidRPr="002915B7">
        <w:rPr>
          <w:color w:val="000000"/>
        </w:rPr>
        <w:t>.</w:t>
      </w:r>
    </w:p>
    <w:p w14:paraId="3860A529"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6EACF919" w14:textId="77777777" w:rsidR="00C62B39" w:rsidRPr="002915B7" w:rsidRDefault="00FD069D" w:rsidP="003F6AB2">
      <w:pPr>
        <w:pStyle w:val="Heading3"/>
        <w:spacing w:line="480" w:lineRule="auto"/>
      </w:pPr>
      <w:r>
        <w:lastRenderedPageBreak/>
        <w:t xml:space="preserve">2.3.2 </w:t>
      </w:r>
      <w:r w:rsidR="00C62B39" w:rsidRPr="002915B7">
        <w:t>Zonation (ZON)</w:t>
      </w:r>
    </w:p>
    <w:p w14:paraId="7CDD20CD" w14:textId="77777777" w:rsidR="00C62B39" w:rsidRPr="002915B7" w:rsidRDefault="00C62B39" w:rsidP="003F6AB2">
      <w:pPr>
        <w:spacing w:line="480" w:lineRule="auto"/>
      </w:pPr>
    </w:p>
    <w:p w14:paraId="4A4047E4"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As the second prioritization method, we used Zonation </w:t>
      </w:r>
      <w:r w:rsidR="00F925B7"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"prefix" : "version 4.0, ", "uris" : [ "http://www.mendeley.com/documents/?uuid=029b32f4-1603-430d-8712-b4cd2d591ca8" ] } ], "mendeley" : { "formattedCitation" : "(version 4.0, Moilanen et al. 2014)", "plainTextFormattedCitation" : "(version 4.0, Moilanen et al. 2014)", "previouslyFormattedCitation" : "(version 4.0, Moilanen et al. 2014)" }, "properties" : { "noteIndex" : 0 }, "schema" : "https://github.com/citation-style-language/schema/raw/master/csl-citation.json" }</w:instrText>
      </w:r>
      <w:r w:rsidR="00F925B7" w:rsidRPr="002915B7">
        <w:rPr>
          <w:rFonts w:ascii="Calibri" w:hAnsi="Calibri"/>
          <w:color w:val="000000"/>
          <w:sz w:val="22"/>
          <w:szCs w:val="22"/>
        </w:rPr>
        <w:fldChar w:fldCharType="separate"/>
      </w:r>
      <w:r w:rsidR="00F925B7" w:rsidRPr="002915B7">
        <w:rPr>
          <w:rFonts w:ascii="Calibri" w:hAnsi="Calibri"/>
          <w:noProof/>
          <w:color w:val="000000"/>
          <w:sz w:val="22"/>
          <w:szCs w:val="22"/>
        </w:rPr>
        <w:t>(version 4.0, Moilanen et al. 2014)</w:t>
      </w:r>
      <w:r w:rsidR="00F925B7"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(version 4.0, Moilanen et al., 2014)</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spatial conservation prioritization software. Zonation works on a given set of inputs that describe the occurrence of features to be prioritized in a spatially explicit manner. Starting from the full set of features, it starts iteratively removing the least valuable cells while accounting for the initial occurrence of features and the remaining occurrence of each feature. On each iteration, the features are normalized by their remaining occurrence levels, a step very similar to the occurrence level normalization in computing the RWR scores. Zonation then calculates the marginal loss value for each cell and removes the cell with the smallest marginal loss value. Zonation has several cell removal rules available for defining how exactly the marginal loss is calculated. Here, we used the Additive Benefit Function (ABF) rule, which sums the values over all features in a given cell according to a given benefit func</w:t>
      </w:r>
      <w:r w:rsidR="00633FEF" w:rsidRPr="002915B7">
        <w:rPr>
          <w:rFonts w:ascii="Calibri" w:hAnsi="Calibri"/>
          <w:color w:val="000000"/>
          <w:sz w:val="22"/>
          <w:szCs w:val="22"/>
        </w:rPr>
        <w:t xml:space="preserve">tion </w:t>
      </w:r>
      <w:r w:rsidR="00633FEF" w:rsidRPr="002915B7">
        <w:rPr>
          <w:rFonts w:ascii="Calibri" w:hAnsi="Calibri"/>
          <w:color w:val="000000"/>
          <w:sz w:val="22"/>
          <w:szCs w:val="22"/>
        </w:rPr>
        <w:fldChar w:fldCharType="begin" w:fldLock="1"/>
      </w:r>
      <w:r w:rsidR="00BC225C"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633FEF" w:rsidRPr="002915B7">
        <w:rPr>
          <w:rFonts w:ascii="Calibri" w:hAnsi="Calibri"/>
          <w:color w:val="000000"/>
          <w:sz w:val="22"/>
          <w:szCs w:val="22"/>
        </w:rPr>
        <w:fldChar w:fldCharType="separate"/>
      </w:r>
      <w:r w:rsidR="00633FEF" w:rsidRPr="002915B7">
        <w:rPr>
          <w:rFonts w:ascii="Calibri" w:hAnsi="Calibri"/>
          <w:noProof/>
          <w:color w:val="000000"/>
          <w:sz w:val="22"/>
          <w:szCs w:val="22"/>
        </w:rPr>
        <w:t>(Moilanen et al. 2014)</w:t>
      </w:r>
      <w:r w:rsidR="00633FEF"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Given the full set of pixels </w:t>
      </w:r>
      <w:r w:rsidRPr="002915B7">
        <w:rPr>
          <w:rFonts w:ascii="Calibri" w:hAnsi="Calibri"/>
          <w:i/>
          <w:iCs/>
          <w:color w:val="000000"/>
          <w:sz w:val="22"/>
          <w:szCs w:val="22"/>
        </w:rPr>
        <w:t>S</w:t>
      </w:r>
      <w:r w:rsidRPr="002915B7">
        <w:rPr>
          <w:rFonts w:ascii="Calibri" w:hAnsi="Calibri"/>
          <w:color w:val="000000"/>
          <w:sz w:val="22"/>
          <w:szCs w:val="22"/>
        </w:rPr>
        <w:t xml:space="preserve">, the marginal loss </w:t>
      </w:r>
      <w:r w:rsidRPr="002915B7">
        <w:rPr>
          <w:rFonts w:ascii="Calibri" w:hAnsi="Calibri"/>
          <w:i/>
          <w:iCs/>
          <w:color w:val="000000"/>
          <w:sz w:val="22"/>
          <w:szCs w:val="22"/>
        </w:rPr>
        <w:t>δ</w:t>
      </w:r>
      <w:r w:rsidRPr="002915B7">
        <w:rPr>
          <w:rFonts w:ascii="Calibri" w:hAnsi="Calibri"/>
          <w:color w:val="000000"/>
          <w:sz w:val="22"/>
          <w:szCs w:val="22"/>
        </w:rPr>
        <w:t xml:space="preserve"> for cell </w:t>
      </w:r>
      <w:r w:rsidRPr="002915B7">
        <w:rPr>
          <w:rFonts w:ascii="Calibri" w:hAnsi="Calibri"/>
          <w:i/>
          <w:iCs/>
          <w:color w:val="000000"/>
          <w:sz w:val="22"/>
          <w:szCs w:val="22"/>
        </w:rPr>
        <w:t>i</w:t>
      </w:r>
      <w:r w:rsidRPr="002915B7">
        <w:rPr>
          <w:rFonts w:ascii="Calibri" w:hAnsi="Calibri"/>
          <w:color w:val="000000"/>
          <w:sz w:val="22"/>
          <w:szCs w:val="22"/>
        </w:rPr>
        <w:t xml:space="preserve"> is  </w:t>
      </w:r>
    </w:p>
    <w:p w14:paraId="1F12D391" w14:textId="77777777" w:rsidR="00AB2036" w:rsidRPr="002915B7" w:rsidRDefault="00C62B39" w:rsidP="003F6AB2">
      <w:pPr>
        <w:pStyle w:val="NormalWeb"/>
        <w:spacing w:before="0" w:after="0" w:line="480" w:lineRule="auto"/>
        <w:textAlignment w:val="baseline"/>
        <w:rPr>
          <w:rFonts w:ascii="Calibri" w:hAnsi="Calibri"/>
          <w:color w:val="000000"/>
          <w:sz w:val="22"/>
          <w:szCs w:val="22"/>
        </w:rPr>
      </w:pPr>
      <w:r w:rsidRPr="002915B7">
        <w:rPr>
          <w:rFonts w:ascii="Calibri" w:hAnsi="Calibri"/>
          <w:color w:val="000000"/>
          <w:sz w:val="22"/>
          <w:szCs w:val="22"/>
        </w:rPr>
        <w:tab/>
      </w:r>
      <w:r w:rsidRPr="002915B7">
        <w:rPr>
          <w:rFonts w:ascii="Calibri" w:hAnsi="Calibri"/>
          <w:color w:val="000000"/>
          <w:sz w:val="22"/>
          <w:szCs w:val="22"/>
        </w:rPr>
        <w:tab/>
      </w:r>
      <w:r w:rsidRPr="002915B7">
        <w:rPr>
          <w:rFonts w:ascii="Calibri" w:hAnsi="Calibri"/>
          <w:color w:val="000000"/>
          <w:sz w:val="22"/>
          <w:szCs w:val="22"/>
        </w:rPr>
        <w:tab/>
      </w:r>
    </w:p>
    <w:p w14:paraId="304B1E12" w14:textId="77777777" w:rsidR="00C62B39" w:rsidRPr="002915B7" w:rsidRDefault="00B64201" w:rsidP="003F6AB2">
      <w:pPr>
        <w:pStyle w:val="NormalWeb"/>
        <w:spacing w:before="0" w:after="0" w:line="480" w:lineRule="auto"/>
        <w:textAlignment w:val="baseline"/>
      </w:pPr>
      <m:oMath>
        <m:sSub>
          <m:sSubPr>
            <m:ctrlPr>
              <w:ins w:id="106" w:author="Verburg, P.H." w:date="2017-05-19T12:54:00Z">
                <w:rPr>
                  <w:rFonts w:ascii="Cambria Math" w:hAnsi="Cambria Math"/>
                  <w:i/>
                  <w:color w:val="000000"/>
                  <w:sz w:val="22"/>
                  <w:szCs w:val="22"/>
                </w:rPr>
              </w:ins>
            </m:ctrlPr>
          </m:sSubPr>
          <m:e>
            <m:r>
              <m:rPr>
                <m:sty m:val="p"/>
              </m:rPr>
              <w:rPr>
                <w:rFonts w:ascii="Cambria Math" w:hAnsi="Cambria Math"/>
                <w:color w:val="000000"/>
                <w:sz w:val="22"/>
                <w:szCs w:val="22"/>
              </w:rPr>
              <m:t>δ</m:t>
            </m:r>
          </m:e>
          <m:sub>
            <m:r>
              <w:rPr>
                <w:rFonts w:ascii="Cambria Math" w:hAnsi="Cambria Math"/>
                <w:color w:val="000000"/>
                <w:sz w:val="22"/>
                <w:szCs w:val="22"/>
              </w:rPr>
              <m:t>i</m:t>
            </m:r>
          </m:sub>
        </m:sSub>
        <m:r>
          <w:rPr>
            <w:rFonts w:ascii="Cambria Math" w:hAnsi="Cambria Math"/>
            <w:color w:val="000000"/>
            <w:sz w:val="22"/>
            <w:szCs w:val="22"/>
          </w:rPr>
          <m:t>=</m:t>
        </m:r>
        <m:sSub>
          <m:sSubPr>
            <m:ctrlPr>
              <w:ins w:id="107" w:author="Verburg, P.H." w:date="2017-05-19T12:54:00Z">
                <w:rPr>
                  <w:rFonts w:ascii="Cambria Math" w:hAnsi="Cambria Math"/>
                  <w:i/>
                  <w:color w:val="000000"/>
                  <w:sz w:val="22"/>
                  <w:szCs w:val="22"/>
                </w:rPr>
              </w:ins>
            </m:ctrlPr>
          </m:sSubPr>
          <m:e>
            <m:r>
              <w:rPr>
                <w:rFonts w:ascii="Cambria Math" w:hAnsi="Cambria Math"/>
                <w:color w:val="000000"/>
                <w:sz w:val="22"/>
                <w:szCs w:val="22"/>
              </w:rPr>
              <m:t>w</m:t>
            </m:r>
          </m:e>
          <m:sub>
            <m:r>
              <w:rPr>
                <w:rFonts w:ascii="Cambria Math" w:hAnsi="Cambria Math"/>
                <w:color w:val="000000"/>
                <w:sz w:val="22"/>
                <w:szCs w:val="22"/>
              </w:rPr>
              <m:t>j</m:t>
            </m:r>
          </m:sub>
        </m:sSub>
        <m:nary>
          <m:naryPr>
            <m:chr m:val="∑"/>
            <m:limLoc m:val="undOvr"/>
            <m:ctrlPr>
              <w:ins w:id="108" w:author="Verburg, P.H." w:date="2017-05-19T12:54:00Z">
                <w:rPr>
                  <w:rFonts w:ascii="Cambria Math" w:hAnsi="Cambria Math"/>
                  <w:i/>
                  <w:color w:val="000000"/>
                  <w:sz w:val="22"/>
                  <w:szCs w:val="22"/>
                </w:rPr>
              </w:ins>
            </m:ctrlPr>
          </m:naryPr>
          <m:sub>
            <m:r>
              <w:rPr>
                <w:rFonts w:ascii="Cambria Math" w:hAnsi="Cambria Math"/>
                <w:color w:val="000000"/>
                <w:sz w:val="22"/>
                <w:szCs w:val="22"/>
              </w:rPr>
              <m:t>j=1</m:t>
            </m:r>
          </m:sub>
          <m:sup>
            <m:r>
              <w:rPr>
                <w:rFonts w:ascii="Cambria Math" w:hAnsi="Cambria Math"/>
                <w:color w:val="000000"/>
                <w:sz w:val="22"/>
                <w:szCs w:val="22"/>
              </w:rPr>
              <m:t>J</m:t>
            </m:r>
          </m:sup>
          <m:e>
            <m:r>
              <w:rPr>
                <w:rFonts w:ascii="Cambria Math" w:hAnsi="Cambria Math"/>
                <w:color w:val="000000"/>
                <w:sz w:val="22"/>
                <w:szCs w:val="22"/>
              </w:rPr>
              <m:t>[</m:t>
            </m:r>
            <m:sSub>
              <m:sSubPr>
                <m:ctrlPr>
                  <w:ins w:id="109" w:author="Verburg, P.H." w:date="2017-05-19T12:54:00Z">
                    <w:rPr>
                      <w:rFonts w:ascii="Cambria Math" w:hAnsi="Cambria Math"/>
                      <w:i/>
                      <w:color w:val="000000"/>
                      <w:sz w:val="22"/>
                      <w:szCs w:val="22"/>
                    </w:rPr>
                  </w:ins>
                </m:ctrlPr>
              </m:sSubPr>
              <m:e>
                <m:r>
                  <w:rPr>
                    <w:rFonts w:ascii="Cambria Math" w:hAnsi="Cambria Math"/>
                    <w:color w:val="000000"/>
                    <w:sz w:val="22"/>
                    <w:szCs w:val="22"/>
                  </w:rPr>
                  <m:t>R</m:t>
                </m:r>
              </m:e>
              <m:sub>
                <m:r>
                  <w:rPr>
                    <w:rFonts w:ascii="Cambria Math" w:hAnsi="Cambria Math"/>
                    <w:color w:val="000000"/>
                    <w:sz w:val="22"/>
                    <w:szCs w:val="22"/>
                  </w:rPr>
                  <m:t>j</m:t>
                </m:r>
              </m:sub>
            </m:sSub>
            <m:d>
              <m:dPr>
                <m:ctrlPr>
                  <w:ins w:id="110" w:author="Verburg, P.H." w:date="2017-05-19T12:54:00Z">
                    <w:rPr>
                      <w:rFonts w:ascii="Cambria Math" w:hAnsi="Cambria Math"/>
                      <w:i/>
                      <w:color w:val="000000"/>
                      <w:sz w:val="22"/>
                      <w:szCs w:val="22"/>
                    </w:rPr>
                  </w:ins>
                </m:ctrlPr>
              </m:dPr>
              <m:e>
                <m:d>
                  <m:dPr>
                    <m:begChr m:val="{"/>
                    <m:endChr m:val="}"/>
                    <m:ctrlPr>
                      <w:ins w:id="111" w:author="Verburg, P.H." w:date="2017-05-19T12:54:00Z">
                        <w:rPr>
                          <w:rFonts w:ascii="Cambria Math" w:hAnsi="Cambria Math"/>
                          <w:i/>
                          <w:color w:val="000000"/>
                          <w:sz w:val="22"/>
                          <w:szCs w:val="22"/>
                        </w:rPr>
                      </w:ins>
                    </m:ctrlPr>
                  </m:dPr>
                  <m:e>
                    <m:r>
                      <w:rPr>
                        <w:rFonts w:ascii="Cambria Math" w:hAnsi="Cambria Math"/>
                        <w:color w:val="000000"/>
                        <w:sz w:val="22"/>
                        <w:szCs w:val="22"/>
                      </w:rPr>
                      <m:t>s</m:t>
                    </m:r>
                  </m:e>
                </m:d>
              </m:e>
            </m:d>
            <m:r>
              <w:rPr>
                <w:rFonts w:ascii="Cambria Math" w:hAnsi="Cambria Math"/>
                <w:color w:val="000000"/>
                <w:sz w:val="22"/>
                <w:szCs w:val="22"/>
              </w:rPr>
              <m:t>-</m:t>
            </m:r>
            <m:sSub>
              <m:sSubPr>
                <m:ctrlPr>
                  <w:ins w:id="112" w:author="Verburg, P.H." w:date="2017-05-19T12:54:00Z">
                    <w:rPr>
                      <w:rFonts w:ascii="Cambria Math" w:hAnsi="Cambria Math"/>
                      <w:i/>
                      <w:color w:val="000000"/>
                      <w:sz w:val="22"/>
                      <w:szCs w:val="22"/>
                    </w:rPr>
                  </w:ins>
                </m:ctrlPr>
              </m:sSubPr>
              <m:e>
                <m:r>
                  <w:rPr>
                    <w:rFonts w:ascii="Cambria Math" w:hAnsi="Cambria Math"/>
                    <w:color w:val="000000"/>
                    <w:sz w:val="22"/>
                    <w:szCs w:val="22"/>
                  </w:rPr>
                  <m:t>R</m:t>
                </m:r>
              </m:e>
              <m:sub>
                <m:r>
                  <w:rPr>
                    <w:rFonts w:ascii="Cambria Math" w:hAnsi="Cambria Math"/>
                    <w:color w:val="000000"/>
                    <w:sz w:val="22"/>
                    <w:szCs w:val="22"/>
                  </w:rPr>
                  <m:t>j</m:t>
                </m:r>
              </m:sub>
            </m:sSub>
            <m:r>
              <w:rPr>
                <w:rFonts w:ascii="Cambria Math" w:hAnsi="Cambria Math"/>
                <w:color w:val="000000"/>
                <w:sz w:val="22"/>
                <w:szCs w:val="22"/>
              </w:rPr>
              <m:t>({s-i})]</m:t>
            </m:r>
          </m:e>
        </m:nary>
      </m:oMath>
      <w:r w:rsidR="00633FEF" w:rsidRPr="002915B7">
        <w:rPr>
          <w:color w:val="000000"/>
          <w:sz w:val="22"/>
          <w:szCs w:val="22"/>
        </w:rPr>
        <w:t xml:space="preserve"> </w:t>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r>
      <w:r w:rsidR="00633FEF" w:rsidRPr="002915B7">
        <w:rPr>
          <w:color w:val="000000"/>
          <w:sz w:val="22"/>
          <w:szCs w:val="22"/>
        </w:rPr>
        <w:tab/>
        <w:t xml:space="preserve">      </w:t>
      </w:r>
      <w:r w:rsidR="00633FEF" w:rsidRPr="002915B7">
        <w:rPr>
          <w:rFonts w:asciiTheme="minorHAnsi" w:hAnsiTheme="minorHAnsi"/>
          <w:color w:val="000000"/>
          <w:sz w:val="22"/>
          <w:szCs w:val="22"/>
        </w:rPr>
        <w:t>(2)</w:t>
      </w:r>
    </w:p>
    <w:p w14:paraId="4CCD5B73"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7D3A2C7B"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where </w:t>
      </w:r>
      <w:r w:rsidRPr="002915B7">
        <w:rPr>
          <w:rFonts w:ascii="Calibri" w:hAnsi="Calibri"/>
          <w:i/>
          <w:iCs/>
          <w:color w:val="000000"/>
          <w:sz w:val="22"/>
          <w:szCs w:val="22"/>
        </w:rPr>
        <w:t>R</w:t>
      </w:r>
      <w:r w:rsidRPr="002915B7">
        <w:rPr>
          <w:rFonts w:ascii="Calibri" w:hAnsi="Calibri"/>
          <w:i/>
          <w:iCs/>
          <w:color w:val="000000"/>
          <w:sz w:val="22"/>
          <w:szCs w:val="22"/>
          <w:vertAlign w:val="subscript"/>
        </w:rPr>
        <w:t>j</w:t>
      </w:r>
      <w:r w:rsidRPr="002915B7">
        <w:rPr>
          <w:rFonts w:ascii="Calibri" w:hAnsi="Calibri"/>
          <w:i/>
          <w:iCs/>
          <w:color w:val="000000"/>
          <w:sz w:val="22"/>
          <w:szCs w:val="22"/>
        </w:rPr>
        <w:t>()</w:t>
      </w:r>
      <w:r w:rsidRPr="002915B7">
        <w:rPr>
          <w:rFonts w:ascii="Calibri" w:hAnsi="Calibri"/>
          <w:color w:val="000000"/>
          <w:sz w:val="22"/>
          <w:szCs w:val="22"/>
        </w:rPr>
        <w:t xml:space="preserve"> is a benefit function quantifying the value of feature </w:t>
      </w:r>
      <w:r w:rsidRPr="002915B7">
        <w:rPr>
          <w:rFonts w:ascii="Calibri" w:hAnsi="Calibri"/>
          <w:i/>
          <w:iCs/>
          <w:color w:val="000000"/>
          <w:sz w:val="22"/>
          <w:szCs w:val="22"/>
        </w:rPr>
        <w:t>j</w:t>
      </w:r>
      <w:r w:rsidRPr="002915B7">
        <w:rPr>
          <w:rFonts w:ascii="Calibri" w:hAnsi="Calibri"/>
          <w:color w:val="000000"/>
          <w:sz w:val="22"/>
          <w:szCs w:val="22"/>
        </w:rPr>
        <w:t xml:space="preserve"> in the set of remaining cells </w:t>
      </w:r>
      <w:r w:rsidRPr="002915B7">
        <w:rPr>
          <w:rFonts w:ascii="Calibri" w:hAnsi="Calibri"/>
          <w:i/>
          <w:iCs/>
          <w:color w:val="000000"/>
          <w:sz w:val="22"/>
          <w:szCs w:val="22"/>
        </w:rPr>
        <w:t xml:space="preserve">s </w:t>
      </w:r>
      <w:r w:rsidRPr="002915B7">
        <w:rPr>
          <w:rFonts w:ascii="Calibri" w:hAnsi="Calibri"/>
          <w:color w:val="000000"/>
          <w:sz w:val="22"/>
          <w:szCs w:val="22"/>
        </w:rPr>
        <w:t>and</w:t>
      </w:r>
      <w:r w:rsidRPr="002915B7">
        <w:rPr>
          <w:rFonts w:ascii="Calibri" w:hAnsi="Calibri"/>
          <w:i/>
          <w:iCs/>
          <w:color w:val="000000"/>
          <w:sz w:val="22"/>
          <w:szCs w:val="22"/>
        </w:rPr>
        <w:t xml:space="preserve"> </w:t>
      </w:r>
      <w:r w:rsidRPr="002915B7">
        <w:rPr>
          <w:rFonts w:ascii="Calibri" w:hAnsi="Calibri"/>
          <w:color w:val="000000"/>
          <w:sz w:val="22"/>
          <w:szCs w:val="22"/>
        </w:rPr>
        <w:t xml:space="preserve"> </w:t>
      </w:r>
      <w:r w:rsidRPr="002915B7">
        <w:rPr>
          <w:rFonts w:ascii="Calibri" w:hAnsi="Calibri"/>
          <w:i/>
          <w:iCs/>
          <w:color w:val="000000"/>
          <w:sz w:val="22"/>
          <w:szCs w:val="22"/>
        </w:rPr>
        <w:t xml:space="preserve">s – I </w:t>
      </w:r>
      <w:r w:rsidRPr="002915B7">
        <w:rPr>
          <w:rFonts w:ascii="Calibri" w:hAnsi="Calibri"/>
          <w:color w:val="000000"/>
          <w:sz w:val="22"/>
          <w:szCs w:val="22"/>
        </w:rPr>
        <w:t>(</w:t>
      </w:r>
      <w:r w:rsidRPr="002915B7">
        <w:rPr>
          <w:rFonts w:ascii="Calibri" w:hAnsi="Calibri"/>
          <w:i/>
          <w:iCs/>
          <w:color w:val="000000"/>
          <w:sz w:val="22"/>
          <w:szCs w:val="22"/>
        </w:rPr>
        <w:t>s</w:t>
      </w:r>
      <w:r w:rsidRPr="002915B7">
        <w:rPr>
          <w:rFonts w:ascii="Calibri" w:hAnsi="Calibri"/>
          <w:color w:val="000000"/>
          <w:sz w:val="22"/>
          <w:szCs w:val="22"/>
        </w:rPr>
        <w:t>,</w:t>
      </w:r>
      <w:r w:rsidRPr="002915B7">
        <w:rPr>
          <w:rFonts w:ascii="Calibri" w:hAnsi="Calibri"/>
          <w:i/>
          <w:iCs/>
          <w:color w:val="000000"/>
          <w:sz w:val="22"/>
          <w:szCs w:val="22"/>
        </w:rPr>
        <w:t>i</w:t>
      </w:r>
      <w:r w:rsidR="00AB2036" w:rsidRPr="002915B7">
        <w:rPr>
          <w:rFonts w:ascii="Calibri" w:hAnsi="Calibri"/>
          <w:color w:val="000000"/>
          <w:sz w:val="22"/>
          <w:szCs w:val="22"/>
        </w:rPr>
        <w:t xml:space="preserve"> </w:t>
      </w:r>
      <m:oMath>
        <m:r>
          <w:rPr>
            <w:rFonts w:ascii="Cambria Math" w:hAnsi="Cambria Math"/>
            <w:color w:val="000000"/>
            <w:sz w:val="22"/>
            <w:szCs w:val="22"/>
          </w:rPr>
          <m:t>∈</m:t>
        </m:r>
      </m:oMath>
      <w:r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 xml:space="preserve">) and </w:t>
      </w:r>
      <w:r w:rsidRPr="002915B7">
        <w:rPr>
          <w:rFonts w:ascii="Calibri" w:hAnsi="Calibri"/>
          <w:i/>
          <w:iCs/>
          <w:color w:val="000000"/>
          <w:sz w:val="22"/>
          <w:szCs w:val="22"/>
        </w:rPr>
        <w:t>w</w:t>
      </w:r>
      <w:r w:rsidRPr="002915B7">
        <w:rPr>
          <w:rFonts w:ascii="Calibri" w:hAnsi="Calibri"/>
          <w:i/>
          <w:iCs/>
          <w:color w:val="000000"/>
          <w:sz w:val="22"/>
          <w:szCs w:val="22"/>
          <w:vertAlign w:val="subscript"/>
        </w:rPr>
        <w:t>j</w:t>
      </w:r>
      <w:r w:rsidRPr="002915B7">
        <w:rPr>
          <w:rFonts w:ascii="Calibri" w:hAnsi="Calibri"/>
          <w:color w:val="000000"/>
          <w:sz w:val="22"/>
          <w:szCs w:val="22"/>
        </w:rPr>
        <w:t xml:space="preserve"> is  the weight for feature </w:t>
      </w:r>
      <w:r w:rsidRPr="002915B7">
        <w:rPr>
          <w:rFonts w:ascii="Calibri" w:hAnsi="Calibri"/>
          <w:i/>
          <w:iCs/>
          <w:color w:val="000000"/>
          <w:sz w:val="22"/>
          <w:szCs w:val="22"/>
        </w:rPr>
        <w:t>j</w:t>
      </w:r>
      <w:r w:rsidRPr="002915B7">
        <w:rPr>
          <w:rFonts w:ascii="Calibri" w:hAnsi="Calibri"/>
          <w:color w:val="000000"/>
          <w:sz w:val="22"/>
          <w:szCs w:val="22"/>
        </w:rPr>
        <w:t xml:space="preserve">. As a feature gets rarer in the cell-removal process, it also becomes relatively more valuable. This process leads to the maintenance of a balanced representation of all features in the solution. We chose to use ABF for two reasons. First, an (utility maximizing) additive benefit function </w:t>
      </w:r>
      <w:r w:rsidR="00016BD0"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"id" : "ITEM-2",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"ITEM-2", "issued" : { "date-parts" : [ [ "2012" ] ] }, "page" : "40-47", "title" : "Use of many low-level conservation targets reduces high-level conservation performance", "type" : "article-journal", "volume" : "247" }, "uris" : [ "http://www.mendeley.com/documents/?uuid=0695156e-ea46-4996-aaa4-44f229a8646e" ] } ], "mendeley" : { "formattedCitation" : "(Arponen et al. 2005; Laitila and Moilanen 2012)", "plainTextFormattedCitation" : "(Arponen et al. 2005; Laitila and Moilanen 2012)", "previouslyFormattedCitation" : "(Arponen et al. 2005;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(Arponen et al. 2005; 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 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seems suitable for calculating the aggregate value of cells in our case, because the resulting priority areas will have relatively high occurrence levels of a large number of features. For ESs, this translates into giving priority to ES bundles, and for biodiversity feature, giving priority to species richness. Second, ABF can be regarded as a generalization of a maximum coverage problem </w:t>
      </w:r>
      <w:r w:rsidR="00016BD0" w:rsidRPr="002915B7">
        <w:rPr>
          <w:rFonts w:ascii="Calibri" w:hAnsi="Calibri"/>
          <w:color w:val="000000"/>
          <w:sz w:val="22"/>
          <w:szCs w:val="22"/>
        </w:rPr>
        <w:fldChar w:fldCharType="begin" w:fldLock="1"/>
      </w:r>
      <w:r w:rsidR="00590E59" w:rsidRPr="002915B7">
        <w:rPr>
          <w:rFonts w:ascii="Calibri" w:hAnsi="Calibri"/>
          <w:color w:val="000000"/>
          <w:sz w:val="22"/>
          <w:szCs w:val="22"/>
        </w:rPr>
        <w:instrText>ADDIN CSL_CITATION { "citationItems" : [ { "id" : "ITEM-1",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"ITEM-1", "issued" : { "date-parts" : [ [ "2012" ] ] }, "page" : "40-47", "title" : "Use of many low-level conservation targets reduces high-level conservation performance", "type" : "article-journal", "volume" : "247" }, "uris" : [ "http://www.mendeley.com/documents/?uuid=0695156e-ea46-4996-aaa4-44f229a8646e" ] } ], "mendeley" : { "formattedCitation" : "(Laitila and Moilanen 2012)", "plainTextFormattedCitation" : "(Laitila and Moilanen 2012)", "previouslyFormattedCitation" :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and hence comparable (in its simple form) to RWR and ILP methods.</w:t>
      </w:r>
      <w:r w:rsidR="001657AB" w:rsidRPr="002915B7">
        <w:rPr>
          <w:rFonts w:ascii="Calibri" w:hAnsi="Calibri"/>
          <w:color w:val="000000"/>
          <w:sz w:val="22"/>
          <w:szCs w:val="22"/>
        </w:rPr>
        <w:t xml:space="preserve"> </w:t>
      </w:r>
      <w:r w:rsidR="00353921" w:rsidRPr="002915B7">
        <w:rPr>
          <w:rFonts w:ascii="Calibri" w:hAnsi="Calibri"/>
          <w:color w:val="000000"/>
          <w:sz w:val="22"/>
          <w:szCs w:val="22"/>
        </w:rPr>
        <w:t xml:space="preserve"> </w:t>
      </w:r>
    </w:p>
    <w:p w14:paraId="3BC9657E"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38476186" w14:textId="77777777"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We created 3 main variants for Zonation: ZON_ALL, ZON_ES and ZON_BD (</w:t>
      </w:r>
      <w:r w:rsidRPr="002915B7">
        <w:rPr>
          <w:rFonts w:ascii="Calibri" w:hAnsi="Calibri"/>
          <w:b/>
          <w:bCs/>
          <w:color w:val="000000"/>
          <w:sz w:val="22"/>
          <w:szCs w:val="22"/>
        </w:rPr>
        <w:t>Fig. S1</w:t>
      </w:r>
      <w:r w:rsidRPr="002915B7">
        <w:rPr>
          <w:rFonts w:ascii="Calibri" w:hAnsi="Calibri"/>
          <w:color w:val="000000"/>
          <w:sz w:val="22"/>
          <w:szCs w:val="22"/>
        </w:rPr>
        <w:t>). In the variant with all features included (ZON_ALL), we balanced the prioritization between data groups ES and BD by using the same weighting scheme as with RWR. We disabled the “edge removal” feature in Zonation and used warp factor of 1000, otherwise we used the default values for all parameters controlling the actual prioritization (for full implementation, see “Workflow system” below).</w:t>
      </w:r>
    </w:p>
    <w:p w14:paraId="257527D9"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1A868554" w14:textId="77777777" w:rsidR="00C62B39" w:rsidRPr="002915B7" w:rsidRDefault="00FD069D" w:rsidP="003F6AB2">
      <w:pPr>
        <w:pStyle w:val="Heading3"/>
        <w:spacing w:line="480" w:lineRule="auto"/>
      </w:pPr>
      <w:r>
        <w:t xml:space="preserve">2.3.3 </w:t>
      </w:r>
      <w:r w:rsidR="00C62B39" w:rsidRPr="002915B7">
        <w:t>Exact optimization (ILP)</w:t>
      </w:r>
    </w:p>
    <w:p w14:paraId="35B5A4A8" w14:textId="77777777" w:rsidR="00C62B39" w:rsidRPr="002915B7" w:rsidRDefault="00C62B39" w:rsidP="003F6AB2">
      <w:pPr>
        <w:spacing w:line="480" w:lineRule="auto"/>
      </w:pPr>
    </w:p>
    <w:p w14:paraId="147AA344" w14:textId="77777777" w:rsidR="00C62B39" w:rsidRPr="002915B7" w:rsidRDefault="00C62B39" w:rsidP="003F6AB2">
      <w:pPr>
        <w:spacing w:line="480" w:lineRule="auto"/>
      </w:pPr>
      <w:r w:rsidRPr="002915B7">
        <w:t xml:space="preserve">We also formulate the spatial prioritization problem as a hierarchical maximum coverage problem which can solved exactly with integer linear programming. In a maximum coverage problem, we seek to find a set of cells that maximizes the overall level of representation </w:t>
      </w:r>
      <w:r w:rsidR="00B954B4" w:rsidRPr="002915B7">
        <w:t xml:space="preserve">(as measured by the occurrence level) </w:t>
      </w:r>
      <w:r w:rsidRPr="002915B7">
        <w:t xml:space="preserve">over all features while </w:t>
      </w:r>
      <w:bookmarkStart w:id="113" w:name="_Hlk479005265"/>
      <w:r w:rsidRPr="002915B7">
        <w:t>keeping the number of selected cells below a given threshold</w:t>
      </w:r>
      <w:bookmarkEnd w:id="113"/>
      <w:r w:rsidRPr="002915B7">
        <w:t xml:space="preserve">. </w:t>
      </w:r>
      <w:r w:rsidR="008C1F20" w:rsidRPr="002915B7">
        <w:t>By hierarchical, we mean solving several maximum coverage problems using the top priority fraction of the landscape as a constraint.</w:t>
      </w:r>
      <w:r w:rsidR="000775C2" w:rsidRPr="002915B7">
        <w:t xml:space="preserve"> </w:t>
      </w:r>
      <w:r w:rsidR="008C1F20" w:rsidRPr="002915B7">
        <w:t>Before solving the optimization problem, we occurrence level normalized all features:</w:t>
      </w:r>
    </w:p>
    <w:p w14:paraId="3FD62033" w14:textId="77777777" w:rsidR="008C1F20" w:rsidRPr="002915B7" w:rsidRDefault="008C1F20" w:rsidP="003F6AB2">
      <w:pPr>
        <w:spacing w:line="480" w:lineRule="auto"/>
      </w:pPr>
    </w:p>
    <w:p w14:paraId="149E1CB9" w14:textId="77777777" w:rsidR="008C1F20" w:rsidRPr="002915B7" w:rsidRDefault="00B64201" w:rsidP="003F6AB2">
      <w:pPr>
        <w:spacing w:line="480" w:lineRule="auto"/>
        <w:rPr>
          <w:color w:val="000000"/>
        </w:rPr>
      </w:pPr>
      <m:oMath>
        <m:sSub>
          <m:sSubPr>
            <m:ctrlPr>
              <w:ins w:id="114" w:author="Verburg, P.H." w:date="2017-05-19T12:54:00Z">
                <w:rPr>
                  <w:rFonts w:ascii="Cambria Math" w:hAnsi="Cambria Math"/>
                  <w:i/>
                  <w:color w:val="000000"/>
                </w:rPr>
              </w:ins>
            </m:ctrlPr>
          </m:sSubPr>
          <m:e>
            <m:r>
              <w:rPr>
                <w:rFonts w:ascii="Cambria Math" w:hAnsi="Cambria Math"/>
                <w:color w:val="000000"/>
              </w:rPr>
              <m:t>r</m:t>
            </m:r>
          </m:e>
          <m:sub>
            <m:r>
              <w:rPr>
                <w:rFonts w:ascii="Cambria Math" w:hAnsi="Cambria Math"/>
                <w:color w:val="000000"/>
              </w:rPr>
              <m:t>ij</m:t>
            </m:r>
          </m:sub>
        </m:sSub>
        <m:r>
          <w:rPr>
            <w:rFonts w:ascii="Cambria Math" w:hAnsi="Cambria Math"/>
            <w:color w:val="000000"/>
          </w:rPr>
          <m:t xml:space="preserve">= </m:t>
        </m:r>
        <m:f>
          <m:fPr>
            <m:ctrlPr>
              <w:ins w:id="115" w:author="Verburg, P.H." w:date="2017-05-19T12:54:00Z">
                <w:rPr>
                  <w:rFonts w:ascii="Cambria Math" w:hAnsi="Cambria Math"/>
                  <w:i/>
                  <w:color w:val="000000"/>
                </w:rPr>
              </w:ins>
            </m:ctrlPr>
          </m:fPr>
          <m:num>
            <m:sSub>
              <m:sSubPr>
                <m:ctrlPr>
                  <w:ins w:id="116" w:author="Verburg, P.H." w:date="2017-05-19T12:54:00Z">
                    <w:rPr>
                      <w:rFonts w:ascii="Cambria Math" w:hAnsi="Cambria Math"/>
                      <w:i/>
                      <w:color w:val="000000"/>
                    </w:rPr>
                  </w:ins>
                </m:ctrlPr>
              </m:sSubPr>
              <m:e>
                <m:r>
                  <w:rPr>
                    <w:rFonts w:ascii="Cambria Math" w:hAnsi="Cambria Math"/>
                    <w:color w:val="000000"/>
                  </w:rPr>
                  <m:t>c</m:t>
                </m:r>
              </m:e>
              <m:sub>
                <m:r>
                  <w:rPr>
                    <w:rFonts w:ascii="Cambria Math" w:hAnsi="Cambria Math"/>
                    <w:color w:val="000000"/>
                  </w:rPr>
                  <m:t>ij</m:t>
                </m:r>
              </m:sub>
            </m:sSub>
          </m:num>
          <m:den>
            <m:sSub>
              <m:sSubPr>
                <m:ctrlPr>
                  <w:ins w:id="117" w:author="Verburg, P.H." w:date="2017-05-19T12:54:00Z">
                    <w:rPr>
                      <w:rFonts w:ascii="Cambria Math" w:hAnsi="Cambria Math"/>
                      <w:i/>
                      <w:color w:val="000000"/>
                    </w:rPr>
                  </w:ins>
                </m:ctrlPr>
              </m:sSubPr>
              <m:e>
                <m:r>
                  <w:rPr>
                    <w:rFonts w:ascii="Cambria Math" w:hAnsi="Cambria Math"/>
                    <w:color w:val="000000"/>
                  </w:rPr>
                  <m:t>c</m:t>
                </m:r>
              </m:e>
              <m:sub>
                <m:r>
                  <w:rPr>
                    <w:rFonts w:ascii="Cambria Math" w:hAnsi="Cambria Math"/>
                    <w:color w:val="000000"/>
                  </w:rPr>
                  <m:t>j</m:t>
                </m:r>
              </m:sub>
            </m:sSub>
          </m:den>
        </m:f>
      </m:oMath>
      <w:r w:rsidR="008C1F20" w:rsidRPr="002915B7">
        <w:rPr>
          <w:color w:val="000000"/>
        </w:rPr>
        <w:t xml:space="preserve">        </w:t>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t xml:space="preserve">       (3)</w:t>
      </w:r>
    </w:p>
    <w:p w14:paraId="10C090AB" w14:textId="77777777" w:rsidR="008C1F20" w:rsidRPr="002915B7" w:rsidRDefault="008C1F20" w:rsidP="003F6AB2">
      <w:pPr>
        <w:spacing w:line="480" w:lineRule="auto"/>
        <w:rPr>
          <w:color w:val="000000"/>
        </w:rPr>
      </w:pPr>
    </w:p>
    <w:p w14:paraId="467AB115" w14:textId="77777777" w:rsidR="00C62B39" w:rsidRPr="002915B7" w:rsidRDefault="008C1F20"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 xml:space="preserve">i </w:t>
      </w:r>
      <w:r w:rsidRPr="002915B7">
        <w:rPr>
          <w:iCs/>
          <w:color w:val="000000"/>
        </w:rPr>
        <w:t>and</w:t>
      </w:r>
      <w:r w:rsidRPr="002915B7">
        <w:rPr>
          <w:i/>
          <w:iCs/>
          <w:color w:val="000000"/>
        </w:rPr>
        <w:t xml:space="preserve"> 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We define the optimization problem as</w:t>
      </w:r>
      <w:r w:rsidR="007C4504" w:rsidRPr="002915B7">
        <w:rPr>
          <w:color w:val="000000"/>
        </w:rPr>
        <w:t>:</w:t>
      </w:r>
    </w:p>
    <w:p w14:paraId="6BE85EF9" w14:textId="77777777" w:rsidR="008C1F20" w:rsidRPr="002915B7" w:rsidRDefault="008C1F20" w:rsidP="003F6AB2">
      <w:pPr>
        <w:spacing w:line="480" w:lineRule="auto"/>
      </w:pPr>
    </w:p>
    <w:p w14:paraId="4C906952" w14:textId="77777777" w:rsidR="00940080" w:rsidRPr="002915B7" w:rsidRDefault="00940080" w:rsidP="003F6AB2">
      <w:pPr>
        <w:spacing w:line="480" w:lineRule="auto"/>
      </w:pPr>
      <m:oMath>
        <m:r>
          <w:rPr>
            <w:rFonts w:ascii="Cambria Math" w:hAnsi="Cambria Math"/>
          </w:rPr>
          <m:t xml:space="preserve">maximize </m:t>
        </m:r>
        <m:nary>
          <m:naryPr>
            <m:chr m:val="∑"/>
            <m:limLoc m:val="undOvr"/>
            <m:ctrlPr>
              <w:ins w:id="118" w:author="Verburg, P.H." w:date="2017-05-19T12:54:00Z">
                <w:rPr>
                  <w:rFonts w:ascii="Cambria Math" w:hAnsi="Cambria Math"/>
                  <w:i/>
                </w:rPr>
              </w:ins>
            </m:ctrlPr>
          </m:naryPr>
          <m:sub>
            <m:r>
              <w:rPr>
                <w:rFonts w:ascii="Cambria Math" w:hAnsi="Cambria Math"/>
              </w:rPr>
              <m:t>i=1</m:t>
            </m:r>
          </m:sub>
          <m:sup>
            <m:r>
              <w:rPr>
                <w:rFonts w:ascii="Cambria Math" w:hAnsi="Cambria Math"/>
              </w:rPr>
              <m:t>n</m:t>
            </m:r>
          </m:sup>
          <m:e>
            <m:nary>
              <m:naryPr>
                <m:chr m:val="∑"/>
                <m:limLoc m:val="undOvr"/>
                <m:ctrlPr>
                  <w:ins w:id="119" w:author="Verburg, P.H." w:date="2017-05-19T12:54:00Z">
                    <w:rPr>
                      <w:rFonts w:ascii="Cambria Math" w:hAnsi="Cambria Math"/>
                      <w:i/>
                    </w:rPr>
                  </w:ins>
                </m:ctrlPr>
              </m:naryPr>
              <m:sub>
                <m:r>
                  <w:rPr>
                    <w:rFonts w:ascii="Cambria Math" w:hAnsi="Cambria Math"/>
                  </w:rPr>
                  <m:t>j=1</m:t>
                </m:r>
              </m:sub>
              <m:sup>
                <m:r>
                  <w:rPr>
                    <w:rFonts w:ascii="Cambria Math" w:hAnsi="Cambria Math"/>
                  </w:rPr>
                  <m:t>J</m:t>
                </m:r>
              </m:sup>
              <m:e>
                <m:sSub>
                  <m:sSubPr>
                    <m:ctrlPr>
                      <w:ins w:id="120" w:author="Verburg, P.H." w:date="2017-05-19T12:54:00Z">
                        <w:rPr>
                          <w:rFonts w:ascii="Cambria Math" w:hAnsi="Cambria Math"/>
                          <w:i/>
                        </w:rPr>
                      </w:ins>
                    </m:ctrlPr>
                  </m:sSubPr>
                  <m:e>
                    <m:r>
                      <w:rPr>
                        <w:rFonts w:ascii="Cambria Math" w:hAnsi="Cambria Math"/>
                      </w:rPr>
                      <m:t>x</m:t>
                    </m:r>
                  </m:e>
                  <m:sub>
                    <m:r>
                      <w:rPr>
                        <w:rFonts w:ascii="Cambria Math" w:hAnsi="Cambria Math"/>
                      </w:rPr>
                      <m:t>i</m:t>
                    </m:r>
                  </m:sub>
                </m:sSub>
                <m:sSub>
                  <m:sSubPr>
                    <m:ctrlPr>
                      <w:ins w:id="121" w:author="Verburg, P.H." w:date="2017-05-19T12:54:00Z">
                        <w:rPr>
                          <w:rFonts w:ascii="Cambria Math" w:hAnsi="Cambria Math"/>
                          <w:i/>
                        </w:rPr>
                      </w:ins>
                    </m:ctrlPr>
                  </m:sSubPr>
                  <m:e>
                    <m:r>
                      <w:rPr>
                        <w:rFonts w:ascii="Cambria Math" w:hAnsi="Cambria Math"/>
                      </w:rPr>
                      <m:t>r</m:t>
                    </m:r>
                  </m:e>
                  <m:sub>
                    <m:r>
                      <w:rPr>
                        <w:rFonts w:ascii="Cambria Math" w:hAnsi="Cambria Math"/>
                      </w:rPr>
                      <m:t>ij</m:t>
                    </m:r>
                  </m:sub>
                </m:sSub>
                <m:sSub>
                  <m:sSubPr>
                    <m:ctrlPr>
                      <w:ins w:id="122" w:author="Verburg, P.H." w:date="2017-05-19T12:54:00Z">
                        <w:rPr>
                          <w:rFonts w:ascii="Cambria Math" w:hAnsi="Cambria Math"/>
                          <w:i/>
                        </w:rPr>
                      </w:ins>
                    </m:ctrlPr>
                  </m:sSubPr>
                  <m:e>
                    <m:r>
                      <w:rPr>
                        <w:rFonts w:ascii="Cambria Math" w:hAnsi="Cambria Math"/>
                      </w:rPr>
                      <m:t>w</m:t>
                    </m:r>
                  </m:e>
                  <m:sub>
                    <m:r>
                      <w:rPr>
                        <w:rFonts w:ascii="Cambria Math" w:hAnsi="Cambria Math"/>
                      </w:rPr>
                      <m:t>j</m:t>
                    </m:r>
                  </m:sub>
                </m:sSub>
              </m:e>
            </m:nary>
          </m:e>
        </m:nary>
      </m:oMath>
      <w:r w:rsidR="00C32A0C" w:rsidRPr="002915B7">
        <w:t xml:space="preserve"> </w:t>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t xml:space="preserve">      </w:t>
      </w:r>
      <w:r w:rsidR="005A5421" w:rsidRPr="002915B7">
        <w:t xml:space="preserve"> (4</w:t>
      </w:r>
      <w:r w:rsidR="007272AD" w:rsidRPr="002915B7">
        <w:t>)</w:t>
      </w:r>
    </w:p>
    <w:p w14:paraId="5B255A29" w14:textId="77777777" w:rsidR="00C62B39" w:rsidRPr="002915B7" w:rsidRDefault="00940080" w:rsidP="003F6AB2">
      <w:pPr>
        <w:spacing w:line="480" w:lineRule="auto"/>
      </w:pPr>
      <m:oMath>
        <m:r>
          <w:rPr>
            <w:rFonts w:ascii="Cambria Math" w:hAnsi="Cambria Math"/>
          </w:rPr>
          <m:t xml:space="preserve">s.t. </m:t>
        </m:r>
        <m:nary>
          <m:naryPr>
            <m:chr m:val="∑"/>
            <m:limLoc m:val="undOvr"/>
            <m:ctrlPr>
              <w:ins w:id="123" w:author="Verburg, P.H." w:date="2017-05-19T12:54:00Z">
                <w:rPr>
                  <w:rFonts w:ascii="Cambria Math" w:hAnsi="Cambria Math"/>
                  <w:i/>
                </w:rPr>
              </w:ins>
            </m:ctrlPr>
          </m:naryPr>
          <m:sub>
            <m:r>
              <w:rPr>
                <w:rFonts w:ascii="Cambria Math" w:hAnsi="Cambria Math"/>
              </w:rPr>
              <m:t>i=1</m:t>
            </m:r>
          </m:sub>
          <m:sup>
            <m:r>
              <w:rPr>
                <w:rFonts w:ascii="Cambria Math" w:hAnsi="Cambria Math"/>
              </w:rPr>
              <m:t>n</m:t>
            </m:r>
          </m:sup>
          <m:e>
            <m:sSub>
              <m:sSubPr>
                <m:ctrlPr>
                  <w:ins w:id="124" w:author="Verburg, P.H." w:date="2017-05-19T12:54:00Z">
                    <w:rPr>
                      <w:rFonts w:ascii="Cambria Math" w:hAnsi="Cambria Math"/>
                      <w:i/>
                    </w:rPr>
                  </w:ins>
                </m:ctrlPr>
              </m:sSubPr>
              <m:e>
                <m:r>
                  <w:rPr>
                    <w:rFonts w:ascii="Cambria Math" w:hAnsi="Cambria Math"/>
                  </w:rPr>
                  <m:t>x</m:t>
                </m:r>
              </m:e>
              <m:sub>
                <m:r>
                  <w:rPr>
                    <w:rFonts w:ascii="Cambria Math" w:hAnsi="Cambria Math"/>
                  </w:rPr>
                  <m:t>i</m:t>
                </m:r>
              </m:sub>
            </m:sSub>
            <m:r>
              <w:rPr>
                <w:rFonts w:ascii="Cambria Math" w:hAnsi="Cambria Math"/>
              </w:rPr>
              <m:t>&lt;c</m:t>
            </m:r>
          </m:e>
        </m:nary>
      </m:oMath>
      <w:r w:rsidR="007272AD" w:rsidRPr="002915B7">
        <w:t xml:space="preserve"> </w:t>
      </w:r>
    </w:p>
    <w:p w14:paraId="4300BBE6" w14:textId="77777777" w:rsidR="00C62B39" w:rsidRPr="002915B7" w:rsidRDefault="00C62B39" w:rsidP="003F6AB2">
      <w:pPr>
        <w:spacing w:line="480" w:lineRule="auto"/>
      </w:pPr>
    </w:p>
    <w:p w14:paraId="0E353AB4" w14:textId="77777777" w:rsidR="00C62B39" w:rsidRPr="002915B7" w:rsidRDefault="00C62B39" w:rsidP="003F6AB2">
      <w:pPr>
        <w:spacing w:line="480" w:lineRule="auto"/>
        <w:rPr>
          <w:color w:val="000000"/>
        </w:rPr>
      </w:pPr>
      <w:r w:rsidRPr="002915B7">
        <w:lastRenderedPageBreak/>
        <w:t xml:space="preserve">where </w:t>
      </w:r>
      <w:r w:rsidRPr="002915B7">
        <w:rPr>
          <w:i/>
          <w:iCs/>
        </w:rPr>
        <w:t>x</w:t>
      </w:r>
      <w:r w:rsidRPr="002915B7">
        <w:rPr>
          <w:i/>
          <w:iCs/>
          <w:vertAlign w:val="subscript"/>
        </w:rPr>
        <w:t>i</w:t>
      </w:r>
      <w:r w:rsidRPr="002915B7">
        <w:t xml:space="preserve"> </w:t>
      </w:r>
      <m:oMath>
        <m:r>
          <w:rPr>
            <w:rFonts w:ascii="Cambria Math" w:hAnsi="Cambria Math"/>
          </w:rPr>
          <m:t>∈</m:t>
        </m:r>
      </m:oMath>
      <w:r w:rsidRPr="002915B7">
        <w:rPr>
          <w:color w:val="000000"/>
        </w:rPr>
        <w:t xml:space="preserve"> {0,1} indicates whether cell </w:t>
      </w:r>
      <w:r w:rsidRPr="002915B7">
        <w:rPr>
          <w:i/>
          <w:iCs/>
          <w:color w:val="000000"/>
        </w:rPr>
        <w:t>i</w:t>
      </w:r>
      <w:r w:rsidRPr="002915B7">
        <w:rPr>
          <w:color w:val="000000"/>
        </w:rPr>
        <w:t xml:space="preserve"> is included in the solution or not, </w:t>
      </w:r>
      <w:r w:rsidRPr="002915B7">
        <w:rPr>
          <w:i/>
          <w:iCs/>
          <w:color w:val="000000"/>
        </w:rPr>
        <w:t>r</w:t>
      </w:r>
      <w:r w:rsidRPr="002915B7">
        <w:rPr>
          <w:i/>
          <w:iCs/>
          <w:color w:val="000000"/>
          <w:vertAlign w:val="subscript"/>
        </w:rPr>
        <w:t>ij</w:t>
      </w:r>
      <w:r w:rsidRPr="002915B7">
        <w:rPr>
          <w:color w:val="000000"/>
        </w:rPr>
        <w:t xml:space="preserve"> gives the </w:t>
      </w:r>
      <w:r w:rsidR="00B954B4" w:rsidRPr="002915B7">
        <w:rPr>
          <w:color w:val="000000"/>
        </w:rPr>
        <w:t>occurrence</w:t>
      </w:r>
      <w:r w:rsidRPr="002915B7">
        <w:rPr>
          <w:color w:val="000000"/>
        </w:rPr>
        <w:t xml:space="preserve"> level of feature </w:t>
      </w:r>
      <w:r w:rsidRPr="002915B7">
        <w:rPr>
          <w:i/>
          <w:iCs/>
          <w:color w:val="000000"/>
        </w:rPr>
        <w:t>j</w:t>
      </w:r>
      <w:r w:rsidRPr="002915B7">
        <w:rPr>
          <w:color w:val="000000"/>
        </w:rPr>
        <w:t xml:space="preserve"> in cell </w:t>
      </w:r>
      <w:r w:rsidRPr="002915B7">
        <w:rPr>
          <w:i/>
          <w:iCs/>
          <w:color w:val="000000"/>
        </w:rPr>
        <w:t>i</w:t>
      </w:r>
      <w:r w:rsidRPr="002915B7">
        <w:rPr>
          <w:color w:val="000000"/>
        </w:rPr>
        <w:t xml:space="preserve"> and </w:t>
      </w:r>
      <w:r w:rsidRPr="002915B7">
        <w:rPr>
          <w:i/>
          <w:iCs/>
          <w:color w:val="000000"/>
        </w:rPr>
        <w:t>w</w:t>
      </w:r>
      <w:r w:rsidRPr="002915B7">
        <w:rPr>
          <w:i/>
          <w:iCs/>
          <w:color w:val="000000"/>
          <w:vertAlign w:val="subscript"/>
        </w:rPr>
        <w:t>j</w:t>
      </w:r>
      <w:r w:rsidRPr="002915B7">
        <w:rPr>
          <w:color w:val="000000"/>
        </w:rPr>
        <w:t xml:space="preserve"> is the weight given to feature </w:t>
      </w:r>
      <w:r w:rsidRPr="002915B7">
        <w:rPr>
          <w:i/>
          <w:iCs/>
          <w:color w:val="000000"/>
        </w:rPr>
        <w:t>j</w:t>
      </w:r>
      <w:r w:rsidR="007C4504" w:rsidRPr="002915B7">
        <w:rPr>
          <w:color w:val="000000"/>
        </w:rPr>
        <w:t xml:space="preserve">. </w:t>
      </w:r>
      <w:r w:rsidRPr="002915B7">
        <w:rPr>
          <w:color w:val="000000"/>
        </w:rPr>
        <w:t xml:space="preserve">As a constraint, we define that the number of cells included in the solution must be smaller than a given fraction of the landscape </w:t>
      </w:r>
      <w:r w:rsidRPr="002915B7">
        <w:rPr>
          <w:i/>
          <w:iCs/>
          <w:color w:val="000000"/>
        </w:rPr>
        <w:t>c</w:t>
      </w:r>
      <w:r w:rsidR="00940080" w:rsidRPr="002915B7">
        <w:rPr>
          <w:color w:val="000000"/>
        </w:rPr>
        <w:t xml:space="preserve"> </w:t>
      </w:r>
      <m:oMath>
        <m:r>
          <w:rPr>
            <w:rFonts w:ascii="Cambria Math" w:hAnsi="Cambria Math"/>
            <w:color w:val="000000"/>
          </w:rPr>
          <m:t>∈</m:t>
        </m:r>
      </m:oMath>
      <w:r w:rsidRPr="002915B7">
        <w:rPr>
          <w:color w:val="000000"/>
        </w:rPr>
        <w:t xml:space="preserve"> {0.01, 0.02, …, 1.00}. We used Gurobi optimization solver </w:t>
      </w:r>
      <w:r w:rsidR="00590E59" w:rsidRPr="002915B7">
        <w:rPr>
          <w:color w:val="000000"/>
        </w:rPr>
        <w:fldChar w:fldCharType="begin" w:fldLock="1"/>
      </w:r>
      <w:r w:rsidR="00077321" w:rsidRPr="002915B7">
        <w:rPr>
          <w:color w:val="000000"/>
        </w:rPr>
        <w:instrText>ADDIN CSL_CITATION { "citationItems" : [ { "id" : "ITEM-1", "itemData" : { "author" : [ { "dropping-particle" : "", "family" : "Gurobi Optimization Inc.", "given" : "", "non-dropping-particle" : "", "parse-names" : false, "suffix" : "" } ], "id" : "ITEM-1", "issued" : { "date-parts" : [ [ "2016" ] ] }, "number" : "7.0.0", "publisher" : "Gurobi Inc.", "title" : "Gurobi Optimizer Reference Manual", "type" : "article" }, "prefix" : "version 7.0.0, ", "uris" : [ "http://www.mendeley.com/documents/?uuid=10504d84-b85f-4b76-a207-d528ec02bbe6" ] } ], "mendeley" : { "formattedCitation" : "(version 7.0.0, Gurobi Optimization Inc. 2016)", "plainTextFormattedCitation" : "(version 7.0.0, Gurobi Optimization Inc. 2016)", "previouslyFormattedCitation" : "(version 7.0.0, Gurobi Optimization Inc. 2016)" }, "properties" : { "noteIndex" : 0 }, "schema" : "https://github.com/citation-style-language/schema/raw/master/csl-citation.json" }</w:instrText>
      </w:r>
      <w:r w:rsidR="00590E59" w:rsidRPr="002915B7">
        <w:rPr>
          <w:color w:val="000000"/>
        </w:rPr>
        <w:fldChar w:fldCharType="separate"/>
      </w:r>
      <w:r w:rsidR="00590E59" w:rsidRPr="002915B7">
        <w:rPr>
          <w:noProof/>
          <w:color w:val="000000"/>
        </w:rPr>
        <w:t>(version 7.0.0, Gurobi Optimization Inc. 2016)</w:t>
      </w:r>
      <w:r w:rsidR="00590E59"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7.0.0, Gurobi Optimization Inc., 2016)</w:t>
      </w:r>
      <w:r w:rsidR="001A6958" w:rsidRPr="002915B7">
        <w:rPr>
          <w:color w:val="000000"/>
        </w:rPr>
        <w:fldChar w:fldCharType="end"/>
      </w:r>
      <w:r w:rsidR="00590E59" w:rsidRPr="002915B7">
        <w:rPr>
          <w:color w:val="000000"/>
        </w:rPr>
        <w:t xml:space="preserve"> and its Python bindings</w:t>
      </w:r>
      <w:r w:rsidRPr="002915B7">
        <w:rPr>
          <w:color w:val="000000"/>
        </w:rPr>
        <w:t xml:space="preserve"> for solving 100 optimization problems defined above. Gurobi is a proprietary software using multiple algorithms to solve linear programming problems with a guarantee, given enough time, of finding an optimal solution or a gap measure of the level of sub-optimality.</w:t>
      </w:r>
    </w:p>
    <w:p w14:paraId="2B19BE32" w14:textId="77777777" w:rsidR="00C62B39" w:rsidRPr="002915B7" w:rsidRDefault="00C62B39" w:rsidP="003F6AB2">
      <w:pPr>
        <w:pStyle w:val="ListParagraph"/>
        <w:spacing w:line="480" w:lineRule="auto"/>
        <w:ind w:left="0"/>
        <w:rPr>
          <w:color w:val="000000"/>
        </w:rPr>
      </w:pPr>
    </w:p>
    <w:p w14:paraId="15A23D7D" w14:textId="77777777" w:rsidR="00C62B39" w:rsidRPr="002915B7" w:rsidRDefault="00C62B39" w:rsidP="003F6AB2">
      <w:pPr>
        <w:pStyle w:val="ListParagraph"/>
        <w:spacing w:line="480" w:lineRule="auto"/>
        <w:ind w:left="0"/>
      </w:pPr>
      <w:r w:rsidRPr="002915B7">
        <w:rPr>
          <w:color w:val="000000"/>
        </w:rPr>
        <w:t xml:space="preserve">After solving the optimization problems, we aggregated the solutions into a hierarchical priority rank maps by first calculating the selection frequency of each cell over solutions for each value of </w:t>
      </w:r>
      <w:r w:rsidRPr="002915B7">
        <w:rPr>
          <w:i/>
          <w:iCs/>
          <w:color w:val="000000"/>
        </w:rPr>
        <w:t>c</w:t>
      </w:r>
      <w:r w:rsidRPr="002915B7">
        <w:rPr>
          <w:color w:val="000000"/>
        </w:rPr>
        <w:t>, then ranking the result and rescaling it into range [0, 1]. We repeated this procedure to the 3 main variants: ILP_ALL, ILP_ES and ILP_BD (</w:t>
      </w:r>
      <w:r w:rsidRPr="002915B7">
        <w:rPr>
          <w:b/>
          <w:bCs/>
          <w:color w:val="000000"/>
        </w:rPr>
        <w:t>Fig. S1</w:t>
      </w:r>
      <w:r w:rsidRPr="002915B7">
        <w:rPr>
          <w:color w:val="000000"/>
        </w:rPr>
        <w:t>). In the variant with all features included (ILP_ALL), we balanced the prioritization between data groups ES and BD by using the same weighting scheme as with RWR in the optimization.</w:t>
      </w:r>
    </w:p>
    <w:p w14:paraId="0C1D962B" w14:textId="77777777" w:rsidR="00290EED" w:rsidRPr="002915B7" w:rsidRDefault="00290EED" w:rsidP="003F6AB2">
      <w:pPr>
        <w:pStyle w:val="ListParagraph"/>
        <w:spacing w:line="480" w:lineRule="auto"/>
        <w:ind w:left="0"/>
        <w:rPr>
          <w:color w:val="000000"/>
        </w:rPr>
      </w:pPr>
    </w:p>
    <w:p w14:paraId="6616941C" w14:textId="77777777" w:rsidR="00C62B39" w:rsidRPr="002915B7" w:rsidRDefault="00FD069D" w:rsidP="003F6AB2">
      <w:pPr>
        <w:pStyle w:val="Heading2"/>
      </w:pPr>
      <w:r>
        <w:t xml:space="preserve">2.4 </w:t>
      </w:r>
      <w:r w:rsidR="00C62B39" w:rsidRPr="002915B7">
        <w:t>Comparing solution similarity and performance</w:t>
      </w:r>
    </w:p>
    <w:p w14:paraId="0B3CE19F" w14:textId="77777777" w:rsidR="00C62B39" w:rsidRPr="002915B7" w:rsidRDefault="00C62B39" w:rsidP="003F6AB2">
      <w:pPr>
        <w:spacing w:line="480" w:lineRule="auto"/>
      </w:pPr>
    </w:p>
    <w:p w14:paraId="39A8565F" w14:textId="77777777" w:rsidR="00C62B39" w:rsidRPr="002915B7" w:rsidRDefault="00C62B39" w:rsidP="003F6AB2">
      <w:pPr>
        <w:spacing w:line="480" w:lineRule="auto"/>
      </w:pPr>
      <w:r w:rsidRPr="002915B7">
        <w:t>We compared the solutions for all nine variants (</w:t>
      </w:r>
      <w:r w:rsidRPr="002915B7">
        <w:rPr>
          <w:b/>
          <w:bCs/>
        </w:rPr>
        <w:t>Fig. S1</w:t>
      </w:r>
      <w:r w:rsidRPr="002915B7">
        <w:t xml:space="preserve">) for the solution i) similarity and ii) performance. In addition, we also quantified to overall patterns in rank priorities over all solutions. </w:t>
      </w:r>
    </w:p>
    <w:p w14:paraId="0A064A8A" w14:textId="77777777" w:rsidR="00C62B39" w:rsidRPr="002915B7" w:rsidRDefault="00C62B39" w:rsidP="003F6AB2">
      <w:pPr>
        <w:spacing w:line="480" w:lineRule="auto"/>
      </w:pPr>
    </w:p>
    <w:p w14:paraId="2E66434F" w14:textId="77777777" w:rsidR="00C62B39" w:rsidRPr="00B64201" w:rsidRDefault="00C62B39" w:rsidP="003F6AB2">
      <w:pPr>
        <w:spacing w:line="480" w:lineRule="auto"/>
        <w:rPr>
          <w:lang w:val="nl-NL"/>
          <w:rPrChange w:id="125" w:author="Joona Lehtomäki" w:date="2017-05-28T14:31:00Z">
            <w:rPr/>
          </w:rPrChange>
        </w:rPr>
      </w:pPr>
      <w:r w:rsidRPr="002915B7">
        <w:t xml:space="preserve">To quantify the different aspects of the similarity between the solutions, we used three different measures. First, to account for the spatial overlap we calculated the Jaccard’s index between solution subsets. Jaccard’s index </w:t>
      </w:r>
      <w:r w:rsidRPr="002915B7">
        <w:rPr>
          <w:i/>
          <w:iCs/>
        </w:rPr>
        <w:t>J</w:t>
      </w:r>
      <w:r w:rsidRPr="002915B7">
        <w:t xml:space="preserve"> between solutions A and B is calculated as dividing the number of cells in both A and B by the number of cells in either or both solutions</w:t>
      </w:r>
      <w:r w:rsidR="00C72EF5" w:rsidRPr="002915B7">
        <w:t xml:space="preserve"> </w:t>
      </w:r>
      <m:oMath>
        <m:d>
          <m:dPr>
            <m:ctrlPr>
              <w:ins w:id="126" w:author="Verburg, P.H." w:date="2017-05-19T12:54:00Z">
                <w:rPr>
                  <w:rFonts w:ascii="Cambria Math" w:hAnsi="Cambria Math"/>
                  <w:i/>
                </w:rPr>
              </w:ins>
            </m:ctrlPr>
          </m:dPr>
          <m:e>
            <m:r>
              <w:rPr>
                <w:rFonts w:ascii="Cambria Math" w:hAnsi="Cambria Math"/>
              </w:rPr>
              <m:t>J</m:t>
            </m:r>
            <m:d>
              <m:dPr>
                <m:ctrlPr>
                  <w:ins w:id="127" w:author="Verburg, P.H." w:date="2017-05-19T12:54:00Z">
                    <w:rPr>
                      <w:rFonts w:ascii="Cambria Math" w:hAnsi="Cambria Math"/>
                      <w:i/>
                    </w:rPr>
                  </w:ins>
                </m:ctrlPr>
              </m:dPr>
              <m:e>
                <m:r>
                  <w:rPr>
                    <w:rFonts w:ascii="Cambria Math" w:hAnsi="Cambria Math"/>
                  </w:rPr>
                  <m:t>A, B</m:t>
                </m:r>
              </m:e>
            </m:d>
            <m:r>
              <w:rPr>
                <w:rFonts w:ascii="Cambria Math" w:hAnsi="Cambria Math"/>
              </w:rPr>
              <m:t xml:space="preserve">= </m:t>
            </m:r>
            <m:f>
              <m:fPr>
                <m:ctrlPr>
                  <w:ins w:id="128" w:author="Verburg, P.H." w:date="2017-05-19T12:54:00Z">
                    <w:rPr>
                      <w:rFonts w:ascii="Cambria Math" w:hAnsi="Cambria Math"/>
                      <w:i/>
                    </w:rPr>
                  </w:ins>
                </m:ctrlPr>
              </m:fPr>
              <m:num>
                <m:r>
                  <w:rPr>
                    <w:rFonts w:ascii="Cambria Math" w:hAnsi="Cambria Math"/>
                  </w:rPr>
                  <m:t>A∩B</m:t>
                </m:r>
              </m:num>
              <m:den>
                <m:r>
                  <w:rPr>
                    <w:rFonts w:ascii="Cambria Math" w:hAnsi="Cambria Math"/>
                  </w:rPr>
                  <m:t>A∪B</m:t>
                </m:r>
              </m:den>
            </m:f>
          </m:e>
        </m:d>
      </m:oMath>
      <w:r w:rsidR="00C72EF5" w:rsidRPr="002915B7">
        <w:t xml:space="preserve"> </w:t>
      </w:r>
      <w:r w:rsidRPr="002915B7">
        <w:t xml:space="preserve">(for implementation details, see “Workflow implementation”). Value of </w:t>
      </w:r>
      <w:r w:rsidRPr="002915B7">
        <w:rPr>
          <w:i/>
          <w:iCs/>
        </w:rPr>
        <w:t>J</w:t>
      </w:r>
      <w:r w:rsidRPr="002915B7">
        <w:t xml:space="preserve"> = 1 indicates a complete overlap between the solutions (or subsets). In addition to calculating </w:t>
      </w:r>
      <w:r w:rsidRPr="002915B7">
        <w:rPr>
          <w:i/>
          <w:iCs/>
        </w:rPr>
        <w:t>J</w:t>
      </w:r>
      <w:r w:rsidRPr="002915B7">
        <w:t xml:space="preserve"> </w:t>
      </w:r>
      <w:r w:rsidRPr="002915B7">
        <w:lastRenderedPageBreak/>
        <w:t xml:space="preserve">between the best 10% of all solution pairs, we also calculated J for the worst 10%. Second, we computed the rank correlation coefficients (Kendall τ, tau-b accounting for ties) between the priority rankings in all solutions using the implementation available in Scipy </w:t>
      </w:r>
      <w:r w:rsidR="001A6958" w:rsidRPr="002915B7">
        <w:fldChar w:fldCharType="begin"/>
      </w:r>
      <w:r w:rsidR="001A6958" w:rsidRPr="002915B7">
        <w:fldChar w:fldCharType="separate"/>
      </w:r>
      <w:r w:rsidR="001A6958" w:rsidRPr="002915B7">
        <w:rPr>
          <w:noProof/>
        </w:rPr>
        <w:t>(Jones et al., 2001; Knight, 1966)</w:t>
      </w:r>
      <w:r w:rsidR="001A6958" w:rsidRPr="002915B7">
        <w:fldChar w:fldCharType="end"/>
      </w:r>
      <w:r w:rsidRPr="002915B7">
        <w:t xml:space="preserve">. Third, to quantify the similarity of the solutions when the aggregated to a meaningful administrative level (NUTS2 regions), we computed the Map Comparison statistic (MCS) between all solutions pairs. MCS is an index summarizing the relative difference between spatial datasets as the average difference between mean ranks in NUTS2 regions, expressed as a fraction of the highest value </w:t>
      </w:r>
      <w:r w:rsidR="00077321" w:rsidRPr="002915B7">
        <w:fldChar w:fldCharType="begin" w:fldLock="1"/>
      </w:r>
      <w:r w:rsidR="00E82D62" w:rsidRPr="002915B7">
        <w:instrText xml:space="preserve">ADDIN CSL_CITATION { "citationItems" : [ { "id" : "ITEM-1", "itemData" : { "DOI" : "10.1371/journal.pone.0109643", "ISSN" : "1932-6203", "abstract" : "Safeguarding the benefits that ecosystems provide to society is increasingly included as a target in international policies. To support such policies, ecosystem service maps are made. However, there is little attention for the accuracy of these maps. We made a systematic review and quantitative comparison of ecosystem service maps on the European scale to generate insights in the uncertainty of ecosystem service maps and discuss the possibilities for quantitative validation. Maps of climate regulation and recreation were reasonably similar while large uncertainties among maps of erosion protection and flood regulation were observed. Pollination maps had a moderate similarity. Differences among the maps were caused by differences in indicator definition, level of process understanding, mapping aim, data sources and methodology. Absence of suitable observed data on ecosystem services provisioning hampers independent validation of the maps. Consequently, there are, so far, no accurate measures for ecosystem service map quality. Policy makers and other users need to be cautious when applying ecosystem service maps for decision-making. The results illustrate the need for better </w:instrText>
      </w:r>
      <w:r w:rsidR="00E82D62" w:rsidRPr="00B64201">
        <w:rPr>
          <w:lang w:val="nl-NL"/>
          <w:rPrChange w:id="129" w:author="Joona Lehtomäki" w:date="2017-05-28T14:31:00Z">
            <w:rPr/>
          </w:rPrChange>
        </w:rPr>
        <w:instrText>process understanding and data acquisition to advance ecosystem service mapping, modelling and validation.", "author" : [ { "dropping-particle" : "", "family" : "Schulp", "given" : "Catharina J E", "non-dropping-particle" : "", "parse-names" : false, "suffix" : "" }, { "dropping-particle" : "", "family" : "Burkhard", "given" : "Benjamin", "non-dropping-particle" : "", "parse-names" : false, "suffix" : "" }, { "dropping-particle" : "", "family" : "Maes", "given" : "Joachim", "non-dropping-particle" : "", "parse-names" : false, "suffix" : "" }, { "dropping-particle" : "", "family" : "Vliet", "given" : "Jasper", "non-dropping-particle" : "Van", "parse-names" : false, "suffix" : "" }, { "dropping-particle" : "", "family" : "Verburg", "given" : "Peter H", "non-dropping-particle" : "", "parse-names" : false, "suffix" : "" } ], "container-title" : "PLoS ONE", "id" : "ITEM-1", "issue" : "10", "issued" : { "date-parts" : [ [ "2014" ] ] }, "page" : "e109643", "title" : "Uncertainties in Ecosystem Service Maps: A Comparison on the European Scale", "type" : "article-journal", "volume" : "9" }, "uris" : [ "http://www.mendeley.com/documents/?uuid=c9b08bc0-f198-4e42-924f-8f523ce11ec6" ] } ], "mendeley" : { "formattedCitation" : "(Schulp et al. 2014)", "plainTextFormattedCitation" : "(Schulp et al. 2014)", "previouslyFormattedCitation" : "(Schulp et al. 2014)" }, "properties" : { "noteIndex" : 0 }, "schema" : "https://github.com/citation-style-language/schema/raw/master/csl-citation.json" }</w:instrText>
      </w:r>
      <w:r w:rsidR="00077321" w:rsidRPr="002915B7">
        <w:fldChar w:fldCharType="separate"/>
      </w:r>
      <w:r w:rsidR="00077321" w:rsidRPr="00B64201">
        <w:rPr>
          <w:noProof/>
          <w:lang w:val="nl-NL"/>
          <w:rPrChange w:id="130" w:author="Joona Lehtomäki" w:date="2017-05-28T14:31:00Z">
            <w:rPr>
              <w:noProof/>
            </w:rPr>
          </w:rPrChange>
        </w:rPr>
        <w:t>(Schulp et al. 2014)</w:t>
      </w:r>
      <w:r w:rsidR="00077321" w:rsidRPr="002915B7">
        <w:fldChar w:fldCharType="end"/>
      </w:r>
      <w:r w:rsidR="001A6958" w:rsidRPr="002915B7">
        <w:fldChar w:fldCharType="begin"/>
      </w:r>
      <w:r w:rsidR="001A6958" w:rsidRPr="002915B7">
        <w:fldChar w:fldCharType="separate"/>
      </w:r>
      <w:r w:rsidR="001A6958" w:rsidRPr="00B64201">
        <w:rPr>
          <w:noProof/>
          <w:lang w:val="nl-NL"/>
          <w:rPrChange w:id="131" w:author="Joona Lehtomäki" w:date="2017-05-28T14:31:00Z">
            <w:rPr>
              <w:noProof/>
            </w:rPr>
          </w:rPrChange>
        </w:rPr>
        <w:t>(Schulp et al., 2014)</w:t>
      </w:r>
      <w:r w:rsidR="001A6958" w:rsidRPr="002915B7">
        <w:fldChar w:fldCharType="end"/>
      </w:r>
      <w:r w:rsidRPr="00B64201">
        <w:rPr>
          <w:lang w:val="nl-NL"/>
          <w:rPrChange w:id="132" w:author="Joona Lehtomäki" w:date="2017-05-28T14:31:00Z">
            <w:rPr/>
          </w:rPrChange>
        </w:rPr>
        <w:t>:</w:t>
      </w:r>
    </w:p>
    <w:p w14:paraId="243109DD" w14:textId="77777777" w:rsidR="00E24ED0" w:rsidRPr="00B64201" w:rsidRDefault="00E24ED0" w:rsidP="003F6AB2">
      <w:pPr>
        <w:spacing w:line="480" w:lineRule="auto"/>
        <w:rPr>
          <w:lang w:val="nl-NL"/>
          <w:rPrChange w:id="133" w:author="Joona Lehtomäki" w:date="2017-05-28T14:31:00Z">
            <w:rPr/>
          </w:rPrChange>
        </w:rPr>
      </w:pPr>
    </w:p>
    <w:p w14:paraId="085426CD" w14:textId="77777777" w:rsidR="00E24ED0" w:rsidRPr="002915B7" w:rsidRDefault="00E24ED0" w:rsidP="003F6AB2">
      <w:pPr>
        <w:spacing w:line="480" w:lineRule="auto"/>
        <w:rPr>
          <w:bCs/>
        </w:rPr>
      </w:pPr>
      <m:oMath>
        <m:r>
          <w:rPr>
            <w:rFonts w:ascii="Cambria Math" w:hAnsi="Cambria Math"/>
          </w:rPr>
          <m:t>MCS</m:t>
        </m:r>
        <m:r>
          <w:rPr>
            <w:rFonts w:ascii="Cambria Math" w:hAnsi="Cambria Math"/>
            <w:lang w:val="nl-NL"/>
            <w:rPrChange w:id="134" w:author="Joona Lehtomäki" w:date="2017-05-28T14:31:00Z">
              <w:rPr>
                <w:rFonts w:ascii="Cambria Math" w:hAnsi="Cambria Math"/>
              </w:rPr>
            </w:rPrChange>
          </w:rPr>
          <m:t xml:space="preserve">= </m:t>
        </m:r>
        <m:f>
          <m:fPr>
            <m:ctrlPr>
              <w:ins w:id="135" w:author="Verburg, P.H." w:date="2017-05-19T12:54:00Z">
                <w:rPr>
                  <w:rFonts w:ascii="Cambria Math" w:hAnsi="Cambria Math"/>
                  <w:bCs/>
                  <w:i/>
                </w:rPr>
              </w:ins>
            </m:ctrlPr>
          </m:fPr>
          <m:num>
            <m:nary>
              <m:naryPr>
                <m:chr m:val="∑"/>
                <m:limLoc m:val="undOvr"/>
                <m:ctrlPr>
                  <w:ins w:id="136" w:author="Verburg, P.H." w:date="2017-05-19T12:54:00Z">
                    <w:rPr>
                      <w:rFonts w:ascii="Cambria Math" w:hAnsi="Cambria Math"/>
                      <w:bCs/>
                      <w:i/>
                    </w:rPr>
                  </w:ins>
                </m:ctrlPr>
              </m:naryPr>
              <m:sub>
                <m:r>
                  <w:rPr>
                    <w:rFonts w:ascii="Cambria Math" w:hAnsi="Cambria Math"/>
                  </w:rPr>
                  <m:t>n</m:t>
                </m:r>
                <m:r>
                  <w:rPr>
                    <w:rFonts w:ascii="Cambria Math" w:hAnsi="Cambria Math"/>
                    <w:lang w:val="nl-NL"/>
                    <w:rPrChange w:id="137" w:author="Joona Lehtomäki" w:date="2017-05-28T14:31:00Z">
                      <w:rPr>
                        <w:rFonts w:ascii="Cambria Math" w:hAnsi="Cambria Math"/>
                      </w:rPr>
                    </w:rPrChange>
                  </w:rPr>
                  <m:t>=1</m:t>
                </m:r>
              </m:sub>
              <m:sup>
                <m:r>
                  <w:rPr>
                    <w:rFonts w:ascii="Cambria Math" w:hAnsi="Cambria Math"/>
                  </w:rPr>
                  <m:t>N</m:t>
                </m:r>
              </m:sup>
              <m:e>
                <m:d>
                  <m:dPr>
                    <m:ctrlPr>
                      <w:ins w:id="138" w:author="Verburg, P.H." w:date="2017-05-19T12:54:00Z">
                        <w:rPr>
                          <w:rFonts w:ascii="Cambria Math" w:hAnsi="Cambria Math"/>
                          <w:bCs/>
                          <w:i/>
                        </w:rPr>
                      </w:ins>
                    </m:ctrlPr>
                  </m:dPr>
                  <m:e>
                    <m:f>
                      <m:fPr>
                        <m:ctrlPr>
                          <w:ins w:id="139" w:author="Verburg, P.H." w:date="2017-05-19T12:54:00Z">
                            <w:rPr>
                              <w:rFonts w:ascii="Cambria Math" w:hAnsi="Cambria Math"/>
                              <w:bCs/>
                              <w:i/>
                            </w:rPr>
                          </w:ins>
                        </m:ctrlPr>
                      </m:fPr>
                      <m:num>
                        <m:d>
                          <m:dPr>
                            <m:begChr m:val="|"/>
                            <m:endChr m:val="|"/>
                            <m:ctrlPr>
                              <w:ins w:id="140" w:author="Verburg, P.H." w:date="2017-05-19T12:54:00Z">
                                <w:rPr>
                                  <w:rFonts w:ascii="Cambria Math" w:hAnsi="Cambria Math"/>
                                  <w:bCs/>
                                  <w:i/>
                                </w:rPr>
                              </w:ins>
                            </m:ctrlPr>
                          </m:dPr>
                          <m:e>
                            <m:r>
                              <w:rPr>
                                <w:rFonts w:ascii="Cambria Math" w:hAnsi="Cambria Math"/>
                              </w:rPr>
                              <m:t>a</m:t>
                            </m:r>
                            <m:r>
                              <w:rPr>
                                <w:rFonts w:ascii="Cambria Math" w:hAnsi="Cambria Math"/>
                                <w:lang w:val="nl-NL"/>
                                <w:rPrChange w:id="141" w:author="Joona Lehtomäki" w:date="2017-05-28T14:31:00Z">
                                  <w:rPr>
                                    <w:rFonts w:ascii="Cambria Math" w:hAnsi="Cambria Math"/>
                                  </w:rPr>
                                </w:rPrChange>
                              </w:rPr>
                              <m:t>-</m:t>
                            </m:r>
                            <m:r>
                              <w:rPr>
                                <w:rFonts w:ascii="Cambria Math" w:hAnsi="Cambria Math"/>
                              </w:rPr>
                              <m:t>b</m:t>
                            </m:r>
                          </m:e>
                        </m:d>
                      </m:num>
                      <m:den>
                        <m:func>
                          <m:funcPr>
                            <m:ctrlPr>
                              <w:ins w:id="142" w:author="Verburg, P.H." w:date="2017-05-19T12:54:00Z">
                                <w:rPr>
                                  <w:rFonts w:ascii="Cambria Math" w:hAnsi="Cambria Math"/>
                                  <w:bCs/>
                                </w:rPr>
                              </w:ins>
                            </m:ctrlPr>
                          </m:funcPr>
                          <m:fName>
                            <m:r>
                              <m:rPr>
                                <m:sty m:val="p"/>
                              </m:rPr>
                              <w:rPr>
                                <w:rFonts w:ascii="Cambria Math" w:hAnsi="Cambria Math"/>
                                <w:lang w:val="nl-NL"/>
                                <w:rPrChange w:id="143" w:author="Joona Lehtomäki" w:date="2017-05-28T14:31:00Z">
                                  <w:rPr>
                                    <w:rFonts w:ascii="Cambria Math" w:hAnsi="Cambria Math"/>
                                  </w:rPr>
                                </w:rPrChange>
                              </w:rPr>
                              <m:t>max</m:t>
                            </m:r>
                          </m:fName>
                          <m:e>
                            <m:d>
                              <m:dPr>
                                <m:ctrlPr>
                                  <w:ins w:id="144" w:author="Verburg, P.H." w:date="2017-05-19T12:54:00Z">
                                    <w:rPr>
                                      <w:rFonts w:ascii="Cambria Math" w:hAnsi="Cambria Math"/>
                                      <w:bCs/>
                                      <w:i/>
                                    </w:rPr>
                                  </w:ins>
                                </m:ctrlPr>
                              </m:dPr>
                              <m:e>
                                <m:r>
                                  <w:rPr>
                                    <w:rFonts w:ascii="Cambria Math" w:hAnsi="Cambria Math"/>
                                  </w:rPr>
                                  <m:t>a</m:t>
                                </m:r>
                                <m:r>
                                  <w:rPr>
                                    <w:rFonts w:ascii="Cambria Math" w:hAnsi="Cambria Math"/>
                                    <w:lang w:val="nl-NL"/>
                                    <w:rPrChange w:id="145" w:author="Joona Lehtomäki" w:date="2017-05-28T14:31:00Z">
                                      <w:rPr>
                                        <w:rFonts w:ascii="Cambria Math" w:hAnsi="Cambria Math"/>
                                      </w:rPr>
                                    </w:rPrChange>
                                  </w:rPr>
                                  <m:t>,</m:t>
                                </m:r>
                                <m:r>
                                  <w:rPr>
                                    <w:rFonts w:ascii="Cambria Math" w:hAnsi="Cambria Math"/>
                                  </w:rPr>
                                  <m:t>b</m:t>
                                </m:r>
                              </m:e>
                            </m:d>
                          </m:e>
                        </m:func>
                      </m:den>
                    </m:f>
                  </m:e>
                </m:d>
              </m:e>
            </m:nary>
          </m:num>
          <m:den>
            <m:r>
              <w:rPr>
                <w:rFonts w:ascii="Cambria Math" w:hAnsi="Cambria Math"/>
              </w:rPr>
              <m:t>N</m:t>
            </m:r>
          </m:den>
        </m:f>
      </m:oMath>
      <w:r w:rsidRPr="002915B7">
        <w:rPr>
          <w:bCs/>
        </w:rPr>
        <w:t xml:space="preserve"> </w:t>
      </w:r>
      <w:r w:rsidRPr="002915B7">
        <w:rPr>
          <w:bCs/>
        </w:rPr>
        <w:tab/>
      </w:r>
      <w:r w:rsidRPr="002915B7">
        <w:rPr>
          <w:bCs/>
        </w:rPr>
        <w:tab/>
      </w:r>
      <w:r w:rsidRPr="002915B7">
        <w:rPr>
          <w:bCs/>
        </w:rPr>
        <w:tab/>
      </w:r>
      <w:r w:rsidRPr="002915B7">
        <w:rPr>
          <w:bCs/>
        </w:rPr>
        <w:tab/>
      </w:r>
      <w:r w:rsidRPr="002915B7">
        <w:rPr>
          <w:bCs/>
        </w:rPr>
        <w:tab/>
      </w:r>
      <w:r w:rsidRPr="002915B7">
        <w:rPr>
          <w:bCs/>
        </w:rPr>
        <w:tab/>
        <w:t xml:space="preserve">    </w:t>
      </w:r>
      <w:r w:rsidRPr="002915B7">
        <w:rPr>
          <w:bCs/>
        </w:rPr>
        <w:tab/>
      </w:r>
      <w:r w:rsidRPr="002915B7">
        <w:rPr>
          <w:bCs/>
        </w:rPr>
        <w:tab/>
      </w:r>
      <w:r w:rsidRPr="002915B7">
        <w:rPr>
          <w:bCs/>
        </w:rPr>
        <w:tab/>
      </w:r>
      <w:r w:rsidRPr="002915B7">
        <w:rPr>
          <w:bCs/>
        </w:rPr>
        <w:tab/>
      </w:r>
      <w:r w:rsidRPr="002915B7">
        <w:rPr>
          <w:bCs/>
        </w:rPr>
        <w:tab/>
        <w:t xml:space="preserve">       (5)</w:t>
      </w:r>
    </w:p>
    <w:p w14:paraId="1F612CD7" w14:textId="77777777" w:rsidR="00C62B39" w:rsidRPr="002915B7" w:rsidRDefault="00C62B39" w:rsidP="003F6AB2">
      <w:pPr>
        <w:spacing w:line="480" w:lineRule="auto"/>
        <w:rPr>
          <w:b/>
          <w:bCs/>
        </w:rPr>
      </w:pPr>
    </w:p>
    <w:p w14:paraId="6E01E794" w14:textId="77777777" w:rsidR="00C62B39" w:rsidRPr="002915B7" w:rsidRDefault="00C62B39" w:rsidP="003F6AB2">
      <w:pPr>
        <w:spacing w:line="480" w:lineRule="auto"/>
      </w:pPr>
      <w:r w:rsidRPr="002915B7">
        <w:t xml:space="preserve">where </w:t>
      </w:r>
      <w:r w:rsidRPr="002915B7">
        <w:rPr>
          <w:i/>
          <w:iCs/>
        </w:rPr>
        <w:t>a</w:t>
      </w:r>
      <w:r w:rsidRPr="002915B7">
        <w:t xml:space="preserve"> and </w:t>
      </w:r>
      <w:r w:rsidRPr="002915B7">
        <w:rPr>
          <w:i/>
          <w:iCs/>
        </w:rPr>
        <w:t>b</w:t>
      </w:r>
      <w:r w:rsidRPr="002915B7">
        <w:t xml:space="preserve"> are the mean ranks in a particular NUTS2 region and </w:t>
      </w:r>
      <w:r w:rsidRPr="002915B7">
        <w:rPr>
          <w:i/>
          <w:iCs/>
        </w:rPr>
        <w:t>N</w:t>
      </w:r>
      <w:r w:rsidRPr="002915B7">
        <w:t xml:space="preserve"> is the total number of NUTS2 regions considered. To present MCS in the same scale as the Jaccard’s index and Kendall τ (1.0 signifies solutions are the same), we use </w:t>
      </w:r>
      <w:r w:rsidRPr="002915B7">
        <w:rPr>
          <w:i/>
          <w:iCs/>
        </w:rPr>
        <w:t>1 – MCS</w:t>
      </w:r>
      <w:r w:rsidR="00077321" w:rsidRPr="002915B7">
        <w:t>.</w:t>
      </w:r>
    </w:p>
    <w:p w14:paraId="5A1E10CD" w14:textId="77777777" w:rsidR="00C62B39" w:rsidRPr="002915B7" w:rsidRDefault="00C62B39" w:rsidP="003F6AB2">
      <w:pPr>
        <w:spacing w:line="480" w:lineRule="auto"/>
        <w:rPr>
          <w:rFonts w:eastAsia="Times New Roman"/>
          <w:color w:val="000000"/>
          <w:highlight w:val="white"/>
          <w:lang w:eastAsia="fi-FI"/>
        </w:rPr>
      </w:pPr>
    </w:p>
    <w:p w14:paraId="4E776203" w14:textId="77777777" w:rsidR="00C62B39" w:rsidRPr="002915B7" w:rsidRDefault="00C62B39" w:rsidP="003F6AB2">
      <w:pPr>
        <w:spacing w:line="480" w:lineRule="auto"/>
      </w:pPr>
      <w:r w:rsidRPr="002915B7">
        <w:rPr>
          <w:rFonts w:eastAsia="Times New Roman"/>
          <w:color w:val="000000"/>
          <w:highlight w:val="white"/>
          <w:lang w:eastAsia="fi-FI"/>
        </w:rPr>
        <w:t xml:space="preserve">We also examined how well the different methods performed compared to each other. As a performance measure, we use how much of the overall feature representation levels can be covered by a given fraction of the landscape. While Zonation produces this type of performance data automatically, our RWR and ILP implementations do not. We used the </w:t>
      </w:r>
      <w:r w:rsidR="002D3C4B" w:rsidRPr="002915B7">
        <w:rPr>
          <w:rFonts w:eastAsia="Times New Roman"/>
          <w:color w:val="000000"/>
          <w:highlight w:val="white"/>
          <w:lang w:eastAsia="fi-FI"/>
        </w:rPr>
        <w:t>so-called</w:t>
      </w:r>
      <w:r w:rsidRPr="002915B7">
        <w:rPr>
          <w:rFonts w:eastAsia="Times New Roman"/>
          <w:color w:val="000000"/>
          <w:highlight w:val="white"/>
          <w:lang w:eastAsia="fi-FI"/>
        </w:rPr>
        <w:t xml:space="preserve"> solution loading functionality in Zonation to compute performance data for RWR and ILP. This way, the priority rank solution produced by RWR and ILP is loaded into Zonation, which then proceeds with the usual cell-removal following the rank order from the loaded solutions while also producing the performance data </w:t>
      </w:r>
      <w:r w:rsidR="001A6958" w:rsidRPr="002915B7">
        <w:rPr>
          <w:rFonts w:eastAsia="Times New Roman"/>
          <w:color w:val="000000"/>
          <w:highlight w:val="white"/>
          <w:lang w:eastAsia="fi-FI"/>
        </w:rPr>
        <w:fldChar w:fldCharType="begin"/>
      </w:r>
      <w:r w:rsidR="001A6958" w:rsidRPr="002915B7">
        <w:rPr>
          <w:rFonts w:eastAsia="Times New Roman"/>
          <w:color w:val="000000"/>
          <w:highlight w:val="white"/>
          <w:lang w:eastAsia="fi-FI"/>
        </w:rPr>
        <w:fldChar w:fldCharType="separate"/>
      </w:r>
      <w:r w:rsidR="001A6958" w:rsidRPr="002915B7">
        <w:rPr>
          <w:rFonts w:eastAsia="Times New Roman"/>
          <w:noProof/>
          <w:color w:val="000000"/>
          <w:highlight w:val="white"/>
          <w:lang w:eastAsia="fi-FI"/>
        </w:rPr>
        <w:t>(Moilanen et al., 2014)</w:t>
      </w:r>
      <w:r w:rsidR="001A6958" w:rsidRPr="002915B7">
        <w:rPr>
          <w:rFonts w:eastAsia="Times New Roman"/>
          <w:color w:val="000000"/>
          <w:highlight w:val="white"/>
          <w:lang w:eastAsia="fi-FI"/>
        </w:rPr>
        <w:fldChar w:fldCharType="end"/>
      </w:r>
      <w:r w:rsidRPr="002915B7">
        <w:rPr>
          <w:rFonts w:eastAsia="Times New Roman"/>
          <w:color w:val="000000"/>
          <w:highlight w:val="white"/>
          <w:lang w:eastAsia="fi-FI"/>
        </w:rPr>
        <w:t xml:space="preserve">. We used this pre-loading functionality in two ways. First, using only ZON we examine the trade-offs in prioritizing areas on all available features (ALL) as opposed to ESs (ES) or biodiversity features (BD) only. Second, we compare the RWR and ZON solutions to the ILP solution. The Gurobi solver is the only method that produces a measure of the optimality of the result thus giving a benchmark </w:t>
      </w:r>
      <w:r w:rsidRPr="002915B7">
        <w:rPr>
          <w:rFonts w:eastAsia="Times New Roman"/>
          <w:color w:val="000000"/>
          <w:highlight w:val="white"/>
          <w:lang w:eastAsia="fi-FI"/>
        </w:rPr>
        <w:lastRenderedPageBreak/>
        <w:t>against which the sub-optimality of the solutions produced by the other methods (RWR and ZON) can be compared to.</w:t>
      </w:r>
    </w:p>
    <w:p w14:paraId="54F7E940" w14:textId="77777777" w:rsidR="00C62B39" w:rsidRPr="002915B7" w:rsidRDefault="00C62B39" w:rsidP="003F6AB2">
      <w:pPr>
        <w:spacing w:line="480" w:lineRule="auto"/>
        <w:rPr>
          <w:color w:val="000000"/>
        </w:rPr>
      </w:pPr>
    </w:p>
    <w:p w14:paraId="45BC2620" w14:textId="77777777" w:rsidR="00C62B39" w:rsidRPr="002915B7" w:rsidRDefault="00C62B39" w:rsidP="003F6AB2">
      <w:pPr>
        <w:spacing w:line="480" w:lineRule="auto"/>
      </w:pPr>
      <w:r w:rsidRPr="002915B7">
        <w:rPr>
          <w:color w:val="000000"/>
        </w:rPr>
        <w:t>To quantify how similar the average rank priories calculated for each NUTS2 regions are, we also calculated the mean and the standard deviation of the priority rank of all NUTS2 regions over all solutions.</w:t>
      </w:r>
    </w:p>
    <w:p w14:paraId="5E0F665A" w14:textId="77777777" w:rsidR="00C62B39" w:rsidRPr="002915B7" w:rsidRDefault="00C62B39" w:rsidP="003F6AB2">
      <w:pPr>
        <w:spacing w:line="480" w:lineRule="auto"/>
        <w:rPr>
          <w:color w:val="000000"/>
        </w:rPr>
      </w:pPr>
    </w:p>
    <w:p w14:paraId="0FD6648A" w14:textId="77777777" w:rsidR="00D3310C" w:rsidRPr="002915B7" w:rsidRDefault="00FD069D" w:rsidP="003F6AB2">
      <w:pPr>
        <w:pStyle w:val="Heading2"/>
      </w:pPr>
      <w:r>
        <w:t xml:space="preserve">2.5 </w:t>
      </w:r>
      <w:r w:rsidR="00D3310C" w:rsidRPr="002915B7">
        <w:t>Testing for the effect of including costs</w:t>
      </w:r>
    </w:p>
    <w:p w14:paraId="2EDBAD71" w14:textId="77777777" w:rsidR="00D3310C" w:rsidRPr="002915B7" w:rsidRDefault="00D3310C" w:rsidP="003F6AB2">
      <w:pPr>
        <w:spacing w:line="480" w:lineRule="auto"/>
        <w:rPr>
          <w:color w:val="000000"/>
        </w:rPr>
      </w:pPr>
    </w:p>
    <w:p w14:paraId="3C99A171" w14:textId="77777777" w:rsidR="00D3310C" w:rsidRPr="00FA0DE3" w:rsidRDefault="00FA0DE3" w:rsidP="003F6AB2">
      <w:pPr>
        <w:spacing w:line="480" w:lineRule="auto"/>
      </w:pPr>
      <w:r w:rsidRPr="00FA0DE3">
        <w:t xml:space="preserve">The </w:t>
      </w:r>
      <w:r>
        <w:t xml:space="preserve">spatial prioritization can be made more relevant for real-life planning by </w:t>
      </w:r>
      <w:r w:rsidR="000B5429">
        <w:t>incorporating</w:t>
      </w:r>
      <w:r>
        <w:t xml:space="preserve"> factors </w:t>
      </w:r>
      <w:r w:rsidR="000B5429">
        <w:t xml:space="preserve">such as costs, ecological condition and connectivity into the methods </w:t>
      </w:r>
      <w:r w:rsidR="000B5429">
        <w:fldChar w:fldCharType="begin" w:fldLock="1"/>
      </w:r>
      <w:r w:rsidR="005E761E">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"(Ferrier and Wintle 2009)", "plainTextFormattedCitation" : "(Ferrier and Wintle 2009)", "previouslyFormattedCitation" : "(Ferrier and Wintle 2009)" }, "properties" : { "noteIndex" : 0 }, "schema" : "https://github.com/citation-style-language/schema/raw/master/csl-citation.json" }</w:instrText>
      </w:r>
      <w:r w:rsidR="000B5429">
        <w:fldChar w:fldCharType="separate"/>
      </w:r>
      <w:r w:rsidR="000B5429" w:rsidRPr="000B5429">
        <w:rPr>
          <w:noProof/>
        </w:rPr>
        <w:t>(Ferrier and Wintle 2009)</w:t>
      </w:r>
      <w:r w:rsidR="000B5429">
        <w:fldChar w:fldCharType="end"/>
      </w:r>
      <w:r>
        <w:t xml:space="preserve">. </w:t>
      </w:r>
      <w:r w:rsidR="000B5429">
        <w:t>However, which factors can be accounted for by the priorit</w:t>
      </w:r>
      <w:r w:rsidR="00B04EB8">
        <w:t xml:space="preserve">ization methods varies greatly and </w:t>
      </w:r>
      <w:r w:rsidR="000B5429">
        <w:t xml:space="preserve">comparing the prioritization becomes increasingly more difficult as every new layer of complexity comes with additional model assumptions. </w:t>
      </w:r>
      <w:r w:rsidR="00581DD4">
        <w:t xml:space="preserve">Therefore, we chose </w:t>
      </w:r>
      <w:r w:rsidR="00F0204D">
        <w:t>to concentrate</w:t>
      </w:r>
      <w:ins w:id="146" w:author="Verburg, P.H." w:date="2017-05-19T14:35:00Z">
        <w:r w:rsidR="009543F9">
          <w:t xml:space="preserve"> our comparison</w:t>
        </w:r>
      </w:ins>
      <w:r w:rsidR="00F0204D">
        <w:t xml:space="preserve"> on</w:t>
      </w:r>
      <w:r w:rsidR="00581DD4">
        <w:t xml:space="preserve"> the simple (</w:t>
      </w:r>
      <w:r w:rsidR="00F0204D">
        <w:t xml:space="preserve">i.e. </w:t>
      </w:r>
      <w:r w:rsidR="00581DD4">
        <w:t>comparable) basic setup</w:t>
      </w:r>
      <w:r w:rsidR="00F0204D">
        <w:t>s for each method</w:t>
      </w:r>
      <w:ins w:id="147" w:author="Verburg, P.H." w:date="2017-05-19T14:35:00Z">
        <w:r w:rsidR="009543F9">
          <w:t>. In addition, we</w:t>
        </w:r>
      </w:ins>
      <w:del w:id="148" w:author="Verburg, P.H." w:date="2017-05-19T14:35:00Z">
        <w:r w:rsidR="00B04EB8" w:rsidDel="009543F9">
          <w:delText>, but</w:delText>
        </w:r>
      </w:del>
      <w:r w:rsidR="00B04EB8">
        <w:t xml:space="preserve"> also tested how an additional prioritization option, including a proxy for costs, would affect the results of each method. The </w:t>
      </w:r>
      <w:del w:id="149" w:author="Verburg, P.H." w:date="2017-05-19T14:36:00Z">
        <w:r w:rsidR="00B04EB8" w:rsidDel="009543F9">
          <w:delText xml:space="preserve">main </w:delText>
        </w:r>
      </w:del>
      <w:ins w:id="150" w:author="Verburg, P.H." w:date="2017-05-19T14:36:00Z">
        <w:r w:rsidR="009543F9">
          <w:t xml:space="preserve">following </w:t>
        </w:r>
      </w:ins>
      <w:del w:id="151" w:author="Verburg, P.H." w:date="2017-05-19T14:36:00Z">
        <w:r w:rsidR="00B04EB8" w:rsidDel="009543F9">
          <w:delText>line of inquire</w:delText>
        </w:r>
      </w:del>
      <w:ins w:id="152" w:author="Verburg, P.H." w:date="2017-05-19T14:36:00Z">
        <w:r w:rsidR="009543F9">
          <w:t>results section</w:t>
        </w:r>
      </w:ins>
      <w:r w:rsidR="00B04EB8">
        <w:t xml:space="preserve"> presents all prioritization analyses without costs, but a subset of analyses including costs can be found</w:t>
      </w:r>
      <w:r w:rsidR="00206267">
        <w:t xml:space="preserve"> in the Supplementary Material.</w:t>
      </w:r>
    </w:p>
    <w:p w14:paraId="6CD33A46" w14:textId="77777777" w:rsidR="00FA0DE3" w:rsidRPr="002915B7" w:rsidRDefault="00FA0DE3" w:rsidP="003F6AB2">
      <w:pPr>
        <w:spacing w:line="480" w:lineRule="auto"/>
        <w:rPr>
          <w:color w:val="000000"/>
        </w:rPr>
      </w:pPr>
    </w:p>
    <w:p w14:paraId="7E6F818B" w14:textId="77777777" w:rsidR="00C62B39" w:rsidRPr="002915B7" w:rsidRDefault="00FD069D" w:rsidP="003F6AB2">
      <w:pPr>
        <w:pStyle w:val="Heading2"/>
      </w:pPr>
      <w:r>
        <w:t xml:space="preserve">2.6 </w:t>
      </w:r>
      <w:r w:rsidR="00C62B39" w:rsidRPr="002915B7">
        <w:t>Workflow implementation</w:t>
      </w:r>
    </w:p>
    <w:p w14:paraId="16C9A3EA" w14:textId="77777777" w:rsidR="00C62B39" w:rsidRPr="002915B7" w:rsidRDefault="00C62B39" w:rsidP="003F6AB2">
      <w:pPr>
        <w:spacing w:line="480" w:lineRule="auto"/>
        <w:rPr>
          <w:b/>
          <w:bCs/>
        </w:rPr>
      </w:pPr>
    </w:p>
    <w:p w14:paraId="50A20992" w14:textId="77777777" w:rsidR="00C62B39" w:rsidRPr="002915B7" w:rsidRDefault="00C62B39" w:rsidP="003F6AB2">
      <w:pPr>
        <w:spacing w:line="480" w:lineRule="auto"/>
      </w:pPr>
      <w:r w:rsidRPr="002915B7">
        <w:t xml:space="preserve">We combined the individual processing steps of data pre-processing, analyses and post-processing in a semi-automated workflow using the Snakemake workflow engine </w:t>
      </w:r>
      <w:r w:rsidR="00E82D62" w:rsidRPr="002915B7">
        <w:fldChar w:fldCharType="begin" w:fldLock="1"/>
      </w:r>
      <w:r w:rsidR="000859AE" w:rsidRPr="002915B7">
        <w:instrText>ADDIN CSL_CITATION { "citationItems" : [ { "id" : "ITEM-1", "itemData" : { "DOI" : "10.1093/bioinformatics/bts480", "ISBN" : "1367-4811 (Linking)", "ISSN" : "13674803", "PMID" : "22908215", "abstract" : "SUMMARY: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filenames.\\n\\nAVAILABILITY: http://snakemake.googlecode.com.\\n\\nCONTACT: johannes.koester@uni-due.de.", "author" : [ { "dropping-particle" : "", "family" : "K\u00f6ster", "given" : "Johannes", "non-dropping-particle" : "", "parse-names" : false, "suffix" : "" }, { "dropping-particle" : "", "family" : "Rahmann", "given" : "Sven", "non-dropping-particle" : "", "parse-names" : false, "suffix" : "" } ], "container-title" : "Bioinformatics", "id" : "ITEM-1", "issue" : "19", "issued" : { "date-parts" : [ [ "2012" ] ] }, "page" : "2520-2522", "title" : "Snakemake-a scalable bioinformatics workflow engine", "type" : "article-journal", "volume" : "28" }, "prefix" : "version 3.10.0, ", "uris" : [ "http://www.mendeley.com/documents/?uuid=ce44823d-22ce-4975-a05c-2cb951eb1c35" ] } ], "mendeley" : { "formattedCitation" : "(version 3.10.0, K\u00f6ster and Rahmann 2012)", "plainTextFormattedCitation" : "(version 3.10.0, K\u00f6ster and Rahmann 2012)", "previouslyFormattedCitation" : "(version 3.10.0, K\u00f6ster and Rahmann 2012)" }, "properties" : { "noteIndex" : 0 }, "schema" : "https://github.com/citation-style-language/schema/raw/master/csl-citation.json" }</w:instrText>
      </w:r>
      <w:r w:rsidR="00E82D62" w:rsidRPr="002915B7">
        <w:fldChar w:fldCharType="separate"/>
      </w:r>
      <w:r w:rsidR="000859AE" w:rsidRPr="002915B7">
        <w:rPr>
          <w:noProof/>
        </w:rPr>
        <w:t>(version 3.10.0, Köster and Rahmann 2012)</w:t>
      </w:r>
      <w:r w:rsidR="00E82D62" w:rsidRPr="002915B7">
        <w:fldChar w:fldCharType="end"/>
      </w:r>
      <w:r w:rsidR="00E82D62" w:rsidRPr="002915B7">
        <w:t xml:space="preserve">. </w:t>
      </w:r>
      <w:r w:rsidR="007846C0" w:rsidRPr="002915B7">
        <w:t xml:space="preserve">The complete implementation is available at </w:t>
      </w:r>
      <w:commentRangeStart w:id="153"/>
      <w:r w:rsidR="007846C0" w:rsidRPr="002915B7">
        <w:t>XXX</w:t>
      </w:r>
      <w:commentRangeEnd w:id="153"/>
      <w:r w:rsidR="007846C0" w:rsidRPr="002915B7">
        <w:rPr>
          <w:rStyle w:val="CommentReference"/>
        </w:rPr>
        <w:commentReference w:id="153"/>
      </w:r>
      <w:r w:rsidR="007846C0" w:rsidRPr="002915B7">
        <w:t>.</w:t>
      </w:r>
      <w:r w:rsidR="001A6958" w:rsidRPr="002915B7">
        <w:fldChar w:fldCharType="begin"/>
      </w:r>
      <w:r w:rsidR="001A6958" w:rsidRPr="002915B7">
        <w:fldChar w:fldCharType="separate"/>
      </w:r>
      <w:r w:rsidR="001A6958" w:rsidRPr="002915B7">
        <w:rPr>
          <w:noProof/>
        </w:rPr>
        <w:t>(Köster and Rahmann, 2012)</w:t>
      </w:r>
      <w:r w:rsidR="001A6958" w:rsidRPr="002915B7">
        <w:fldChar w:fldCharType="end"/>
      </w:r>
    </w:p>
    <w:p w14:paraId="7355FD67" w14:textId="77777777" w:rsidR="00C62B39" w:rsidRPr="002915B7" w:rsidRDefault="00C62B39" w:rsidP="003F6AB2">
      <w:pPr>
        <w:spacing w:line="480" w:lineRule="auto"/>
      </w:pPr>
    </w:p>
    <w:p w14:paraId="44E750AE" w14:textId="77777777" w:rsidR="00C62B39" w:rsidRPr="002915B7" w:rsidRDefault="00787699" w:rsidP="00FD069D">
      <w:pPr>
        <w:pStyle w:val="Heading1"/>
      </w:pPr>
      <w:r>
        <w:lastRenderedPageBreak/>
        <w:t xml:space="preserve">3. </w:t>
      </w:r>
      <w:commentRangeStart w:id="154"/>
      <w:r w:rsidR="00C62B39" w:rsidRPr="002915B7">
        <w:t>R</w:t>
      </w:r>
      <w:commentRangeEnd w:id="154"/>
      <w:r w:rsidR="001A6958" w:rsidRPr="002915B7">
        <w:t>esults</w:t>
      </w:r>
      <w:r w:rsidR="00C62B39" w:rsidRPr="002915B7">
        <w:commentReference w:id="154"/>
      </w:r>
    </w:p>
    <w:p w14:paraId="790EEB37" w14:textId="77777777" w:rsidR="00290EED" w:rsidRPr="002915B7" w:rsidRDefault="00290EED" w:rsidP="003F6AB2">
      <w:pPr>
        <w:spacing w:line="480" w:lineRule="auto"/>
      </w:pPr>
    </w:p>
    <w:p w14:paraId="4C628C2C" w14:textId="77777777" w:rsidR="00C62B39" w:rsidRPr="002915B7" w:rsidRDefault="00787699" w:rsidP="003F6AB2">
      <w:pPr>
        <w:pStyle w:val="Heading2"/>
      </w:pPr>
      <w:r>
        <w:t xml:space="preserve">3.1 </w:t>
      </w:r>
      <w:r w:rsidR="00C62B39" w:rsidRPr="002915B7">
        <w:t>Spatial patterns and similarity</w:t>
      </w:r>
    </w:p>
    <w:p w14:paraId="7BA8631A" w14:textId="77777777" w:rsidR="00C62B39" w:rsidRPr="002915B7" w:rsidRDefault="00C62B39" w:rsidP="003F6AB2">
      <w:pPr>
        <w:spacing w:line="480" w:lineRule="auto"/>
        <w:rPr>
          <w:b/>
          <w:bCs/>
        </w:rPr>
      </w:pPr>
    </w:p>
    <w:p w14:paraId="05EEC499" w14:textId="77777777" w:rsidR="008F4695" w:rsidRPr="002915B7" w:rsidRDefault="00FC33CE" w:rsidP="003F6AB2">
      <w:pPr>
        <w:pStyle w:val="Standard"/>
        <w:spacing w:line="480" w:lineRule="auto"/>
      </w:pPr>
      <w:r w:rsidRPr="002915B7">
        <w:t xml:space="preserve">The priority rank maps showed different spatial patterns when </w:t>
      </w:r>
      <w:del w:id="155" w:author="Verburg, P.H." w:date="2017-05-19T15:01:00Z">
        <w:r w:rsidRPr="002915B7" w:rsidDel="002E4380">
          <w:delText>compared across the different data groups</w:delText>
        </w:r>
      </w:del>
      <w:ins w:id="156" w:author="Verburg, P.H." w:date="2017-05-19T15:01:00Z">
        <w:r w:rsidR="002E4380">
          <w:t>accounting for either species occurrence, ecosystem services or both</w:t>
        </w:r>
      </w:ins>
      <w:r w:rsidRPr="002915B7">
        <w:t xml:space="preserve">. </w:t>
      </w:r>
      <w:r w:rsidR="001E48EA" w:rsidRPr="002915B7">
        <w:t>With</w:t>
      </w:r>
      <w:r w:rsidRPr="002915B7">
        <w:t xml:space="preserve"> all features </w:t>
      </w:r>
      <w:r w:rsidR="001E48EA" w:rsidRPr="002915B7">
        <w:t xml:space="preserve">included </w:t>
      </w:r>
      <w:r w:rsidRPr="002915B7">
        <w:t>in the analyses (ALL), the highest priority areas were found mostly in Southern Europe (Sp</w:t>
      </w:r>
      <w:r w:rsidR="001E48EA" w:rsidRPr="002915B7">
        <w:t xml:space="preserve">ain, Italy and </w:t>
      </w:r>
      <w:r w:rsidR="006D75B9" w:rsidRPr="002915B7">
        <w:t>Greece</w:t>
      </w:r>
      <w:r w:rsidR="001E48EA" w:rsidRPr="002915B7">
        <w:t>) and South Eastern Europe (Bulgaria and Romania)</w:t>
      </w:r>
      <w:r w:rsidR="006D75B9" w:rsidRPr="002915B7">
        <w:t xml:space="preserve"> with </w:t>
      </w:r>
      <w:r w:rsidRPr="002915B7">
        <w:t>some priorities also in Northern Fennoscandia (</w:t>
      </w:r>
      <w:r w:rsidR="007824E0" w:rsidRPr="002915B7">
        <w:rPr>
          <w:b/>
          <w:bCs/>
        </w:rPr>
        <w:t>Fig. 3</w:t>
      </w:r>
      <w:r w:rsidRPr="002915B7">
        <w:rPr>
          <w:b/>
          <w:bCs/>
        </w:rPr>
        <w:t>A-C</w:t>
      </w:r>
      <w:r w:rsidRPr="002915B7">
        <w:t>). The highest priority areas for ESs only (</w:t>
      </w:r>
      <w:r w:rsidR="007824E0" w:rsidRPr="002915B7">
        <w:rPr>
          <w:b/>
          <w:bCs/>
        </w:rPr>
        <w:t>Fig. 3</w:t>
      </w:r>
      <w:r w:rsidRPr="002915B7">
        <w:rPr>
          <w:b/>
          <w:bCs/>
        </w:rPr>
        <w:t>D-F</w:t>
      </w:r>
      <w:r w:rsidRPr="002915B7">
        <w:t>) were concentrated in mountainous regions in Central Europe, Spain and Italy. We identified more isolated high-priority areas also in the North-Western UK and Portugal as well as in the southern part of Fennoscandia. The priority rank patterns for biodiversity features (BD) had a distinct bimodal distribution with high priority areas both in the south (the Mediterranean basin) and north (the subarctic Fennoscandia) (</w:t>
      </w:r>
      <w:r w:rsidR="007824E0" w:rsidRPr="002915B7">
        <w:rPr>
          <w:b/>
          <w:bCs/>
        </w:rPr>
        <w:t>Fig. 3</w:t>
      </w:r>
      <w:r w:rsidRPr="002915B7">
        <w:rPr>
          <w:b/>
          <w:bCs/>
        </w:rPr>
        <w:t>H-I</w:t>
      </w:r>
      <w:r w:rsidRPr="002915B7">
        <w:t>).  The patterns on rank priorities were spatially much more similar when compared across the different methods (RWR, ZON and ILP). On a visual inspection, RWR (</w:t>
      </w:r>
      <w:r w:rsidR="00514935" w:rsidRPr="002915B7">
        <w:rPr>
          <w:b/>
          <w:bCs/>
        </w:rPr>
        <w:t>Fig. 3</w:t>
      </w:r>
      <w:r w:rsidRPr="002915B7">
        <w:rPr>
          <w:b/>
          <w:bCs/>
        </w:rPr>
        <w:t>A</w:t>
      </w:r>
      <w:r w:rsidRPr="002915B7">
        <w:t xml:space="preserve">, </w:t>
      </w:r>
      <w:r w:rsidR="00514935" w:rsidRPr="002915B7">
        <w:rPr>
          <w:b/>
          <w:bCs/>
        </w:rPr>
        <w:t>3</w:t>
      </w:r>
      <w:r w:rsidRPr="002915B7">
        <w:rPr>
          <w:b/>
          <w:bCs/>
        </w:rPr>
        <w:t>D</w:t>
      </w:r>
      <w:r w:rsidRPr="002915B7">
        <w:t xml:space="preserve"> and </w:t>
      </w:r>
      <w:r w:rsidR="00514935" w:rsidRPr="002915B7">
        <w:rPr>
          <w:b/>
          <w:bCs/>
        </w:rPr>
        <w:t>3</w:t>
      </w:r>
      <w:r w:rsidRPr="002915B7">
        <w:rPr>
          <w:b/>
          <w:bCs/>
        </w:rPr>
        <w:t>H</w:t>
      </w:r>
      <w:r w:rsidRPr="002915B7">
        <w:t>) and ILP (</w:t>
      </w:r>
      <w:r w:rsidRPr="002915B7">
        <w:rPr>
          <w:b/>
          <w:bCs/>
        </w:rPr>
        <w:t>Fig</w:t>
      </w:r>
      <w:r w:rsidRPr="002915B7">
        <w:t xml:space="preserve">. </w:t>
      </w:r>
      <w:r w:rsidR="00514935" w:rsidRPr="002915B7">
        <w:rPr>
          <w:b/>
          <w:bCs/>
        </w:rPr>
        <w:t>3</w:t>
      </w:r>
      <w:r w:rsidRPr="002915B7">
        <w:rPr>
          <w:b/>
          <w:bCs/>
        </w:rPr>
        <w:t>C</w:t>
      </w:r>
      <w:r w:rsidRPr="002915B7">
        <w:t xml:space="preserve">, </w:t>
      </w:r>
      <w:r w:rsidR="00514935" w:rsidRPr="002915B7">
        <w:rPr>
          <w:b/>
          <w:bCs/>
        </w:rPr>
        <w:t>3</w:t>
      </w:r>
      <w:r w:rsidRPr="002915B7">
        <w:rPr>
          <w:b/>
          <w:bCs/>
        </w:rPr>
        <w:t>F</w:t>
      </w:r>
      <w:r w:rsidRPr="002915B7">
        <w:t xml:space="preserve"> and </w:t>
      </w:r>
      <w:r w:rsidR="00514935" w:rsidRPr="002915B7">
        <w:rPr>
          <w:b/>
          <w:bCs/>
        </w:rPr>
        <w:t>3</w:t>
      </w:r>
      <w:r w:rsidRPr="002915B7">
        <w:rPr>
          <w:b/>
          <w:bCs/>
        </w:rPr>
        <w:t>I</w:t>
      </w:r>
      <w:r w:rsidRPr="002915B7">
        <w:t>) produced almost identical priority patterns, whereas ZON (</w:t>
      </w:r>
      <w:r w:rsidR="00AD42AC" w:rsidRPr="002915B7">
        <w:rPr>
          <w:b/>
          <w:bCs/>
        </w:rPr>
        <w:t>Fig. 3</w:t>
      </w:r>
      <w:r w:rsidRPr="002915B7">
        <w:rPr>
          <w:b/>
          <w:bCs/>
        </w:rPr>
        <w:t>B</w:t>
      </w:r>
      <w:r w:rsidRPr="002915B7">
        <w:t xml:space="preserve">, </w:t>
      </w:r>
      <w:r w:rsidR="00AD42AC" w:rsidRPr="002915B7">
        <w:rPr>
          <w:b/>
          <w:bCs/>
        </w:rPr>
        <w:t>3</w:t>
      </w:r>
      <w:r w:rsidRPr="002915B7">
        <w:rPr>
          <w:b/>
          <w:bCs/>
        </w:rPr>
        <w:t>E</w:t>
      </w:r>
      <w:r w:rsidRPr="002915B7">
        <w:t xml:space="preserve"> and </w:t>
      </w:r>
      <w:r w:rsidR="00AD42AC" w:rsidRPr="002915B7">
        <w:rPr>
          <w:b/>
          <w:bCs/>
        </w:rPr>
        <w:t>3</w:t>
      </w:r>
      <w:r w:rsidRPr="002915B7">
        <w:rPr>
          <w:b/>
          <w:bCs/>
        </w:rPr>
        <w:t>G</w:t>
      </w:r>
      <w:r w:rsidRPr="002915B7">
        <w:t>) produced slightly more dispersed priority patterns.</w:t>
      </w:r>
    </w:p>
    <w:p w14:paraId="33F8E7A4" w14:textId="77777777" w:rsidR="00FC33CE" w:rsidRPr="002915B7" w:rsidRDefault="00FC33CE" w:rsidP="003F6AB2">
      <w:pPr>
        <w:pStyle w:val="Standard"/>
        <w:suppressAutoHyphens w:val="0"/>
        <w:spacing w:line="480" w:lineRule="auto"/>
        <w:rPr>
          <w:rFonts w:eastAsia="Times New Roman"/>
          <w:color w:val="000000"/>
          <w:lang w:eastAsia="fi-FI"/>
        </w:rPr>
      </w:pPr>
    </w:p>
    <w:p w14:paraId="6EDB520C" w14:textId="77777777" w:rsidR="00FC33CE" w:rsidRPr="002915B7" w:rsidRDefault="00FC33CE"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 xml:space="preserve">[Figure </w:t>
      </w:r>
      <w:r w:rsidR="008F4695" w:rsidRPr="002915B7">
        <w:rPr>
          <w:rFonts w:eastAsia="Times New Roman"/>
          <w:color w:val="000000"/>
          <w:lang w:eastAsia="fi-FI"/>
        </w:rPr>
        <w:t>3</w:t>
      </w:r>
      <w:r w:rsidRPr="002915B7">
        <w:rPr>
          <w:rFonts w:eastAsia="Times New Roman"/>
          <w:color w:val="000000"/>
          <w:lang w:eastAsia="fi-FI"/>
        </w:rPr>
        <w:t xml:space="preserve"> approximately here]</w:t>
      </w:r>
    </w:p>
    <w:p w14:paraId="6EE77D88"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41C7CF41" w14:textId="77777777" w:rsidR="00FC33CE" w:rsidRPr="002915B7" w:rsidRDefault="00FC33CE" w:rsidP="003F6AB2">
      <w:pPr>
        <w:pStyle w:val="Standard"/>
        <w:suppressAutoHyphens w:val="0"/>
        <w:spacing w:line="480" w:lineRule="auto"/>
        <w:rPr>
          <w:rFonts w:eastAsia="Times New Roman"/>
          <w:color w:val="000000"/>
          <w:lang w:eastAsia="fi-FI"/>
        </w:rPr>
      </w:pPr>
      <w:r w:rsidRPr="002915B7">
        <w:rPr>
          <w:rFonts w:eastAsia="Times New Roman"/>
          <w:color w:val="000000"/>
          <w:lang w:eastAsia="fi-FI"/>
        </w:rPr>
        <w:t>On an aggregate NUTS2-level, the mean rank priorities over all nine analysis variants were the highest in central and southern Europe (</w:t>
      </w:r>
      <w:r w:rsidR="00AC2DE8" w:rsidRPr="002915B7">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xml:space="preserve">). The only exception </w:t>
      </w:r>
      <w:r w:rsidR="00481C54" w:rsidRPr="002915B7">
        <w:rPr>
          <w:rFonts w:eastAsia="Times New Roman"/>
          <w:color w:val="000000"/>
          <w:lang w:eastAsia="fi-FI"/>
        </w:rPr>
        <w:t xml:space="preserve">to </w:t>
      </w:r>
      <w:r w:rsidRPr="002915B7">
        <w:rPr>
          <w:rFonts w:eastAsia="Times New Roman"/>
          <w:color w:val="000000"/>
          <w:lang w:eastAsia="fi-FI"/>
        </w:rPr>
        <w:t>this general pattern is Finland, for which the rank priorities in all variants were relatively high. Both the highest and lowest mean rank priorities were quite consistent over the different analysis variants as measured by the standard deviation of the mean rank (</w:t>
      </w:r>
      <w:r w:rsidR="00AC2DE8" w:rsidRPr="002915B7">
        <w:rPr>
          <w:rFonts w:eastAsia="Times New Roman"/>
          <w:b/>
          <w:bCs/>
          <w:color w:val="000000"/>
          <w:lang w:eastAsia="fi-FI"/>
        </w:rPr>
        <w:t>Fig. 4</w:t>
      </w:r>
      <w:r w:rsidRPr="002915B7">
        <w:rPr>
          <w:rFonts w:eastAsia="Times New Roman"/>
          <w:b/>
          <w:bCs/>
          <w:color w:val="000000"/>
          <w:lang w:eastAsia="fi-FI"/>
        </w:rPr>
        <w:t>B</w:t>
      </w:r>
      <w:r w:rsidRPr="002915B7">
        <w:rPr>
          <w:rFonts w:eastAsia="Times New Roman"/>
          <w:color w:val="000000"/>
          <w:lang w:eastAsia="fi-FI"/>
        </w:rPr>
        <w:t xml:space="preserve">) with two exceptions. First, the </w:t>
      </w:r>
      <w:del w:id="157" w:author="Verburg, P.H." w:date="2017-05-19T15:03:00Z">
        <w:r w:rsidRPr="002915B7" w:rsidDel="002E4380">
          <w:rPr>
            <w:rFonts w:eastAsia="Times New Roman"/>
            <w:color w:val="000000"/>
            <w:lang w:eastAsia="fi-FI"/>
          </w:rPr>
          <w:delText xml:space="preserve">most </w:delText>
        </w:r>
      </w:del>
      <w:ins w:id="158" w:author="Verburg, P.H." w:date="2017-05-19T15:03:00Z">
        <w:r w:rsidR="002E4380">
          <w:rPr>
            <w:rFonts w:eastAsia="Times New Roman"/>
            <w:color w:val="000000"/>
            <w:lang w:eastAsia="fi-FI"/>
          </w:rPr>
          <w:t>larger part of</w:t>
        </w:r>
        <w:r w:rsidR="002E4380" w:rsidRPr="002915B7">
          <w:rPr>
            <w:rFonts w:eastAsia="Times New Roman"/>
            <w:color w:val="000000"/>
            <w:lang w:eastAsia="fi-FI"/>
          </w:rPr>
          <w:t xml:space="preserve"> </w:t>
        </w:r>
      </w:ins>
      <w:r w:rsidRPr="002915B7">
        <w:rPr>
          <w:rFonts w:eastAsia="Times New Roman"/>
          <w:color w:val="000000"/>
          <w:lang w:eastAsia="fi-FI"/>
        </w:rPr>
        <w:t xml:space="preserve">Southern Europe (Southern Spain, Greece, Corsica and </w:t>
      </w:r>
      <w:r w:rsidRPr="002915B7">
        <w:rPr>
          <w:rFonts w:eastAsia="Times New Roman"/>
          <w:color w:val="000000"/>
          <w:lang w:eastAsia="fi-FI"/>
        </w:rPr>
        <w:lastRenderedPageBreak/>
        <w:t xml:space="preserve">Sardinia) had high mean rank and relatively high variation across variants. Second, Central Europe (North-Eastern France, Southern Germany) had medium high ranks and relatively high variation across the variants.   </w:t>
      </w:r>
    </w:p>
    <w:p w14:paraId="2966CC67"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67BC5273" w14:textId="77777777" w:rsidR="00FC33CE" w:rsidRPr="002915B7" w:rsidRDefault="005950B8"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[Figure 4</w:t>
      </w:r>
      <w:r w:rsidR="00FC33CE" w:rsidRPr="002915B7">
        <w:rPr>
          <w:rFonts w:eastAsia="Times New Roman"/>
          <w:color w:val="000000"/>
          <w:lang w:eastAsia="fi-FI"/>
        </w:rPr>
        <w:t xml:space="preserve"> approximately here]</w:t>
      </w:r>
    </w:p>
    <w:p w14:paraId="3EB3E71C" w14:textId="77777777" w:rsidR="00FC33CE" w:rsidRPr="002915B7" w:rsidRDefault="00FC33CE" w:rsidP="003F6AB2">
      <w:pPr>
        <w:pStyle w:val="Standard"/>
        <w:suppressAutoHyphens w:val="0"/>
        <w:spacing w:line="480" w:lineRule="auto"/>
        <w:rPr>
          <w:rFonts w:eastAsia="Times New Roman"/>
          <w:color w:val="000000"/>
          <w:lang w:eastAsia="fi-FI"/>
        </w:rPr>
      </w:pPr>
    </w:p>
    <w:p w14:paraId="16B5F524" w14:textId="77777777" w:rsidR="00FC33CE" w:rsidRPr="002915B7" w:rsidRDefault="00FC33CE" w:rsidP="003F6AB2">
      <w:pPr>
        <w:pStyle w:val="Standard"/>
        <w:suppressAutoHyphens w:val="0"/>
        <w:spacing w:line="480" w:lineRule="auto"/>
      </w:pPr>
      <w:r w:rsidRPr="002915B7">
        <w:rPr>
          <w:rFonts w:eastAsia="Times New Roman"/>
          <w:color w:val="000000"/>
          <w:lang w:eastAsia="fi-FI"/>
        </w:rPr>
        <w:t>Quantitative comparison of the priority rank using the various comparison statistics was in line with the visual observations of the similarity between the different data groups and methods. Between the data groups and within the methods, ES and BD solutions were not correlated with Kendall tau correlation coefficients of -0.04 f</w:t>
      </w:r>
      <w:r w:rsidR="002D5FBC" w:rsidRPr="002915B7">
        <w:rPr>
          <w:rFonts w:eastAsia="Times New Roman"/>
          <w:color w:val="000000"/>
          <w:lang w:eastAsia="fi-FI"/>
        </w:rPr>
        <w:t>or RWR</w:t>
      </w:r>
      <w:r w:rsidR="004623DE" w:rsidRPr="002915B7">
        <w:rPr>
          <w:rFonts w:eastAsia="Times New Roman"/>
          <w:color w:val="000000"/>
          <w:lang w:eastAsia="fi-FI"/>
        </w:rPr>
        <w:t xml:space="preserve"> and ILP</w:t>
      </w:r>
      <w:r w:rsidR="002D5FBC" w:rsidRPr="002915B7">
        <w:rPr>
          <w:rFonts w:eastAsia="Times New Roman"/>
          <w:color w:val="000000"/>
          <w:lang w:eastAsia="fi-FI"/>
        </w:rPr>
        <w:t>,</w:t>
      </w:r>
      <w:r w:rsidR="004623DE" w:rsidRPr="002915B7">
        <w:rPr>
          <w:rFonts w:eastAsia="Times New Roman"/>
          <w:color w:val="000000"/>
          <w:lang w:eastAsia="fi-FI"/>
        </w:rPr>
        <w:t xml:space="preserve"> and -0.03 for</w:t>
      </w:r>
      <w:r w:rsidR="002D5FBC" w:rsidRPr="002915B7">
        <w:rPr>
          <w:rFonts w:eastAsia="Times New Roman"/>
          <w:color w:val="000000"/>
          <w:lang w:eastAsia="fi-FI"/>
        </w:rPr>
        <w:t xml:space="preserve"> ZON </w:t>
      </w:r>
      <w:r w:rsidRPr="002915B7">
        <w:rPr>
          <w:rFonts w:eastAsia="Times New Roman"/>
          <w:color w:val="000000"/>
          <w:lang w:eastAsia="fi-FI"/>
        </w:rPr>
        <w:t>(</w:t>
      </w:r>
      <w:r w:rsidR="00265912" w:rsidRPr="002915B7">
        <w:rPr>
          <w:rFonts w:eastAsia="Times New Roman"/>
          <w:b/>
          <w:bCs/>
          <w:color w:val="000000"/>
          <w:lang w:eastAsia="fi-FI"/>
        </w:rPr>
        <w:t>Fig. 5</w:t>
      </w:r>
      <w:r w:rsidRPr="002915B7">
        <w:rPr>
          <w:rFonts w:eastAsia="Times New Roman"/>
          <w:b/>
          <w:bCs/>
          <w:color w:val="000000"/>
          <w:lang w:eastAsia="fi-FI"/>
        </w:rPr>
        <w:t>A</w:t>
      </w:r>
      <w:r w:rsidRPr="002915B7">
        <w:rPr>
          <w:rFonts w:eastAsia="Times New Roman"/>
          <w:color w:val="000000"/>
          <w:lang w:eastAsia="fi-FI"/>
        </w:rPr>
        <w:t xml:space="preserve">). Both ES and BD were </w:t>
      </w:r>
      <w:r w:rsidR="002C46B0" w:rsidRPr="002915B7">
        <w:rPr>
          <w:rFonts w:eastAsia="Times New Roman"/>
          <w:color w:val="000000"/>
          <w:lang w:eastAsia="fi-FI"/>
        </w:rPr>
        <w:t>m</w:t>
      </w:r>
      <w:r w:rsidR="00850E23" w:rsidRPr="002915B7">
        <w:rPr>
          <w:rFonts w:eastAsia="Times New Roman"/>
          <w:color w:val="000000"/>
          <w:lang w:eastAsia="fi-FI"/>
        </w:rPr>
        <w:t>oderately</w:t>
      </w:r>
      <w:r w:rsidRPr="002915B7">
        <w:rPr>
          <w:rFonts w:eastAsia="Times New Roman"/>
          <w:color w:val="000000"/>
          <w:lang w:eastAsia="fi-FI"/>
        </w:rPr>
        <w:t xml:space="preserve"> correlated with ALL with correlation coe</w:t>
      </w:r>
      <w:r w:rsidR="004623DE" w:rsidRPr="002915B7">
        <w:rPr>
          <w:rFonts w:eastAsia="Times New Roman"/>
          <w:color w:val="000000"/>
          <w:lang w:eastAsia="fi-FI"/>
        </w:rPr>
        <w:t>fficients of 0.42, 0.45 and 0.45</w:t>
      </w:r>
      <w:r w:rsidR="00EB0F90" w:rsidRPr="002915B7">
        <w:rPr>
          <w:rFonts w:eastAsia="Times New Roman"/>
          <w:color w:val="000000"/>
          <w:lang w:eastAsia="fi-FI"/>
        </w:rPr>
        <w:t xml:space="preserve"> (ES) and 0.53, 0.51 and 0.49</w:t>
      </w:r>
      <w:r w:rsidRPr="002915B7">
        <w:rPr>
          <w:rFonts w:eastAsia="Times New Roman"/>
          <w:color w:val="000000"/>
          <w:lang w:eastAsia="fi-FI"/>
        </w:rPr>
        <w:t xml:space="preserve"> (BD) for RWR, ZON and ILP. On a more regional scale, the MCS gives simila</w:t>
      </w:r>
      <w:r w:rsidR="00F2716C" w:rsidRPr="002915B7">
        <w:rPr>
          <w:rFonts w:eastAsia="Times New Roman"/>
          <w:color w:val="000000"/>
          <w:lang w:eastAsia="fi-FI"/>
        </w:rPr>
        <w:t>r results with MCS of 0.60, 0.61 and 0.60</w:t>
      </w:r>
      <w:r w:rsidRPr="002915B7">
        <w:rPr>
          <w:rFonts w:eastAsia="Times New Roman"/>
          <w:color w:val="000000"/>
          <w:lang w:eastAsia="fi-FI"/>
        </w:rPr>
        <w:t xml:space="preserve"> between ES and BD in RWR, ZON and ILP respectively (</w:t>
      </w:r>
      <w:r w:rsidR="00265912" w:rsidRPr="002915B7">
        <w:rPr>
          <w:rFonts w:eastAsia="Times New Roman"/>
          <w:b/>
          <w:bCs/>
          <w:color w:val="000000"/>
          <w:lang w:eastAsia="fi-FI"/>
        </w:rPr>
        <w:t>Fig. 5</w:t>
      </w:r>
      <w:r w:rsidRPr="002915B7">
        <w:rPr>
          <w:rFonts w:eastAsia="Times New Roman"/>
          <w:b/>
          <w:bCs/>
          <w:color w:val="000000"/>
          <w:lang w:eastAsia="fi-FI"/>
        </w:rPr>
        <w:t>B</w:t>
      </w:r>
      <w:r w:rsidR="009876A2" w:rsidRPr="002915B7">
        <w:rPr>
          <w:rFonts w:eastAsia="Times New Roman"/>
          <w:color w:val="000000"/>
          <w:lang w:eastAsia="fi-FI"/>
        </w:rPr>
        <w:t xml:space="preserve">). </w:t>
      </w:r>
      <w:r w:rsidR="007D5DBF" w:rsidRPr="002915B7">
        <w:rPr>
          <w:rFonts w:eastAsia="Times New Roman"/>
          <w:color w:val="000000"/>
          <w:lang w:eastAsia="fi-FI"/>
        </w:rPr>
        <w:t xml:space="preserve">Compared to ALL, </w:t>
      </w:r>
      <w:r w:rsidR="003C51FF" w:rsidRPr="002915B7">
        <w:rPr>
          <w:rFonts w:eastAsia="Times New Roman"/>
          <w:color w:val="000000"/>
          <w:lang w:eastAsia="fi-FI"/>
        </w:rPr>
        <w:t>MCSs were</w:t>
      </w:r>
      <w:r w:rsidR="007D5DBF" w:rsidRPr="002915B7">
        <w:rPr>
          <w:rFonts w:eastAsia="Times New Roman"/>
          <w:color w:val="000000"/>
          <w:lang w:eastAsia="fi-FI"/>
        </w:rPr>
        <w:t xml:space="preserve"> </w:t>
      </w:r>
      <w:r w:rsidR="00301F37" w:rsidRPr="002915B7">
        <w:rPr>
          <w:rFonts w:eastAsia="Times New Roman"/>
          <w:color w:val="000000"/>
          <w:lang w:eastAsia="fi-FI"/>
        </w:rPr>
        <w:t>0.70, 0.69 and 0.69</w:t>
      </w:r>
      <w:r w:rsidR="007D5DBF" w:rsidRPr="002915B7">
        <w:rPr>
          <w:rFonts w:eastAsia="Times New Roman"/>
          <w:color w:val="000000"/>
          <w:lang w:eastAsia="fi-FI"/>
        </w:rPr>
        <w:t xml:space="preserve"> for ES</w:t>
      </w:r>
      <w:r w:rsidRPr="002915B7">
        <w:rPr>
          <w:rFonts w:eastAsia="Times New Roman"/>
          <w:color w:val="000000"/>
          <w:lang w:eastAsia="fi-FI"/>
        </w:rPr>
        <w:t xml:space="preserve">, and </w:t>
      </w:r>
      <w:r w:rsidR="00915D2F" w:rsidRPr="002915B7">
        <w:rPr>
          <w:rFonts w:eastAsia="Times New Roman"/>
          <w:color w:val="000000"/>
          <w:lang w:eastAsia="fi-FI"/>
        </w:rPr>
        <w:t>0.80, 0.82, 0.80</w:t>
      </w:r>
      <w:r w:rsidR="007D5DBF" w:rsidRPr="002915B7">
        <w:rPr>
          <w:rFonts w:eastAsia="Times New Roman"/>
          <w:color w:val="000000"/>
          <w:lang w:eastAsia="fi-FI"/>
        </w:rPr>
        <w:t xml:space="preserve"> for BD (</w:t>
      </w:r>
      <w:r w:rsidRPr="002915B7">
        <w:rPr>
          <w:rFonts w:eastAsia="Times New Roman"/>
          <w:color w:val="000000"/>
          <w:lang w:eastAsia="fi-FI"/>
        </w:rPr>
        <w:t>RWR, ZON and ILP respectively</w:t>
      </w:r>
      <w:r w:rsidR="007D5DBF" w:rsidRPr="002915B7">
        <w:rPr>
          <w:rFonts w:eastAsia="Times New Roman"/>
          <w:color w:val="000000"/>
          <w:lang w:eastAsia="fi-FI"/>
        </w:rPr>
        <w:t>)</w:t>
      </w:r>
      <w:r w:rsidRPr="002915B7">
        <w:rPr>
          <w:rFonts w:eastAsia="Times New Roman"/>
          <w:color w:val="000000"/>
          <w:lang w:eastAsia="fi-FI"/>
        </w:rPr>
        <w:t>. The spatial overlaps as measured by the Jaccard’s coefficient between the best and worst 10% of the solution were, again, similar between the data groups and within the same method. The overlaps between the best 10% of solution ranged from 0.04 (</w:t>
      </w:r>
      <w:r w:rsidR="003C51FF" w:rsidRPr="002915B7">
        <w:rPr>
          <w:rFonts w:eastAsia="Times New Roman"/>
          <w:color w:val="000000"/>
          <w:lang w:eastAsia="fi-FI"/>
        </w:rPr>
        <w:t>between ES and BD for all methods</w:t>
      </w:r>
      <w:r w:rsidRPr="002915B7">
        <w:rPr>
          <w:rFonts w:eastAsia="Times New Roman"/>
          <w:color w:val="000000"/>
          <w:lang w:eastAsia="fi-FI"/>
        </w:rPr>
        <w:t>) to 0.52 (RWR_BD / RWR_ALL) (</w:t>
      </w:r>
      <w:r w:rsidR="00707304" w:rsidRPr="002915B7">
        <w:rPr>
          <w:rFonts w:eastAsia="Times New Roman"/>
          <w:b/>
          <w:bCs/>
          <w:color w:val="000000"/>
          <w:lang w:eastAsia="fi-FI"/>
        </w:rPr>
        <w:t>Fig. 5</w:t>
      </w:r>
      <w:r w:rsidRPr="002915B7">
        <w:rPr>
          <w:rFonts w:eastAsia="Times New Roman"/>
          <w:b/>
          <w:bCs/>
          <w:color w:val="000000"/>
          <w:lang w:eastAsia="fi-FI"/>
        </w:rPr>
        <w:t>C</w:t>
      </w:r>
      <w:r w:rsidRPr="002915B7">
        <w:rPr>
          <w:rFonts w:eastAsia="Times New Roman"/>
          <w:color w:val="000000"/>
          <w:lang w:eastAsia="fi-FI"/>
        </w:rPr>
        <w:t>). The worst 10% of all solutions were very similar ranging from 0.95 (ES / BD in all methods) to 0.97 (BD / ALL in all methods) (</w:t>
      </w:r>
      <w:r w:rsidR="00707304" w:rsidRPr="002915B7">
        <w:rPr>
          <w:rFonts w:eastAsia="Times New Roman"/>
          <w:b/>
          <w:bCs/>
          <w:color w:val="000000"/>
          <w:lang w:eastAsia="fi-FI"/>
        </w:rPr>
        <w:t>Fig. 5</w:t>
      </w:r>
      <w:r w:rsidRPr="002915B7">
        <w:rPr>
          <w:rFonts w:eastAsia="Times New Roman"/>
          <w:b/>
          <w:bCs/>
          <w:color w:val="000000"/>
          <w:lang w:eastAsia="fi-FI"/>
        </w:rPr>
        <w:t>D</w:t>
      </w:r>
      <w:r w:rsidRPr="002915B7">
        <w:rPr>
          <w:rFonts w:eastAsia="Times New Roman"/>
          <w:color w:val="000000"/>
          <w:lang w:eastAsia="fi-FI"/>
        </w:rPr>
        <w:t>).</w:t>
      </w:r>
    </w:p>
    <w:p w14:paraId="5D8A22FE" w14:textId="77777777" w:rsidR="00FC33CE" w:rsidRPr="002915B7" w:rsidRDefault="00FC33CE" w:rsidP="003F6AB2">
      <w:pPr>
        <w:pStyle w:val="Standard"/>
        <w:suppressAutoHyphens w:val="0"/>
        <w:spacing w:line="480" w:lineRule="auto"/>
        <w:rPr>
          <w:rFonts w:eastAsia="Times New Roman"/>
          <w:color w:val="000000"/>
          <w:lang w:eastAsia="fi-FI"/>
        </w:rPr>
      </w:pPr>
    </w:p>
    <w:p w14:paraId="176D5DF7" w14:textId="77777777" w:rsidR="00FC33CE" w:rsidRPr="002915B7" w:rsidRDefault="00FC33CE" w:rsidP="003F6AB2">
      <w:pPr>
        <w:pStyle w:val="Standard"/>
        <w:suppressAutoHyphens w:val="0"/>
        <w:spacing w:line="480" w:lineRule="auto"/>
      </w:pPr>
      <w:r w:rsidRPr="002915B7">
        <w:rPr>
          <w:rFonts w:eastAsia="Times New Roman"/>
          <w:color w:val="000000"/>
          <w:lang w:eastAsia="fi-FI"/>
        </w:rPr>
        <w:t>Between the methods and within the data groups, solutions produced by RWR and ILP in particular were very similar. The rank correlation coefficients for the different data groups bet</w:t>
      </w:r>
      <w:r w:rsidR="00783747" w:rsidRPr="002915B7">
        <w:rPr>
          <w:rFonts w:eastAsia="Times New Roman"/>
          <w:color w:val="000000"/>
          <w:lang w:eastAsia="fi-FI"/>
        </w:rPr>
        <w:t>ween RWR and ILP were 0.91, 0.99</w:t>
      </w:r>
      <w:r w:rsidRPr="002915B7">
        <w:rPr>
          <w:rFonts w:eastAsia="Times New Roman"/>
          <w:color w:val="000000"/>
          <w:lang w:eastAsia="fi-FI"/>
        </w:rPr>
        <w:t xml:space="preserve"> and 0.99 for ALL, ES and BD respectively (</w:t>
      </w:r>
      <w:r w:rsidR="003E4CA4" w:rsidRPr="002915B7">
        <w:rPr>
          <w:rFonts w:eastAsia="Times New Roman"/>
          <w:b/>
          <w:bCs/>
          <w:color w:val="000000"/>
          <w:lang w:eastAsia="fi-FI"/>
        </w:rPr>
        <w:t>Fig. 5</w:t>
      </w:r>
      <w:r w:rsidRPr="002915B7">
        <w:rPr>
          <w:rFonts w:eastAsia="Times New Roman"/>
          <w:b/>
          <w:bCs/>
          <w:color w:val="000000"/>
          <w:lang w:eastAsia="fi-FI"/>
        </w:rPr>
        <w:t>A</w:t>
      </w:r>
      <w:r w:rsidRPr="002915B7">
        <w:rPr>
          <w:rFonts w:eastAsia="Times New Roman"/>
          <w:color w:val="000000"/>
          <w:lang w:eastAsia="fi-FI"/>
        </w:rPr>
        <w:t>). Rank correlation between RWR and ZON (0.90, 0.93, 0.92 for ALL, E</w:t>
      </w:r>
      <w:r w:rsidR="004B575E" w:rsidRPr="002915B7">
        <w:rPr>
          <w:rFonts w:eastAsia="Times New Roman"/>
          <w:color w:val="000000"/>
          <w:lang w:eastAsia="fi-FI"/>
        </w:rPr>
        <w:t>S and BD), and ILP and ZON (0.87, 0.93</w:t>
      </w:r>
      <w:r w:rsidRPr="002915B7">
        <w:rPr>
          <w:rFonts w:eastAsia="Times New Roman"/>
          <w:color w:val="000000"/>
          <w:lang w:eastAsia="fi-FI"/>
        </w:rPr>
        <w:t xml:space="preserve">, 0.92 for ALL, ES and BD) were not quite as high but still </w:t>
      </w:r>
      <w:r w:rsidR="000C1EC9" w:rsidRPr="002915B7">
        <w:rPr>
          <w:rFonts w:eastAsia="Times New Roman"/>
          <w:color w:val="000000"/>
          <w:lang w:eastAsia="fi-FI"/>
        </w:rPr>
        <w:t xml:space="preserve">very </w:t>
      </w:r>
      <w:r w:rsidRPr="002915B7">
        <w:rPr>
          <w:rFonts w:eastAsia="Times New Roman"/>
          <w:color w:val="000000"/>
          <w:lang w:eastAsia="fi-FI"/>
        </w:rPr>
        <w:t>strong. MCSs were equally strong betwe</w:t>
      </w:r>
      <w:r w:rsidR="00A6790D" w:rsidRPr="002915B7">
        <w:rPr>
          <w:rFonts w:eastAsia="Times New Roman"/>
          <w:color w:val="000000"/>
          <w:lang w:eastAsia="fi-FI"/>
        </w:rPr>
        <w:t>en the methods ranging from 0.92-0.97</w:t>
      </w:r>
      <w:r w:rsidR="00B049A4" w:rsidRPr="002915B7">
        <w:rPr>
          <w:rFonts w:eastAsia="Times New Roman"/>
          <w:color w:val="000000"/>
          <w:lang w:eastAsia="fi-FI"/>
        </w:rPr>
        <w:t xml:space="preserve"> between ZON and ILP to 0.91–0.99</w:t>
      </w:r>
      <w:r w:rsidRPr="002915B7">
        <w:rPr>
          <w:rFonts w:eastAsia="Times New Roman"/>
          <w:color w:val="000000"/>
          <w:lang w:eastAsia="fi-FI"/>
        </w:rPr>
        <w:t xml:space="preserve"> between RWR and ILP (</w:t>
      </w:r>
      <w:r w:rsidR="003E4CA4" w:rsidRPr="002915B7">
        <w:rPr>
          <w:rFonts w:eastAsia="Times New Roman"/>
          <w:b/>
          <w:bCs/>
          <w:color w:val="000000"/>
          <w:lang w:eastAsia="fi-FI"/>
        </w:rPr>
        <w:t>Fig. 5</w:t>
      </w:r>
      <w:r w:rsidRPr="002915B7">
        <w:rPr>
          <w:rFonts w:eastAsia="Times New Roman"/>
          <w:b/>
          <w:bCs/>
          <w:color w:val="000000"/>
          <w:lang w:eastAsia="fi-FI"/>
        </w:rPr>
        <w:t>B</w:t>
      </w:r>
      <w:r w:rsidRPr="002915B7">
        <w:rPr>
          <w:rFonts w:eastAsia="Times New Roman"/>
          <w:color w:val="000000"/>
          <w:lang w:eastAsia="fi-FI"/>
        </w:rPr>
        <w:t xml:space="preserve">). </w:t>
      </w:r>
      <w:r w:rsidR="00DF5AE7" w:rsidRPr="002915B7">
        <w:rPr>
          <w:rFonts w:eastAsia="Times New Roman"/>
          <w:color w:val="000000"/>
          <w:lang w:eastAsia="fi-FI"/>
        </w:rPr>
        <w:t>Between RWR and ILP, t</w:t>
      </w:r>
      <w:r w:rsidRPr="002915B7">
        <w:rPr>
          <w:rFonts w:eastAsia="Times New Roman"/>
          <w:color w:val="000000"/>
          <w:lang w:eastAsia="fi-FI"/>
        </w:rPr>
        <w:t>he spatial overlaps of the b</w:t>
      </w:r>
      <w:r w:rsidR="00DF5AE7" w:rsidRPr="002915B7">
        <w:rPr>
          <w:rFonts w:eastAsia="Times New Roman"/>
          <w:color w:val="000000"/>
          <w:lang w:eastAsia="fi-FI"/>
        </w:rPr>
        <w:t xml:space="preserve">est 10% of the solution were </w:t>
      </w:r>
      <w:r w:rsidRPr="002915B7">
        <w:rPr>
          <w:rFonts w:eastAsia="Times New Roman"/>
          <w:color w:val="000000"/>
          <w:lang w:eastAsia="fi-FI"/>
        </w:rPr>
        <w:lastRenderedPageBreak/>
        <w:t>1.0 (</w:t>
      </w:r>
      <w:r w:rsidR="00DF5AE7" w:rsidRPr="002915B7">
        <w:rPr>
          <w:rFonts w:eastAsia="Times New Roman"/>
          <w:color w:val="000000"/>
          <w:lang w:eastAsia="fi-FI"/>
        </w:rPr>
        <w:t>exactly</w:t>
      </w:r>
      <w:r w:rsidRPr="002915B7">
        <w:rPr>
          <w:rFonts w:eastAsia="Times New Roman"/>
          <w:color w:val="000000"/>
          <w:lang w:eastAsia="fi-FI"/>
        </w:rPr>
        <w:t xml:space="preserve"> </w:t>
      </w:r>
      <w:r w:rsidR="00DF5AE7" w:rsidRPr="002915B7">
        <w:rPr>
          <w:rFonts w:eastAsia="Times New Roman"/>
          <w:color w:val="000000"/>
          <w:lang w:eastAsia="fi-FI"/>
        </w:rPr>
        <w:t>the same</w:t>
      </w:r>
      <w:r w:rsidRPr="002915B7">
        <w:rPr>
          <w:rFonts w:eastAsia="Times New Roman"/>
          <w:color w:val="000000"/>
          <w:lang w:eastAsia="fi-FI"/>
        </w:rPr>
        <w:t>)</w:t>
      </w:r>
      <w:r w:rsidR="00DF5AE7" w:rsidRPr="002915B7">
        <w:rPr>
          <w:rFonts w:eastAsia="Times New Roman"/>
          <w:color w:val="000000"/>
          <w:lang w:eastAsia="fi-FI"/>
        </w:rPr>
        <w:t xml:space="preserve"> for ES and BD</w:t>
      </w:r>
      <w:r w:rsidRPr="002915B7">
        <w:rPr>
          <w:rFonts w:eastAsia="Times New Roman"/>
          <w:color w:val="000000"/>
          <w:lang w:eastAsia="fi-FI"/>
        </w:rPr>
        <w:t>,</w:t>
      </w:r>
      <w:r w:rsidR="00DF5AE7" w:rsidRPr="002915B7">
        <w:rPr>
          <w:rFonts w:eastAsia="Times New Roman"/>
          <w:color w:val="000000"/>
          <w:lang w:eastAsia="fi-FI"/>
        </w:rPr>
        <w:t xml:space="preserve"> but </w:t>
      </w:r>
      <w:commentRangeStart w:id="159"/>
      <w:r w:rsidR="00DF5AE7" w:rsidRPr="002915B7">
        <w:rPr>
          <w:rFonts w:eastAsia="Times New Roman"/>
          <w:color w:val="000000"/>
          <w:lang w:eastAsia="fi-FI"/>
        </w:rPr>
        <w:t>only 0.51 for ALL</w:t>
      </w:r>
      <w:commentRangeEnd w:id="159"/>
      <w:r w:rsidR="00DF5AE7" w:rsidRPr="002915B7">
        <w:rPr>
          <w:rStyle w:val="CommentReference"/>
          <w:kern w:val="1"/>
        </w:rPr>
        <w:commentReference w:id="159"/>
      </w:r>
      <w:r w:rsidR="00DF5AE7" w:rsidRPr="002915B7">
        <w:rPr>
          <w:rFonts w:eastAsia="Times New Roman"/>
          <w:color w:val="000000"/>
          <w:lang w:eastAsia="fi-FI"/>
        </w:rPr>
        <w:t>. Between ZON and both RWR and ILP, howeve</w:t>
      </w:r>
      <w:r w:rsidR="00A00359" w:rsidRPr="002915B7">
        <w:rPr>
          <w:rFonts w:eastAsia="Times New Roman"/>
          <w:color w:val="000000"/>
          <w:lang w:eastAsia="fi-FI"/>
        </w:rPr>
        <w:t>r</w:t>
      </w:r>
      <w:r w:rsidR="00DF5AE7" w:rsidRPr="002915B7">
        <w:rPr>
          <w:rFonts w:eastAsia="Times New Roman"/>
          <w:color w:val="000000"/>
          <w:lang w:eastAsia="fi-FI"/>
        </w:rPr>
        <w:t xml:space="preserve">, overlaps were more modest </w:t>
      </w:r>
      <w:r w:rsidRPr="002915B7">
        <w:rPr>
          <w:rFonts w:eastAsia="Times New Roman"/>
          <w:color w:val="000000"/>
          <w:lang w:eastAsia="fi-FI"/>
        </w:rPr>
        <w:t>(0.52, 0.64, 0.64 for ALL, ES and BD) (</w:t>
      </w:r>
      <w:r w:rsidR="003E4CA4" w:rsidRPr="002915B7">
        <w:rPr>
          <w:rFonts w:eastAsia="Times New Roman"/>
          <w:b/>
          <w:bCs/>
          <w:color w:val="000000"/>
          <w:lang w:eastAsia="fi-FI"/>
        </w:rPr>
        <w:t>Fig. 5</w:t>
      </w:r>
      <w:r w:rsidRPr="002915B7">
        <w:rPr>
          <w:rFonts w:eastAsia="Times New Roman"/>
          <w:b/>
          <w:bCs/>
          <w:color w:val="000000"/>
          <w:lang w:eastAsia="fi-FI"/>
        </w:rPr>
        <w:t>C</w:t>
      </w:r>
      <w:r w:rsidRPr="002915B7">
        <w:rPr>
          <w:rFonts w:eastAsia="Times New Roman"/>
          <w:color w:val="000000"/>
          <w:lang w:eastAsia="fi-FI"/>
        </w:rPr>
        <w:t>). The worst 10% of the solution were alm</w:t>
      </w:r>
      <w:r w:rsidR="0093759D" w:rsidRPr="002915B7">
        <w:rPr>
          <w:rFonts w:eastAsia="Times New Roman"/>
          <w:color w:val="000000"/>
          <w:lang w:eastAsia="fi-FI"/>
        </w:rPr>
        <w:t>o</w:t>
      </w:r>
      <w:r w:rsidR="007400AD" w:rsidRPr="002915B7">
        <w:rPr>
          <w:rFonts w:eastAsia="Times New Roman"/>
          <w:color w:val="000000"/>
          <w:lang w:eastAsia="fi-FI"/>
        </w:rPr>
        <w:t>st completely overlapping (0.97</w:t>
      </w:r>
      <w:r w:rsidRPr="002915B7">
        <w:rPr>
          <w:rFonts w:eastAsia="Times New Roman"/>
          <w:color w:val="000000"/>
          <w:lang w:eastAsia="fi-FI"/>
        </w:rPr>
        <w:t>-1.00) for RWR, ZON and ILP (</w:t>
      </w:r>
      <w:r w:rsidR="003E4CA4" w:rsidRPr="002915B7">
        <w:rPr>
          <w:rFonts w:eastAsia="Times New Roman"/>
          <w:b/>
          <w:bCs/>
          <w:color w:val="000000"/>
          <w:lang w:eastAsia="fi-FI"/>
        </w:rPr>
        <w:t>Fig. 5</w:t>
      </w:r>
      <w:r w:rsidRPr="002915B7">
        <w:rPr>
          <w:rFonts w:eastAsia="Times New Roman"/>
          <w:b/>
          <w:bCs/>
          <w:color w:val="000000"/>
          <w:lang w:eastAsia="fi-FI"/>
        </w:rPr>
        <w:t>D</w:t>
      </w:r>
      <w:r w:rsidRPr="002915B7">
        <w:rPr>
          <w:rFonts w:eastAsia="Times New Roman"/>
          <w:color w:val="000000"/>
          <w:lang w:eastAsia="fi-FI"/>
        </w:rPr>
        <w:t>).</w:t>
      </w:r>
    </w:p>
    <w:p w14:paraId="59BA9197" w14:textId="77777777" w:rsidR="00C62B39" w:rsidRPr="002915B7" w:rsidRDefault="00C62B39" w:rsidP="003F6AB2">
      <w:pPr>
        <w:suppressAutoHyphens w:val="0"/>
        <w:spacing w:line="480" w:lineRule="auto"/>
        <w:rPr>
          <w:rFonts w:eastAsia="Times New Roman"/>
          <w:color w:val="000000"/>
          <w:lang w:eastAsia="fi-FI"/>
        </w:rPr>
      </w:pPr>
    </w:p>
    <w:p w14:paraId="657024EC" w14:textId="77777777" w:rsidR="00C62B39" w:rsidRPr="002915B7" w:rsidRDefault="002916F8" w:rsidP="003F6AB2">
      <w:pPr>
        <w:suppressAutoHyphens w:val="0"/>
        <w:spacing w:line="480" w:lineRule="auto"/>
        <w:jc w:val="center"/>
      </w:pPr>
      <w:r w:rsidRPr="002915B7">
        <w:rPr>
          <w:rFonts w:eastAsia="Times New Roman"/>
          <w:color w:val="000000"/>
          <w:lang w:eastAsia="fi-FI"/>
        </w:rPr>
        <w:t>[Figure 5</w:t>
      </w:r>
      <w:r w:rsidR="00C62B39" w:rsidRPr="002915B7">
        <w:rPr>
          <w:rFonts w:eastAsia="Times New Roman"/>
          <w:color w:val="000000"/>
          <w:lang w:eastAsia="fi-FI"/>
        </w:rPr>
        <w:t xml:space="preserve"> approximately here]</w:t>
      </w:r>
    </w:p>
    <w:p w14:paraId="1A454E20" w14:textId="77777777" w:rsidR="00C62B39" w:rsidRPr="002915B7" w:rsidRDefault="00C62B39" w:rsidP="003F6AB2">
      <w:pPr>
        <w:suppressAutoHyphens w:val="0"/>
        <w:spacing w:line="480" w:lineRule="auto"/>
        <w:rPr>
          <w:rFonts w:eastAsia="Times New Roman"/>
          <w:color w:val="000000"/>
          <w:lang w:eastAsia="fi-FI"/>
        </w:rPr>
      </w:pPr>
    </w:p>
    <w:p w14:paraId="6FD2D3AD" w14:textId="77777777" w:rsidR="00290EED" w:rsidRPr="002915B7" w:rsidRDefault="00290EED" w:rsidP="003F6AB2">
      <w:pPr>
        <w:suppressAutoHyphens w:val="0"/>
        <w:spacing w:line="480" w:lineRule="auto"/>
        <w:rPr>
          <w:rFonts w:eastAsia="Times New Roman"/>
          <w:color w:val="000000"/>
          <w:lang w:eastAsia="fi-FI"/>
        </w:rPr>
      </w:pPr>
    </w:p>
    <w:p w14:paraId="060F7A94" w14:textId="77777777" w:rsidR="00C62B39" w:rsidRPr="002915B7" w:rsidRDefault="00787699" w:rsidP="003F6AB2">
      <w:pPr>
        <w:pStyle w:val="Heading2"/>
      </w:pPr>
      <w:r>
        <w:rPr>
          <w:lang w:eastAsia="fi-FI"/>
        </w:rPr>
        <w:t xml:space="preserve">3.2 </w:t>
      </w:r>
      <w:commentRangeStart w:id="160"/>
      <w:r w:rsidR="00C62B39" w:rsidRPr="002915B7">
        <w:rPr>
          <w:lang w:eastAsia="fi-FI"/>
        </w:rPr>
        <w:t>Solution performance and optimality</w:t>
      </w:r>
      <w:commentRangeEnd w:id="160"/>
      <w:r w:rsidR="004B0D51">
        <w:rPr>
          <w:rStyle w:val="CommentReference"/>
          <w:b w:val="0"/>
          <w:bCs w:val="0"/>
        </w:rPr>
        <w:commentReference w:id="160"/>
      </w:r>
    </w:p>
    <w:p w14:paraId="1ADE3471" w14:textId="77777777" w:rsidR="007341B9" w:rsidRPr="002915B7" w:rsidRDefault="007341B9" w:rsidP="003F6AB2">
      <w:pPr>
        <w:spacing w:line="480" w:lineRule="auto"/>
        <w:rPr>
          <w:rFonts w:eastAsia="Times New Roman"/>
          <w:color w:val="000000"/>
          <w:lang w:eastAsia="fi-FI"/>
        </w:rPr>
      </w:pPr>
    </w:p>
    <w:p w14:paraId="598EA120" w14:textId="77777777" w:rsidR="00C62B39" w:rsidRPr="002915B7" w:rsidRDefault="007341B9" w:rsidP="003F6AB2">
      <w:pPr>
        <w:spacing w:line="480" w:lineRule="auto"/>
      </w:pPr>
      <w:r w:rsidRPr="002915B7">
        <w:rPr>
          <w:rFonts w:eastAsia="Times New Roman"/>
          <w:color w:val="000000"/>
          <w:lang w:eastAsia="fi-FI"/>
        </w:rPr>
        <w:t xml:space="preserve">The performance of all methods was very similar for </w:t>
      </w:r>
      <w:r w:rsidR="00F57D03" w:rsidRPr="002915B7">
        <w:rPr>
          <w:rFonts w:eastAsia="Times New Roman"/>
          <w:color w:val="000000"/>
          <w:lang w:eastAsia="fi-FI"/>
        </w:rPr>
        <w:t>variants RWR_ALL, ZON_ALL and ILP_ALL</w:t>
      </w:r>
      <w:r w:rsidR="00047C56" w:rsidRPr="002915B7">
        <w:rPr>
          <w:rFonts w:eastAsia="Times New Roman"/>
          <w:color w:val="000000"/>
          <w:lang w:eastAsia="fi-FI"/>
        </w:rPr>
        <w:t xml:space="preserve"> (</w:t>
      </w:r>
      <w:r w:rsidR="00047C56" w:rsidRPr="002915B7">
        <w:rPr>
          <w:rFonts w:eastAsia="Times New Roman"/>
          <w:b/>
          <w:color w:val="000000"/>
          <w:lang w:eastAsia="fi-FI"/>
        </w:rPr>
        <w:t>Fig. 6</w:t>
      </w:r>
      <w:r w:rsidR="00047C56" w:rsidRPr="002915B7">
        <w:rPr>
          <w:rFonts w:eastAsia="Times New Roman"/>
          <w:color w:val="000000"/>
          <w:lang w:eastAsia="fi-FI"/>
        </w:rPr>
        <w:t xml:space="preserve"> and </w:t>
      </w:r>
      <w:r w:rsidR="00047C56" w:rsidRPr="002915B7">
        <w:rPr>
          <w:rFonts w:eastAsia="Times New Roman"/>
          <w:b/>
          <w:color w:val="000000"/>
          <w:lang w:eastAsia="fi-FI"/>
        </w:rPr>
        <w:t xml:space="preserve">Table </w:t>
      </w:r>
      <w:commentRangeStart w:id="161"/>
      <w:r w:rsidR="00047C56" w:rsidRPr="002915B7">
        <w:rPr>
          <w:rFonts w:eastAsia="Times New Roman"/>
          <w:b/>
          <w:color w:val="000000"/>
          <w:lang w:eastAsia="fi-FI"/>
        </w:rPr>
        <w:t>2</w:t>
      </w:r>
      <w:commentRangeEnd w:id="161"/>
      <w:r w:rsidR="002E4380">
        <w:rPr>
          <w:rStyle w:val="CommentReference"/>
        </w:rPr>
        <w:commentReference w:id="161"/>
      </w:r>
      <w:r w:rsidR="00047C56" w:rsidRPr="002915B7">
        <w:rPr>
          <w:rFonts w:eastAsia="Times New Roman"/>
          <w:color w:val="000000"/>
          <w:lang w:eastAsia="fi-FI"/>
        </w:rPr>
        <w:t>)</w:t>
      </w:r>
      <w:r w:rsidR="00F57D03" w:rsidRPr="002915B7">
        <w:rPr>
          <w:rFonts w:eastAsia="Times New Roman"/>
          <w:color w:val="000000"/>
          <w:lang w:eastAsia="fi-FI"/>
        </w:rPr>
        <w:t>.</w:t>
      </w:r>
      <w:ins w:id="162" w:author="Verburg, P.H." w:date="2017-05-19T15:09:00Z">
        <w:r w:rsidR="002E4380">
          <w:rPr>
            <w:rFonts w:eastAsia="Times New Roman"/>
            <w:color w:val="000000"/>
            <w:lang w:eastAsia="fi-FI"/>
          </w:rPr>
          <w:t xml:space="preserve"> </w:t>
        </w:r>
      </w:ins>
      <w:r w:rsidR="00470CFD" w:rsidRPr="002915B7">
        <w:rPr>
          <w:rFonts w:eastAsia="Times New Roman"/>
          <w:color w:val="000000"/>
          <w:lang w:eastAsia="fi-FI"/>
        </w:rPr>
        <w:t xml:space="preserve"> The median </w:t>
      </w:r>
      <w:commentRangeStart w:id="163"/>
      <w:r w:rsidR="00470CFD" w:rsidRPr="002915B7">
        <w:rPr>
          <w:rFonts w:eastAsia="Times New Roman"/>
          <w:color w:val="000000"/>
          <w:lang w:eastAsia="fi-FI"/>
        </w:rPr>
        <w:t>performance over all features</w:t>
      </w:r>
      <w:commentRangeEnd w:id="163"/>
      <w:r w:rsidR="00B152DC" w:rsidRPr="002915B7">
        <w:rPr>
          <w:rStyle w:val="CommentReference"/>
        </w:rPr>
        <w:commentReference w:id="163"/>
      </w:r>
      <w:r w:rsidR="00470CFD" w:rsidRPr="002915B7">
        <w:rPr>
          <w:rFonts w:eastAsia="Times New Roman"/>
          <w:color w:val="000000"/>
          <w:lang w:eastAsia="fi-FI"/>
        </w:rPr>
        <w:t xml:space="preserve"> for the best 10% of the solution </w:t>
      </w:r>
      <w:r w:rsidR="00190E72" w:rsidRPr="002915B7">
        <w:rPr>
          <w:rFonts w:eastAsia="Times New Roman"/>
          <w:color w:val="000000"/>
          <w:lang w:eastAsia="fi-FI"/>
        </w:rPr>
        <w:t xml:space="preserve">(i.e. the median value of feature occurrence level covered by the best 10% of the solution) was 18.5%, 19.1% and 15.3% for </w:t>
      </w:r>
      <w:r w:rsidR="00434F7D" w:rsidRPr="002915B7">
        <w:rPr>
          <w:rFonts w:eastAsia="Times New Roman"/>
          <w:color w:val="000000"/>
          <w:lang w:eastAsia="fi-FI"/>
        </w:rPr>
        <w:t>RWR, ZON and ILP, respectively (</w:t>
      </w:r>
      <w:r w:rsidR="00434F7D" w:rsidRPr="002915B7">
        <w:rPr>
          <w:rFonts w:eastAsia="Times New Roman"/>
          <w:b/>
          <w:color w:val="000000"/>
          <w:lang w:eastAsia="fi-FI"/>
        </w:rPr>
        <w:t>Table 2</w:t>
      </w:r>
      <w:r w:rsidR="00434F7D" w:rsidRPr="002915B7">
        <w:rPr>
          <w:rFonts w:eastAsia="Times New Roman"/>
          <w:color w:val="000000"/>
          <w:lang w:eastAsia="fi-FI"/>
        </w:rPr>
        <w:t xml:space="preserve">). For some features, the top 10% fraction of the solution covered 100% of the occurrence level and so the mean performance levels were higher for all methods (34.7%, 30.6% and 25.4% for RWR, ZON, and ILP). </w:t>
      </w:r>
      <w:r w:rsidR="00FE24AA" w:rsidRPr="002915B7">
        <w:rPr>
          <w:rFonts w:eastAsia="Times New Roman"/>
          <w:color w:val="000000"/>
          <w:lang w:eastAsia="fi-FI"/>
        </w:rPr>
        <w:t xml:space="preserve">While RWR achieved the highest mean performance, both ZON and ILP had a more balanced performance over all features as shown by the </w:t>
      </w:r>
      <w:r w:rsidR="00B152DC" w:rsidRPr="002915B7">
        <w:rPr>
          <w:rFonts w:eastAsia="Times New Roman"/>
          <w:color w:val="000000"/>
          <w:lang w:eastAsia="fi-FI"/>
        </w:rPr>
        <w:t>interquartile range (</w:t>
      </w:r>
      <w:r w:rsidR="00B152DC" w:rsidRPr="002915B7">
        <w:rPr>
          <w:rFonts w:eastAsia="Times New Roman"/>
          <w:b/>
          <w:color w:val="000000"/>
          <w:lang w:eastAsia="fi-FI"/>
        </w:rPr>
        <w:t>Fig. 6</w:t>
      </w:r>
      <w:r w:rsidR="00B152DC" w:rsidRPr="002915B7">
        <w:rPr>
          <w:rFonts w:eastAsia="Times New Roman"/>
          <w:color w:val="000000"/>
          <w:lang w:eastAsia="fi-FI"/>
        </w:rPr>
        <w:t>) and higher median value for the top 10% fraction (</w:t>
      </w:r>
      <w:r w:rsidR="00B152DC" w:rsidRPr="002915B7">
        <w:rPr>
          <w:rFonts w:eastAsia="Times New Roman"/>
          <w:b/>
          <w:color w:val="000000"/>
          <w:lang w:eastAsia="fi-FI"/>
        </w:rPr>
        <w:t>Table 2</w:t>
      </w:r>
      <w:r w:rsidR="00B152DC" w:rsidRPr="002915B7">
        <w:rPr>
          <w:rFonts w:eastAsia="Times New Roman"/>
          <w:color w:val="000000"/>
          <w:lang w:eastAsia="fi-FI"/>
        </w:rPr>
        <w:t xml:space="preserve">). This is particularly so for ESs, which have a higher median performance for ZON (14.5%) and ILP (12.8%) than for RWR (9.8%). </w:t>
      </w:r>
      <w:r w:rsidR="00FA04D0" w:rsidRPr="002915B7">
        <w:rPr>
          <w:rFonts w:eastAsia="Times New Roman"/>
          <w:color w:val="000000"/>
          <w:lang w:eastAsia="fi-FI"/>
        </w:rPr>
        <w:t>Over the whole solution (</w:t>
      </w:r>
      <w:r w:rsidR="00FA04D0" w:rsidRPr="002915B7">
        <w:rPr>
          <w:rFonts w:eastAsia="Times New Roman"/>
          <w:b/>
          <w:color w:val="000000"/>
          <w:lang w:eastAsia="fi-FI"/>
        </w:rPr>
        <w:t>Fig. 6</w:t>
      </w:r>
      <w:r w:rsidR="00FA04D0" w:rsidRPr="002915B7">
        <w:rPr>
          <w:rFonts w:eastAsia="Times New Roman"/>
          <w:color w:val="000000"/>
          <w:lang w:eastAsia="fi-FI"/>
        </w:rPr>
        <w:t>), ZON achieves a more balanced solution as compared to both RWR and ILP.</w:t>
      </w:r>
    </w:p>
    <w:p w14:paraId="4FC82CCE" w14:textId="77777777" w:rsidR="00C62B39" w:rsidRPr="002915B7" w:rsidRDefault="00C62B39" w:rsidP="003F6AB2">
      <w:pPr>
        <w:spacing w:line="480" w:lineRule="auto"/>
        <w:jc w:val="center"/>
        <w:rPr>
          <w:rFonts w:eastAsia="Times New Roman"/>
          <w:color w:val="000000"/>
          <w:lang w:eastAsia="fi-FI"/>
        </w:rPr>
      </w:pPr>
    </w:p>
    <w:p w14:paraId="4D6BAF0E" w14:textId="77777777" w:rsidR="00C62B39" w:rsidRPr="002915B7" w:rsidRDefault="00C62B39" w:rsidP="003F6AB2">
      <w:pPr>
        <w:suppressAutoHyphens w:val="0"/>
        <w:spacing w:line="480" w:lineRule="auto"/>
        <w:jc w:val="center"/>
      </w:pPr>
      <w:r w:rsidRPr="002915B7">
        <w:rPr>
          <w:rFonts w:eastAsia="Times New Roman"/>
          <w:color w:val="000000"/>
          <w:lang w:eastAsia="fi-FI"/>
        </w:rPr>
        <w:t>[Figure 6 approximately here]</w:t>
      </w:r>
    </w:p>
    <w:p w14:paraId="37278C38" w14:textId="77777777" w:rsidR="00C62B39" w:rsidRDefault="00C62B39" w:rsidP="003F6AB2">
      <w:pPr>
        <w:spacing w:line="480" w:lineRule="auto"/>
      </w:pPr>
    </w:p>
    <w:p w14:paraId="033B1BE9" w14:textId="77777777" w:rsidR="00C8708B" w:rsidRPr="002915B7" w:rsidRDefault="00C8708B" w:rsidP="003F6AB2">
      <w:pPr>
        <w:spacing w:line="480" w:lineRule="auto"/>
        <w:jc w:val="center"/>
      </w:pPr>
      <w:r w:rsidRPr="002915B7">
        <w:t>[</w:t>
      </w:r>
      <w:r>
        <w:t>Table</w:t>
      </w:r>
      <w:r w:rsidRPr="002915B7">
        <w:t xml:space="preserve"> 2 approximately here]</w:t>
      </w:r>
    </w:p>
    <w:p w14:paraId="0DAA6BC6" w14:textId="77777777" w:rsidR="00C8708B" w:rsidRPr="002915B7" w:rsidRDefault="00C8708B" w:rsidP="003F6AB2">
      <w:pPr>
        <w:spacing w:line="480" w:lineRule="auto"/>
      </w:pPr>
    </w:p>
    <w:p w14:paraId="5DF55243" w14:textId="77777777" w:rsidR="00D3310C" w:rsidRPr="002915B7" w:rsidRDefault="00B11FFF" w:rsidP="003F6AB2">
      <w:pPr>
        <w:spacing w:line="480" w:lineRule="auto"/>
      </w:pPr>
      <w:r w:rsidRPr="002915B7">
        <w:lastRenderedPageBreak/>
        <w:t>Including a proxy for the cost of c</w:t>
      </w:r>
      <w:r w:rsidR="00D30E9E" w:rsidRPr="002915B7">
        <w:t>onservation or management action (Supplementary Material) had an effect of making the both the spatial priority patterns and performance between the different methods more similar.</w:t>
      </w:r>
      <w:r w:rsidR="003C7E22" w:rsidRPr="002915B7">
        <w:t xml:space="preserve"> </w:t>
      </w:r>
      <w:r w:rsidR="003C7E22" w:rsidRPr="002915B7">
        <w:rPr>
          <w:color w:val="FF0000"/>
        </w:rPr>
        <w:t>[TBA]</w:t>
      </w:r>
      <w:ins w:id="164" w:author="Verburg, P.H." w:date="2017-05-19T15:10:00Z">
        <w:r w:rsidR="002E4380">
          <w:rPr>
            <w:color w:val="FF0000"/>
          </w:rPr>
          <w:t xml:space="preserve"> (describe where the results are to be found)</w:t>
        </w:r>
      </w:ins>
    </w:p>
    <w:p w14:paraId="2761C230" w14:textId="77777777" w:rsidR="00D3310C" w:rsidRPr="002915B7" w:rsidRDefault="00D3310C" w:rsidP="003F6AB2">
      <w:pPr>
        <w:spacing w:line="480" w:lineRule="auto"/>
      </w:pPr>
    </w:p>
    <w:p w14:paraId="6C6369DA" w14:textId="77777777" w:rsidR="00C62B39" w:rsidRPr="001F0170" w:rsidRDefault="00787699" w:rsidP="00FD069D">
      <w:pPr>
        <w:pStyle w:val="Heading1"/>
      </w:pPr>
      <w:commentRangeStart w:id="165"/>
      <w:r>
        <w:t xml:space="preserve">4. </w:t>
      </w:r>
      <w:r w:rsidR="00C62B39" w:rsidRPr="001F0170">
        <w:t>D</w:t>
      </w:r>
      <w:r w:rsidR="001A6958" w:rsidRPr="001F0170">
        <w:t>iscussion</w:t>
      </w:r>
      <w:commentRangeEnd w:id="165"/>
      <w:r w:rsidR="00AB739A">
        <w:rPr>
          <w:rStyle w:val="CommentReference"/>
          <w:b w:val="0"/>
        </w:rPr>
        <w:commentReference w:id="165"/>
      </w:r>
    </w:p>
    <w:p w14:paraId="3CE0B5CC" w14:textId="77777777" w:rsidR="00C62B39" w:rsidRPr="002915B7" w:rsidRDefault="00C62B39" w:rsidP="003F6AB2">
      <w:pPr>
        <w:spacing w:line="480" w:lineRule="auto"/>
      </w:pPr>
    </w:p>
    <w:p w14:paraId="13AB38A4" w14:textId="77777777" w:rsidR="004604ED" w:rsidRPr="0016445F" w:rsidRDefault="002E4380" w:rsidP="003F6AB2">
      <w:pPr>
        <w:spacing w:line="480" w:lineRule="auto"/>
      </w:pPr>
      <w:ins w:id="166" w:author="Verburg, P.H." w:date="2017-05-19T15:10:00Z">
        <w:r>
          <w:t>While the origin and computational implementation of the different methods compared in this study is different</w:t>
        </w:r>
      </w:ins>
      <w:del w:id="167" w:author="Verburg, P.H." w:date="2017-05-19T15:11:00Z">
        <w:r w:rsidR="00AD171C" w:rsidRPr="0016445F" w:rsidDel="00AD5356">
          <w:delText>To our surprise</w:delText>
        </w:r>
      </w:del>
      <w:r w:rsidR="00AD171C" w:rsidRPr="0016445F">
        <w:t xml:space="preserve">, the spatial priority patterns produced by and the overall performance of the different methods were very similar. </w:t>
      </w:r>
      <w:ins w:id="168" w:author="Verburg, P.H." w:date="2017-05-19T15:11:00Z">
        <w:r w:rsidR="00AD5356">
          <w:t>The similarities can be explained upon r</w:t>
        </w:r>
      </w:ins>
      <w:del w:id="169" w:author="Verburg, P.H." w:date="2017-05-19T15:11:00Z">
        <w:r w:rsidR="00AD171C" w:rsidRPr="0016445F" w:rsidDel="00AD5356">
          <w:delText>R</w:delText>
        </w:r>
      </w:del>
      <w:r w:rsidR="00AD171C" w:rsidRPr="0016445F">
        <w:t>econsidering the method designs and</w:t>
      </w:r>
      <w:ins w:id="170" w:author="Verburg, P.H." w:date="2017-05-19T15:11:00Z">
        <w:r w:rsidR="00AD5356">
          <w:t xml:space="preserve"> expecially</w:t>
        </w:r>
      </w:ins>
      <w:r w:rsidR="00AD171C" w:rsidRPr="0016445F">
        <w:t xml:space="preserve"> our implementation</w:t>
      </w:r>
      <w:ins w:id="171" w:author="Verburg, P.H." w:date="2017-05-19T15:11:00Z">
        <w:r w:rsidR="00AD5356">
          <w:t xml:space="preserve"> of the methods. </w:t>
        </w:r>
      </w:ins>
      <w:del w:id="172" w:author="Verburg, P.H." w:date="2017-05-19T15:12:00Z">
        <w:r w:rsidR="00AD171C" w:rsidRPr="0016445F" w:rsidDel="00AD5356">
          <w:delText>, the results should perhaps not be</w:delText>
        </w:r>
      </w:del>
      <w:del w:id="173" w:author="Verburg, P.H." w:date="2017-05-19T15:11:00Z">
        <w:r w:rsidR="00AD171C" w:rsidRPr="0016445F" w:rsidDel="00AD5356">
          <w:delText>t</w:delText>
        </w:r>
      </w:del>
      <w:del w:id="174" w:author="Verburg, P.H." w:date="2017-05-19T15:12:00Z">
        <w:r w:rsidR="00AD171C" w:rsidRPr="0016445F" w:rsidDel="00AD5356">
          <w:delText xml:space="preserve"> that </w:delText>
        </w:r>
        <w:r w:rsidR="0001208F" w:rsidRPr="0016445F" w:rsidDel="00AD5356">
          <w:delText>different: t</w:delText>
        </w:r>
      </w:del>
      <w:ins w:id="175" w:author="Verburg, P.H." w:date="2017-05-19T15:12:00Z">
        <w:r w:rsidR="00AD5356">
          <w:t>T</w:t>
        </w:r>
      </w:ins>
      <w:r w:rsidR="0001208F" w:rsidRPr="0016445F">
        <w:t>o avoid apples-and-oranges comparisons, we chose methods that are variations on the same underlying concept</w:t>
      </w:r>
      <w:ins w:id="176" w:author="Verburg, P.H." w:date="2017-05-19T15:12:00Z">
        <w:r w:rsidR="00AD5356">
          <w:t xml:space="preserve"> and harmonized the implementions as far as the methods allowed</w:t>
        </w:r>
      </w:ins>
      <w:r w:rsidR="0001208F" w:rsidRPr="0016445F">
        <w:t>.</w:t>
      </w:r>
    </w:p>
    <w:p w14:paraId="2AA8A3C7" w14:textId="77777777" w:rsidR="00C62B39" w:rsidRPr="0016445F" w:rsidRDefault="00C62B39" w:rsidP="003F6AB2">
      <w:pPr>
        <w:spacing w:line="480" w:lineRule="auto"/>
      </w:pPr>
    </w:p>
    <w:p w14:paraId="229FC59D" w14:textId="77777777" w:rsidR="00C62B39" w:rsidRPr="0016445F" w:rsidRDefault="00787699" w:rsidP="003F6AB2">
      <w:pPr>
        <w:pStyle w:val="Heading2"/>
      </w:pPr>
      <w:r w:rsidRPr="0016445F">
        <w:t xml:space="preserve">4.1 </w:t>
      </w:r>
      <w:r w:rsidR="00C62B39" w:rsidRPr="0016445F">
        <w:t>Priority rank patterns</w:t>
      </w:r>
    </w:p>
    <w:p w14:paraId="666CD3FA" w14:textId="77777777" w:rsidR="00C62B39" w:rsidRPr="0016445F" w:rsidRDefault="00C62B39" w:rsidP="003F6AB2">
      <w:pPr>
        <w:spacing w:line="480" w:lineRule="auto"/>
        <w:rPr>
          <w:b/>
          <w:bCs/>
        </w:rPr>
      </w:pPr>
    </w:p>
    <w:p w14:paraId="780D03A5" w14:textId="77777777" w:rsidR="00F842E7" w:rsidRPr="0016445F" w:rsidRDefault="00F842E7" w:rsidP="003F6AB2">
      <w:pPr>
        <w:spacing w:line="480" w:lineRule="auto"/>
        <w:rPr>
          <w:bCs/>
        </w:rPr>
      </w:pPr>
      <w:r w:rsidRPr="0016445F">
        <w:rPr>
          <w:bCs/>
        </w:rPr>
        <w:t xml:space="preserve">The overall similarity between priority rank patterns produced by the different methods was very high: as measured by the correlation between priority rank rasters, RWR and ILP were practically the same for ES and BD, and ZON was </w:t>
      </w:r>
      <w:r w:rsidR="00C05259" w:rsidRPr="0016445F">
        <w:rPr>
          <w:bCs/>
        </w:rPr>
        <w:t>very similar (</w:t>
      </w:r>
      <w:r w:rsidR="00C05259" w:rsidRPr="0016445F">
        <w:rPr>
          <w:b/>
          <w:bCs/>
        </w:rPr>
        <w:t>Fig. 4</w:t>
      </w:r>
      <w:r w:rsidR="00C05259" w:rsidRPr="0016445F">
        <w:rPr>
          <w:bCs/>
        </w:rPr>
        <w:t xml:space="preserve">). This similarity also applies to the best (worst) 10% of the solution for RWR and ILP, less for ZON and the two other methods. </w:t>
      </w:r>
      <w:commentRangeStart w:id="177"/>
      <w:r w:rsidR="00C05259" w:rsidRPr="0016445F">
        <w:rPr>
          <w:bCs/>
        </w:rPr>
        <w:t>High overall correlation and relatively smaller overla</w:t>
      </w:r>
      <w:commentRangeEnd w:id="177"/>
      <w:r w:rsidR="00AD5356">
        <w:rPr>
          <w:rStyle w:val="CommentReference"/>
        </w:rPr>
        <w:commentReference w:id="177"/>
      </w:r>
      <w:r w:rsidR="00C05259" w:rsidRPr="0016445F">
        <w:rPr>
          <w:bCs/>
        </w:rPr>
        <w:t xml:space="preserve">p of the top fraction is to be expected if there is variation between methods in how the highest priorities are defined. Since spatial prioritization is often done to identify the top fraction, this is an important </w:t>
      </w:r>
      <w:r w:rsidR="00717B76" w:rsidRPr="0016445F">
        <w:rPr>
          <w:bCs/>
        </w:rPr>
        <w:t xml:space="preserve">message to keep in mind. For ALL, however, the spatial overlap for the top 10% fraction was surprisingly low between RWR and ILP. </w:t>
      </w:r>
      <w:commentRangeStart w:id="178"/>
      <w:r w:rsidR="00717B76" w:rsidRPr="0016445F">
        <w:rPr>
          <w:bCs/>
        </w:rPr>
        <w:t xml:space="preserve">This is most likely due to the implementation of ILP and the way </w:t>
      </w:r>
      <w:commentRangeStart w:id="179"/>
      <w:r w:rsidR="00717B76" w:rsidRPr="0016445F">
        <w:rPr>
          <w:bCs/>
        </w:rPr>
        <w:t>in</w:t>
      </w:r>
      <w:commentRangeEnd w:id="179"/>
      <w:r w:rsidR="00AD5356">
        <w:rPr>
          <w:rStyle w:val="CommentReference"/>
        </w:rPr>
        <w:commentReference w:id="179"/>
      </w:r>
      <w:r w:rsidR="00717B76" w:rsidRPr="0016445F">
        <w:rPr>
          <w:bCs/>
        </w:rPr>
        <w:t xml:space="preserve"> which we balance the feature groups (ES and BD) through weighting</w:t>
      </w:r>
      <w:commentRangeEnd w:id="178"/>
      <w:r w:rsidR="00425915" w:rsidRPr="0016445F">
        <w:rPr>
          <w:rStyle w:val="CommentReference"/>
          <w:sz w:val="22"/>
          <w:szCs w:val="22"/>
        </w:rPr>
        <w:commentReference w:id="178"/>
      </w:r>
      <w:r w:rsidR="00717B76" w:rsidRPr="0016445F">
        <w:rPr>
          <w:bCs/>
        </w:rPr>
        <w:t>.</w:t>
      </w:r>
      <w:r w:rsidR="00EA6D81" w:rsidRPr="0016445F">
        <w:rPr>
          <w:bCs/>
        </w:rPr>
        <w:t xml:space="preserve"> </w:t>
      </w:r>
    </w:p>
    <w:p w14:paraId="2651CB60" w14:textId="77777777" w:rsidR="00F842E7" w:rsidRPr="0016445F" w:rsidRDefault="00F842E7" w:rsidP="003F6AB2">
      <w:pPr>
        <w:spacing w:line="480" w:lineRule="auto"/>
        <w:rPr>
          <w:b/>
          <w:bCs/>
        </w:rPr>
      </w:pPr>
    </w:p>
    <w:p w14:paraId="2AF3F439" w14:textId="77777777" w:rsidR="00C62B39" w:rsidRPr="0016445F" w:rsidRDefault="00C62B39" w:rsidP="003F6AB2">
      <w:pPr>
        <w:spacing w:line="480" w:lineRule="auto"/>
      </w:pPr>
      <w:del w:id="180" w:author="Verburg, P.H." w:date="2017-05-19T15:22:00Z">
        <w:r w:rsidRPr="0016445F" w:rsidDel="008973D9">
          <w:delText>While our primary</w:delText>
        </w:r>
        <w:r w:rsidR="001B6545" w:rsidRPr="0016445F" w:rsidDel="008973D9">
          <w:delText xml:space="preserve"> interest in this study lies not in t</w:delText>
        </w:r>
      </w:del>
      <w:ins w:id="181" w:author="Verburg, P.H." w:date="2017-05-19T15:22:00Z">
        <w:r w:rsidR="008973D9">
          <w:t>T</w:t>
        </w:r>
      </w:ins>
      <w:r w:rsidR="001B6545" w:rsidRPr="0016445F">
        <w:t xml:space="preserve">he priority </w:t>
      </w:r>
      <w:r w:rsidR="00230B08" w:rsidRPr="0016445F">
        <w:t>maps</w:t>
      </w:r>
      <w:r w:rsidR="001B6545" w:rsidRPr="0016445F">
        <w:t xml:space="preserve"> produced</w:t>
      </w:r>
      <w:del w:id="182" w:author="Verburg, P.H." w:date="2017-05-19T15:22:00Z">
        <w:r w:rsidRPr="0016445F" w:rsidDel="008973D9">
          <w:delText xml:space="preserve">, </w:delText>
        </w:r>
        <w:r w:rsidR="00230B08" w:rsidRPr="0016445F" w:rsidDel="008973D9">
          <w:delText>they</w:delText>
        </w:r>
        <w:r w:rsidRPr="0016445F" w:rsidDel="008973D9">
          <w:delText xml:space="preserve"> still</w:delText>
        </w:r>
      </w:del>
      <w:r w:rsidRPr="0016445F">
        <w:t xml:space="preserve"> </w:t>
      </w:r>
      <w:r w:rsidR="00230B08" w:rsidRPr="0016445F">
        <w:t xml:space="preserve">are </w:t>
      </w:r>
      <w:r w:rsidRPr="0016445F">
        <w:t>informative for examining the distributional patterns of both biodiversity and ES features. For ES, the highe</w:t>
      </w:r>
      <w:r w:rsidR="000859AE" w:rsidRPr="0016445F">
        <w:t>st priorities were concentrated</w:t>
      </w:r>
      <w:r w:rsidRPr="0016445F">
        <w:t xml:space="preserve"> in Central Europe (</w:t>
      </w:r>
      <w:r w:rsidR="00233BE8" w:rsidRPr="0016445F">
        <w:rPr>
          <w:b/>
          <w:bCs/>
        </w:rPr>
        <w:t>Fig. 3</w:t>
      </w:r>
      <w:r w:rsidRPr="0016445F">
        <w:rPr>
          <w:b/>
          <w:bCs/>
        </w:rPr>
        <w:t>D-F</w:t>
      </w:r>
      <w:r w:rsidRPr="0016445F">
        <w:t xml:space="preserve">). Using different set of ES features, Mouchet et al. </w:t>
      </w:r>
      <w:r w:rsidR="000859AE" w:rsidRPr="0016445F">
        <w:fldChar w:fldCharType="begin" w:fldLock="1"/>
      </w:r>
      <w:r w:rsidR="000859AE" w:rsidRPr="0016445F">
        <w:instrText>ADDIN CSL_CITATION { "citationItems" : [ { "id" : "ITEM-1", "itemData" : { "DOI" : "10.1016/j.ecolind.2016.09.026", "ISSN" : "1470160X", "author" : [ { "dropping-particle" : "", "family" : "Mouchet", "given" : "M A", "non-dropping-particle" : "", "parse-names" : false, "suffix" : "" }, { "dropping-particle" : "", "family" : "Paracchini", "given" : "Maria Luisa", "non-dropping-particle" : "", "parse-names" : false, "suffix" : "" }, { "dropping-particle" : "", "family" : "Schulp", "given" : "Catharina J E", "non-dropping-particle" : "", "parse-names" : false, "suffix" : "" }, { "dropping-particle" : "", "family" : "St\u00fcrck", "given" : "Julia", "non-dropping-particle" : "", "parse-names" : false, "suffix" : "" }, { "dropping-particle" : "", "family" : "Verkerk", "given" : "Pieter J", "non-dropping-particle" : "", "parse-names" : false, "suffix" : "" }, { "dropping-particle" : "", "family" : "Verburg", "given" : "Peter H", "non-dropping-particle" : "", "parse-names" : false, "suffix" : "" }, { "dropping-particle" : "", "family" : "Lavorel", "given" : "Sandra", "non-dropping-particle" : "", "parse-names" : false, "suffix" : "" } ], "container-title" : "Ecological Indicators", "id" : "ITEM-1", "issued" : { "date-parts" : [ [ "2017" ] ] }, "page" : "23-28", "publisher" : "Elsevier Ltd", "title" : "Bundles of ecosystem (dis)services and multifunctionality across European landscapes", "type" : "article-journal", "volume" : "73" }, "suppress-author" : 1, "uris" : [ "http://www.mendeley.com/documents/?uuid=29323c38-e57b-4c59-b88b-9445be00178b" ] } ], "mendeley" : { "formattedCitation" : "(2017)", "plainTextFormattedCitation" : "(2017)", "previouslyFormattedCitation" : "(2017)" }, "properties" : { "noteIndex" : 0 }, "schema" : "https://github.com/citation-style-language/schema/raw/master/csl-citation.json" }</w:instrText>
      </w:r>
      <w:r w:rsidR="000859AE" w:rsidRPr="0016445F">
        <w:fldChar w:fldCharType="separate"/>
      </w:r>
      <w:r w:rsidR="000859AE" w:rsidRPr="0016445F">
        <w:rPr>
          <w:noProof/>
        </w:rPr>
        <w:t>(2017)</w:t>
      </w:r>
      <w:r w:rsidR="000859AE" w:rsidRPr="0016445F">
        <w:fldChar w:fldCharType="end"/>
      </w:r>
      <w:r w:rsidR="001A6958" w:rsidRPr="0016445F">
        <w:fldChar w:fldCharType="begin"/>
      </w:r>
      <w:r w:rsidR="001A6958" w:rsidRPr="0016445F">
        <w:fldChar w:fldCharType="separate"/>
      </w:r>
      <w:r w:rsidR="001A6958" w:rsidRPr="0016445F">
        <w:rPr>
          <w:noProof/>
        </w:rPr>
        <w:t>(2017)</w:t>
      </w:r>
      <w:r w:rsidR="001A6958" w:rsidRPr="0016445F">
        <w:fldChar w:fldCharType="end"/>
      </w:r>
      <w:r w:rsidRPr="0016445F">
        <w:t xml:space="preserve"> found high diversity of relative representation of ES </w:t>
      </w:r>
      <w:commentRangeStart w:id="183"/>
      <w:r w:rsidRPr="0016445F">
        <w:t>bundles</w:t>
      </w:r>
      <w:commentRangeEnd w:id="183"/>
      <w:r w:rsidR="008973D9">
        <w:rPr>
          <w:rStyle w:val="CommentReference"/>
        </w:rPr>
        <w:commentReference w:id="183"/>
      </w:r>
      <w:r w:rsidRPr="0016445F">
        <w:t xml:space="preserve"> in roughly the same regions that have high priorities in our analyses. Not only have the regions high diversity if ESs, the also have capacity for some of the rarer ESs, which is what all the methods in this study account for. Two ES features in particular had a high influence on the patterns. Erosion prevention has high values in mountainous regions, but is relatively rare elsewhere. Carbon sequestration and wood production had a minor, but still noticeable effect concentrating priorities in Southern Fennosca</w:t>
      </w:r>
      <w:r w:rsidR="00EE5D43" w:rsidRPr="0016445F">
        <w:t xml:space="preserve">ndia and South-Western France. </w:t>
      </w:r>
      <w:r w:rsidRPr="0016445F">
        <w:t>For BD, the distributional pattern for all solutions was bimodal in terms of latitudinal gradient (</w:t>
      </w:r>
      <w:r w:rsidR="00233BE8" w:rsidRPr="0016445F">
        <w:rPr>
          <w:b/>
          <w:bCs/>
        </w:rPr>
        <w:t>Fig. 3</w:t>
      </w:r>
      <w:r w:rsidRPr="0016445F">
        <w:rPr>
          <w:b/>
          <w:bCs/>
        </w:rPr>
        <w:t>G-I</w:t>
      </w:r>
      <w:r w:rsidRPr="0016445F">
        <w:t xml:space="preserve">). Since all methods prioritize based on a combined measure of rarity and richness, the interpretation is that both the southern (the Mediterranean basin) and the northern (the subarctic Fennoscandia) have relatively many species with restricted range-sizes. This result is qualitatively the same as what Kukkala et al. </w:t>
      </w:r>
      <w:r w:rsidR="000859AE" w:rsidRPr="0016445F">
        <w:fldChar w:fldCharType="begin" w:fldLock="1"/>
      </w:r>
      <w:r w:rsidR="000859AE" w:rsidRPr="0016445F">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0859AE" w:rsidRPr="0016445F">
        <w:fldChar w:fldCharType="separate"/>
      </w:r>
      <w:r w:rsidR="000859AE" w:rsidRPr="0016445F">
        <w:rPr>
          <w:noProof/>
        </w:rPr>
        <w:t>(2016)</w:t>
      </w:r>
      <w:r w:rsidR="000859AE" w:rsidRPr="0016445F">
        <w:fldChar w:fldCharType="end"/>
      </w:r>
      <w:r w:rsidR="001A6958" w:rsidRPr="0016445F">
        <w:fldChar w:fldCharType="begin"/>
      </w:r>
      <w:r w:rsidR="001A6958" w:rsidRPr="0016445F">
        <w:fldChar w:fldCharType="separate"/>
      </w:r>
      <w:r w:rsidR="001A6958" w:rsidRPr="0016445F">
        <w:rPr>
          <w:noProof/>
        </w:rPr>
        <w:t>(2016)</w:t>
      </w:r>
      <w:r w:rsidR="001A6958" w:rsidRPr="0016445F">
        <w:fldChar w:fldCharType="end"/>
      </w:r>
      <w:r w:rsidR="00687828" w:rsidRPr="0016445F">
        <w:t xml:space="preserve"> observed for </w:t>
      </w:r>
      <w:r w:rsidRPr="0016445F">
        <w:t>395 terrestrial vertebrate species listed in the EU nature legislation, a subset o</w:t>
      </w:r>
      <w:r w:rsidR="003E4CE3" w:rsidRPr="0016445F">
        <w:t xml:space="preserve">f the data used in this study. </w:t>
      </w:r>
    </w:p>
    <w:p w14:paraId="6BECFA15" w14:textId="77777777" w:rsidR="00C62B39" w:rsidRPr="0016445F" w:rsidRDefault="00C62B39" w:rsidP="003F6AB2">
      <w:pPr>
        <w:spacing w:line="480" w:lineRule="auto"/>
      </w:pPr>
    </w:p>
    <w:p w14:paraId="7D42ED7D" w14:textId="77777777" w:rsidR="00EE5D43" w:rsidRPr="0016445F" w:rsidRDefault="00EE5D43" w:rsidP="003F6AB2">
      <w:pPr>
        <w:spacing w:line="480" w:lineRule="auto"/>
      </w:pPr>
      <w:r w:rsidRPr="0016445F">
        <w:t xml:space="preserve">Since there are differences in where the priorities are especially for ES and BD variants, a simple approach in identifying areas that are consistently high priorities over all nine variants is given in </w:t>
      </w:r>
      <w:r w:rsidRPr="0016445F">
        <w:rPr>
          <w:b/>
        </w:rPr>
        <w:t>Fig. 3</w:t>
      </w:r>
      <w:r w:rsidR="00307F03" w:rsidRPr="0016445F">
        <w:rPr>
          <w:b/>
        </w:rPr>
        <w:t>A</w:t>
      </w:r>
      <w:r w:rsidRPr="0016445F">
        <w:t>. Reflecting the priority patterns already discussed, Southern Europe is higher priority on average than Northern Europe (except fo</w:t>
      </w:r>
      <w:r w:rsidR="007351E6" w:rsidRPr="0016445F">
        <w:t xml:space="preserve">r Finland, which receives medium priorities). </w:t>
      </w:r>
      <w:r w:rsidR="00307F03" w:rsidRPr="0016445F">
        <w:t>Further analysis (</w:t>
      </w:r>
      <w:r w:rsidR="00307F03" w:rsidRPr="0016445F">
        <w:rPr>
          <w:b/>
        </w:rPr>
        <w:t>Fig. 3B</w:t>
      </w:r>
      <w:r w:rsidR="00307F03" w:rsidRPr="0016445F">
        <w:t>) shows how consistent the priorities are across the nine variants. For example, Central Europe and Greece both have relatively high mean rank (</w:t>
      </w:r>
      <w:r w:rsidR="00307F03" w:rsidRPr="0016445F">
        <w:rPr>
          <w:b/>
        </w:rPr>
        <w:t>Fig. 3A</w:t>
      </w:r>
      <w:r w:rsidR="00307F03" w:rsidRPr="0016445F">
        <w:t>), but also high relative variation in the mean rank (</w:t>
      </w:r>
      <w:r w:rsidR="00307F03" w:rsidRPr="0016445F">
        <w:rPr>
          <w:b/>
        </w:rPr>
        <w:t>Fig. 3B</w:t>
      </w:r>
      <w:r w:rsidR="00307F03" w:rsidRPr="0016445F">
        <w:t xml:space="preserve">). This is caused by ES variants having high priority rank in the former, and BD variants in the latter. </w:t>
      </w:r>
      <w:r w:rsidR="000D5111" w:rsidRPr="0016445F">
        <w:t xml:space="preserve">In operative context, developing a single (or few) prioritization(s) </w:t>
      </w:r>
      <w:r w:rsidR="000D5111" w:rsidRPr="0016445F">
        <w:lastRenderedPageBreak/>
        <w:t>would be a better option than averaging over several prioritization</w:t>
      </w:r>
      <w:r w:rsidR="00B7573D" w:rsidRPr="0016445F">
        <w:t>s</w:t>
      </w:r>
      <w:r w:rsidR="000D5111" w:rsidRPr="0016445F">
        <w:t xml:space="preserve"> with different objective</w:t>
      </w:r>
      <w:r w:rsidR="0032370D" w:rsidRPr="0016445F">
        <w:t>s</w:t>
      </w:r>
      <w:r w:rsidR="000D5111" w:rsidRPr="0016445F">
        <w:t>, but such averaging may serve a</w:t>
      </w:r>
      <w:r w:rsidR="00B7573D" w:rsidRPr="0016445F">
        <w:t>s a useful first approximation.</w:t>
      </w:r>
    </w:p>
    <w:p w14:paraId="0B9DC9FA" w14:textId="77777777" w:rsidR="00EE5D43" w:rsidRPr="0016445F" w:rsidRDefault="00EE5D43" w:rsidP="003F6AB2">
      <w:pPr>
        <w:spacing w:line="480" w:lineRule="auto"/>
      </w:pPr>
    </w:p>
    <w:p w14:paraId="3F5A2F26" w14:textId="77777777" w:rsidR="00C62B39" w:rsidRPr="0016445F" w:rsidRDefault="00787699" w:rsidP="003F6AB2">
      <w:pPr>
        <w:pStyle w:val="Heading2"/>
      </w:pPr>
      <w:r w:rsidRPr="0016445F">
        <w:t xml:space="preserve">4.2 </w:t>
      </w:r>
      <w:commentRangeStart w:id="184"/>
      <w:r w:rsidR="00C62B39" w:rsidRPr="0016445F">
        <w:t xml:space="preserve">Method performance </w:t>
      </w:r>
      <w:commentRangeEnd w:id="184"/>
      <w:r w:rsidR="00B64201">
        <w:rPr>
          <w:rStyle w:val="CommentReference"/>
          <w:b w:val="0"/>
          <w:bCs w:val="0"/>
        </w:rPr>
        <w:commentReference w:id="184"/>
      </w:r>
      <w:bookmarkStart w:id="185" w:name="_GoBack"/>
      <w:bookmarkEnd w:id="185"/>
    </w:p>
    <w:p w14:paraId="01CF888B" w14:textId="77777777" w:rsidR="00C62B39" w:rsidRPr="0016445F" w:rsidRDefault="00C62B39" w:rsidP="003F6AB2">
      <w:pPr>
        <w:spacing w:line="480" w:lineRule="auto"/>
      </w:pPr>
    </w:p>
    <w:p w14:paraId="11B5F7C4" w14:textId="77777777" w:rsidR="00EE5D43" w:rsidRPr="0016445F" w:rsidRDefault="00E6316A" w:rsidP="003F6AB2">
      <w:pPr>
        <w:spacing w:line="480" w:lineRule="auto"/>
      </w:pPr>
      <w:r w:rsidRPr="0016445F">
        <w:t>The performance of the different methods was very similar across the variants in the same feature group</w:t>
      </w:r>
      <w:r w:rsidR="00ED34D1" w:rsidRPr="0016445F">
        <w:t xml:space="preserve"> (</w:t>
      </w:r>
      <w:r w:rsidR="00ED34D1" w:rsidRPr="0016445F">
        <w:rPr>
          <w:b/>
        </w:rPr>
        <w:t>Fig. 4</w:t>
      </w:r>
      <w:r w:rsidR="00ED34D1" w:rsidRPr="0016445F">
        <w:t>)</w:t>
      </w:r>
      <w:r w:rsidR="00444DAF" w:rsidRPr="0016445F">
        <w:t>, but some differences are worth noting</w:t>
      </w:r>
      <w:r w:rsidR="005556C1" w:rsidRPr="0016445F">
        <w:t>.</w:t>
      </w:r>
      <w:r w:rsidR="00444DAF" w:rsidRPr="0016445F">
        <w:t xml:space="preserve"> </w:t>
      </w:r>
      <w:r w:rsidR="00BB4779" w:rsidRPr="0016445F">
        <w:t>Overall, ZON produces a more balanced solution throu</w:t>
      </w:r>
      <w:r w:rsidR="00C03956" w:rsidRPr="0016445F">
        <w:t>ghout the whole priority range (</w:t>
      </w:r>
      <w:r w:rsidR="00C03956" w:rsidRPr="0016445F">
        <w:rPr>
          <w:b/>
        </w:rPr>
        <w:t>Fig. 4C-D</w:t>
      </w:r>
      <w:r w:rsidR="00C03956" w:rsidRPr="0016445F">
        <w:t xml:space="preserve">). This is evident from a higher median value over all features, narrower interquartile range, and higher minimum and lower maximum values. </w:t>
      </w:r>
      <w:r w:rsidR="00F52162" w:rsidRPr="0016445F">
        <w:t xml:space="preserve">This balance is achieved through the iterative cell removal process </w:t>
      </w:r>
      <w:r w:rsidR="00F52162" w:rsidRPr="0016445F">
        <w:fldChar w:fldCharType="begin" w:fldLock="1"/>
      </w:r>
      <w:r w:rsidR="000B5429" w:rsidRPr="0016445F">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F52162" w:rsidRPr="0016445F">
        <w:fldChar w:fldCharType="separate"/>
      </w:r>
      <w:r w:rsidR="00F52162" w:rsidRPr="0016445F">
        <w:rPr>
          <w:noProof/>
        </w:rPr>
        <w:t>(Moilanen et al. 2014)</w:t>
      </w:r>
      <w:r w:rsidR="00F52162" w:rsidRPr="0016445F">
        <w:fldChar w:fldCharType="end"/>
      </w:r>
      <w:r w:rsidR="00F52162" w:rsidRPr="0016445F">
        <w:t xml:space="preserve">, which the other two methods do not have. </w:t>
      </w:r>
      <w:r w:rsidR="00A412E4" w:rsidRPr="0016445F">
        <w:t>This balance is also reflected when we consider only the top 10% fraction of the solution</w:t>
      </w:r>
      <w:r w:rsidR="00700D28" w:rsidRPr="0016445F">
        <w:t xml:space="preserve"> for ALL variants: ZON achieves a high</w:t>
      </w:r>
      <w:r w:rsidR="009C1827" w:rsidRPr="0016445F">
        <w:t>er</w:t>
      </w:r>
      <w:r w:rsidR="00700D28" w:rsidRPr="0016445F">
        <w:t xml:space="preserve"> median performance </w:t>
      </w:r>
      <w:r w:rsidR="009C1827" w:rsidRPr="0016445F">
        <w:t>for</w:t>
      </w:r>
      <w:r w:rsidR="00700D28" w:rsidRPr="0016445F">
        <w:t xml:space="preserve"> feature groups ES and BD (14.5% and 19.4%, respectively) </w:t>
      </w:r>
      <w:r w:rsidR="009C1827" w:rsidRPr="0016445F">
        <w:t>than</w:t>
      </w:r>
      <w:r w:rsidR="00700D28" w:rsidRPr="0016445F">
        <w:t xml:space="preserve"> RWR (9.8% and 18.9%) </w:t>
      </w:r>
      <w:r w:rsidR="00AD44A5" w:rsidRPr="0016445F">
        <w:t>or</w:t>
      </w:r>
      <w:r w:rsidR="00700D28" w:rsidRPr="0016445F">
        <w:t xml:space="preserve"> ILP (12.8% and </w:t>
      </w:r>
      <w:r w:rsidR="00523B02" w:rsidRPr="0016445F">
        <w:t>15.4%) (</w:t>
      </w:r>
      <w:r w:rsidR="00523B02" w:rsidRPr="0016445F">
        <w:rPr>
          <w:b/>
        </w:rPr>
        <w:t>T</w:t>
      </w:r>
      <w:r w:rsidR="00B72BD4" w:rsidRPr="0016445F">
        <w:rPr>
          <w:b/>
        </w:rPr>
        <w:t>able 2</w:t>
      </w:r>
      <w:r w:rsidR="00B72BD4" w:rsidRPr="0016445F">
        <w:t>)</w:t>
      </w:r>
      <w:r w:rsidR="00523B02" w:rsidRPr="0016445F">
        <w:t xml:space="preserve">. </w:t>
      </w:r>
      <w:r w:rsidR="00DE2DD2" w:rsidRPr="0016445F">
        <w:t xml:space="preserve">Similarly, ILP retains a better balance between the two feature groups that RWR. </w:t>
      </w:r>
      <w:r w:rsidR="00F53E21" w:rsidRPr="0016445F">
        <w:t xml:space="preserve">RWR on the other hand has the highest mean performance value for the top 10% fraction (34.7%) when compared to ZON (30.6%) and ILP (25.4%). </w:t>
      </w:r>
      <w:r w:rsidR="0020212B" w:rsidRPr="0016445F">
        <w:t>While difference</w:t>
      </w:r>
      <w:r w:rsidR="00F53E21" w:rsidRPr="0016445F">
        <w:t>s</w:t>
      </w:r>
      <w:r w:rsidR="0020212B" w:rsidRPr="0016445F">
        <w:t xml:space="preserve"> in our case are small, they do emphasize an important point: if balance between multiple feature groups is desired, then ZON or ILP is a better option than RWR. </w:t>
      </w:r>
      <w:r w:rsidR="00276C89" w:rsidRPr="0016445F">
        <w:t xml:space="preserve">In reality, this balancing effect will depend on the characteristics of the prioritization features used and the number and relative structure of the feature groups. </w:t>
      </w:r>
      <w:r w:rsidR="00595F7F" w:rsidRPr="0016445F">
        <w:t>What is also noteworthy is that depending on the prioritization features, similar performance levels can be attained with different spatial configurations. This can be observed also in our results: while the performance levels are relatively similar between all features, the best 10% fractions of the solutions overlap spatially only moderately</w:t>
      </w:r>
      <w:r w:rsidR="00B76EBE" w:rsidRPr="0016445F">
        <w:t xml:space="preserve"> (</w:t>
      </w:r>
      <w:r w:rsidR="00B76EBE" w:rsidRPr="0016445F">
        <w:rPr>
          <w:b/>
        </w:rPr>
        <w:t>Fig. 6</w:t>
      </w:r>
      <w:r w:rsidR="00B76EBE" w:rsidRPr="0016445F">
        <w:t>). Therefore</w:t>
      </w:r>
      <w:r w:rsidR="00206267" w:rsidRPr="0016445F">
        <w:t>,</w:t>
      </w:r>
      <w:r w:rsidR="00B76EBE" w:rsidRPr="0016445F">
        <w:t xml:space="preserve"> it is always a good idea to examine how the performance and the location of top priorities are related for a given prioritization </w:t>
      </w:r>
      <w:r w:rsidR="00E00B95" w:rsidRPr="0016445F">
        <w:t>method.</w:t>
      </w:r>
    </w:p>
    <w:p w14:paraId="0CEEE7AF" w14:textId="77777777" w:rsidR="00EE5D43" w:rsidRPr="0016445F" w:rsidRDefault="00EE5D43" w:rsidP="003F6AB2">
      <w:pPr>
        <w:spacing w:line="480" w:lineRule="auto"/>
      </w:pPr>
    </w:p>
    <w:p w14:paraId="443AE802" w14:textId="77777777" w:rsidR="00C43627" w:rsidRPr="0016445F" w:rsidRDefault="00C62B39" w:rsidP="003F6AB2">
      <w:pPr>
        <w:spacing w:line="480" w:lineRule="auto"/>
      </w:pPr>
      <w:r w:rsidRPr="0016445F">
        <w:lastRenderedPageBreak/>
        <w:t xml:space="preserve">Our results are </w:t>
      </w:r>
      <w:r w:rsidR="00FA0DE3" w:rsidRPr="0016445F">
        <w:t xml:space="preserve">also </w:t>
      </w:r>
      <w:r w:rsidRPr="0016445F">
        <w:t xml:space="preserve">in line with Albuquerqeue and Beier </w:t>
      </w:r>
      <w:r w:rsidR="006D55F2" w:rsidRPr="0016445F">
        <w:fldChar w:fldCharType="begin" w:fldLock="1"/>
      </w:r>
      <w:r w:rsidR="00FE03D9" w:rsidRPr="0016445F">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6D55F2" w:rsidRPr="0016445F">
        <w:fldChar w:fldCharType="separate"/>
      </w:r>
      <w:r w:rsidR="00033E60" w:rsidRPr="0016445F">
        <w:rPr>
          <w:noProof/>
        </w:rPr>
        <w:t>(2015)</w:t>
      </w:r>
      <w:r w:rsidR="006D55F2" w:rsidRPr="0016445F">
        <w:fldChar w:fldCharType="end"/>
      </w:r>
      <w:r w:rsidR="00134ABA" w:rsidRPr="0016445F">
        <w:t xml:space="preserve"> in</w:t>
      </w:r>
      <w:r w:rsidR="001A6958" w:rsidRPr="0016445F">
        <w:fldChar w:fldCharType="begin"/>
      </w:r>
      <w:r w:rsidR="001A6958" w:rsidRPr="0016445F">
        <w:fldChar w:fldCharType="separate"/>
      </w:r>
      <w:r w:rsidR="001A6958" w:rsidRPr="0016445F">
        <w:rPr>
          <w:noProof/>
        </w:rPr>
        <w:t>(2015)</w:t>
      </w:r>
      <w:r w:rsidR="001A6958" w:rsidRPr="0016445F">
        <w:fldChar w:fldCharType="end"/>
      </w:r>
      <w:r w:rsidRPr="0016445F">
        <w:t xml:space="preserve"> that the performance </w:t>
      </w:r>
      <w:r w:rsidR="00E3246E" w:rsidRPr="0016445F">
        <w:t xml:space="preserve">(measured as mean over all features) </w:t>
      </w:r>
      <w:r w:rsidRPr="0016445F">
        <w:t>of RWR is slightly better than Zonation for a set of plant and bird species in Africa, Europe and North America. However, where Albuquerqeue and Beier (2015) used the core-area cell-removal rule in Zonation (CAZ), we chose to use the additive benefit function rule. ABF is conceptually closer to our implementations of RWR and ILP and thus forms a better basis for comparison. Which one of ABF (somewhat emphasizes richness) or CAZ (somewhat emphasizes rarity) is better suited for prioritization of ESs in particular is an important question, but outside the scope of the current work. However, we do highlight the importance of addressing this question whenever deciding which method is used fo</w:t>
      </w:r>
      <w:r w:rsidR="00EE5D43" w:rsidRPr="0016445F">
        <w:t xml:space="preserve">r the prioritization analysis. </w:t>
      </w:r>
    </w:p>
    <w:p w14:paraId="22E380DA" w14:textId="77777777" w:rsidR="00206267" w:rsidRPr="0016445F" w:rsidRDefault="00206267" w:rsidP="003F6AB2">
      <w:pPr>
        <w:spacing w:line="480" w:lineRule="auto"/>
      </w:pPr>
    </w:p>
    <w:p w14:paraId="0CD2E2CC" w14:textId="77777777" w:rsidR="00C62B39" w:rsidRPr="0016445F" w:rsidRDefault="00787699" w:rsidP="003F6AB2">
      <w:pPr>
        <w:pStyle w:val="Heading2"/>
      </w:pPr>
      <w:r w:rsidRPr="0016445F">
        <w:t xml:space="preserve">4.3 </w:t>
      </w:r>
      <w:r w:rsidR="00C62B39" w:rsidRPr="0016445F">
        <w:t xml:space="preserve">Integrated prioritization of biodiversity conservation and ecosystem services </w:t>
      </w:r>
      <w:r w:rsidR="0023403A" w:rsidRPr="0016445F">
        <w:t>supply</w:t>
      </w:r>
    </w:p>
    <w:p w14:paraId="1153570C" w14:textId="77777777" w:rsidR="00C62B39" w:rsidRPr="0016445F" w:rsidRDefault="00C62B39" w:rsidP="003F6AB2">
      <w:pPr>
        <w:spacing w:line="480" w:lineRule="auto"/>
        <w:rPr>
          <w:b/>
          <w:bCs/>
        </w:rPr>
      </w:pPr>
    </w:p>
    <w:p w14:paraId="453F1DE8" w14:textId="77777777" w:rsidR="00C62B39" w:rsidRPr="0016445F" w:rsidRDefault="004A4D24" w:rsidP="00035C09">
      <w:pPr>
        <w:spacing w:line="480" w:lineRule="auto"/>
        <w:rPr>
          <w:bCs/>
        </w:rPr>
      </w:pPr>
      <w:r w:rsidRPr="0016445F">
        <w:rPr>
          <w:bCs/>
        </w:rPr>
        <w:t xml:space="preserve">The validity of the spatial priorities we have produced rests upon whether or not the core-principles of our methods, a combination of rarity/richness and value aggregation, makes sense when we consider the spatial nature of ESs included. </w:t>
      </w:r>
      <w:r w:rsidR="005E761E" w:rsidRPr="0016445F">
        <w:rPr>
          <w:bCs/>
        </w:rPr>
        <w:t xml:space="preserve">In terms of richness, providing multiple ESs in the same location can certainly be desirable. However, </w:t>
      </w:r>
      <w:r w:rsidR="009F2701" w:rsidRPr="0016445F">
        <w:t xml:space="preserve">it is important to understand the conceptual and practical implications between ES capacity (the long-term potential of ecosystems to provide services under given management regimes) and ES flows (the actual use of ES), which is still different from ES demand (individual agents’ preferences for specific ESs) </w:t>
      </w:r>
      <w:r w:rsidR="009F2701" w:rsidRPr="0016445F">
        <w:fldChar w:fldCharType="begin" w:fldLock="1"/>
      </w:r>
      <w:r w:rsidR="00433604" w:rsidRPr="0016445F">
        <w:instrText>ADDIN CSL_CITATION { "citationItems" : [ { "id" : "ITEM-1",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"ITEM-1",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"(Schr\u00f6ter et al. 2014a; Verhagen et al. 2016)", "plainTextFormattedCitation" : "(Schr\u00f6ter et al. 2014a; Verhagen et al. 2016)", "previouslyFormattedCitation" : "(Schr\u00f6ter et al. 2014a; Verhagen et al. 2016)" }, "properties" : { "noteIndex" : 0 }, "schema" : "https://github.com/citation-style-language/schema/raw/master/csl-citation.json" }</w:instrText>
      </w:r>
      <w:r w:rsidR="009F2701" w:rsidRPr="0016445F">
        <w:fldChar w:fldCharType="separate"/>
      </w:r>
      <w:r w:rsidR="005E761E" w:rsidRPr="0016445F">
        <w:rPr>
          <w:noProof/>
        </w:rPr>
        <w:t>(Schröter et al. 2014a; Verhagen et al. 2016)</w:t>
      </w:r>
      <w:r w:rsidR="009F2701" w:rsidRPr="0016445F">
        <w:fldChar w:fldCharType="end"/>
      </w:r>
      <w:r w:rsidR="009F2701" w:rsidRPr="0016445F">
        <w:fldChar w:fldCharType="begin"/>
      </w:r>
      <w:r w:rsidR="009F2701" w:rsidRPr="0016445F">
        <w:fldChar w:fldCharType="separate"/>
      </w:r>
      <w:r w:rsidR="009F2701" w:rsidRPr="0016445F">
        <w:rPr>
          <w:noProof/>
        </w:rPr>
        <w:t>(Schröter et al., 2014a)</w:t>
      </w:r>
      <w:r w:rsidR="009F2701" w:rsidRPr="0016445F">
        <w:fldChar w:fldCharType="end"/>
      </w:r>
      <w:r w:rsidR="002A20E5" w:rsidRPr="0016445F">
        <w:t xml:space="preserve">. </w:t>
      </w:r>
      <w:r w:rsidR="0044706E" w:rsidRPr="0016445F">
        <w:t>Given this interplay between capacity, flow and demand, v</w:t>
      </w:r>
      <w:r w:rsidR="002A20E5" w:rsidRPr="0016445F">
        <w:t>aluing rarity of ESs is not straight forward either</w:t>
      </w:r>
      <w:r w:rsidR="0044706E" w:rsidRPr="0016445F">
        <w:t xml:space="preserve">. </w:t>
      </w:r>
      <w:commentRangeStart w:id="186"/>
      <w:r w:rsidR="0044706E" w:rsidRPr="0016445F">
        <w:t xml:space="preserve">For some ESs, such as recreational value, lower </w:t>
      </w:r>
      <w:r w:rsidR="0074346A" w:rsidRPr="0016445F">
        <w:t>supply</w:t>
      </w:r>
      <w:r w:rsidR="0044706E" w:rsidRPr="0016445F">
        <w:t xml:space="preserve"> capacity (rarity) may translate into higher </w:t>
      </w:r>
      <w:del w:id="187" w:author="Verburg, P.H." w:date="2017-05-19T15:26:00Z">
        <w:r w:rsidR="0044706E" w:rsidRPr="0016445F" w:rsidDel="008973D9">
          <w:delText>demand</w:delText>
        </w:r>
      </w:del>
      <w:ins w:id="188" w:author="Verburg, P.H." w:date="2017-05-19T15:26:00Z">
        <w:r w:rsidR="008973D9">
          <w:t>va</w:t>
        </w:r>
      </w:ins>
      <w:ins w:id="189" w:author="Verburg, P.H." w:date="2017-05-19T15:27:00Z">
        <w:r w:rsidR="008973D9">
          <w:t>lue</w:t>
        </w:r>
      </w:ins>
      <w:r w:rsidR="0044706E" w:rsidRPr="0016445F">
        <w:t xml:space="preserve">. For others, such as carbon sequestration, not necessarily so (in principle, </w:t>
      </w:r>
      <w:ins w:id="190" w:author="Verburg, P.H." w:date="2017-05-19T15:26:00Z">
        <w:r w:rsidR="008973D9">
          <w:t xml:space="preserve">the </w:t>
        </w:r>
      </w:ins>
      <w:r w:rsidR="0044706E" w:rsidRPr="0016445F">
        <w:t xml:space="preserve">first carbon ton sequestered is as valuable as </w:t>
      </w:r>
      <w:ins w:id="191" w:author="Verburg, P.H." w:date="2017-05-19T15:26:00Z">
        <w:r w:rsidR="008973D9">
          <w:t xml:space="preserve">the </w:t>
        </w:r>
      </w:ins>
      <w:r w:rsidR="0044706E" w:rsidRPr="0016445F">
        <w:t>nth)</w:t>
      </w:r>
      <w:commentRangeEnd w:id="186"/>
      <w:r w:rsidR="0044706E" w:rsidRPr="0016445F">
        <w:rPr>
          <w:rStyle w:val="CommentReference"/>
          <w:sz w:val="22"/>
          <w:szCs w:val="22"/>
        </w:rPr>
        <w:commentReference w:id="186"/>
      </w:r>
      <w:r w:rsidR="0044706E" w:rsidRPr="0016445F">
        <w:t xml:space="preserve">. </w:t>
      </w:r>
      <w:r w:rsidR="002A20E5" w:rsidRPr="0016445F">
        <w:t>A</w:t>
      </w:r>
      <w:r w:rsidR="009F2701" w:rsidRPr="0016445F">
        <w:t xml:space="preserve"> full spatial prioritization for ESs should</w:t>
      </w:r>
      <w:r w:rsidR="002A20E5" w:rsidRPr="0016445F">
        <w:t xml:space="preserve"> </w:t>
      </w:r>
      <w:r w:rsidR="00010F51" w:rsidRPr="0016445F">
        <w:t xml:space="preserve">therefore </w:t>
      </w:r>
      <w:r w:rsidR="009F2701" w:rsidRPr="0016445F">
        <w:t xml:space="preserve">consider the </w:t>
      </w:r>
      <w:r w:rsidR="009F2701" w:rsidRPr="0016445F">
        <w:rPr>
          <w:bCs/>
        </w:rPr>
        <w:t>capacity</w:t>
      </w:r>
      <w:r w:rsidR="009F2701" w:rsidRPr="0016445F">
        <w:t xml:space="preserve"> of ecosystem services to meet human demands, the </w:t>
      </w:r>
      <w:r w:rsidR="009F2701" w:rsidRPr="0016445F">
        <w:rPr>
          <w:bCs/>
        </w:rPr>
        <w:t>scale</w:t>
      </w:r>
      <w:r w:rsidR="009F2701" w:rsidRPr="0016445F">
        <w:rPr>
          <w:b/>
          <w:bCs/>
        </w:rPr>
        <w:t xml:space="preserve"> </w:t>
      </w:r>
      <w:r w:rsidR="009F2701" w:rsidRPr="0016445F">
        <w:t xml:space="preserve">of, and </w:t>
      </w:r>
      <w:r w:rsidR="009F2701" w:rsidRPr="0016445F">
        <w:rPr>
          <w:bCs/>
        </w:rPr>
        <w:t>site dependency</w:t>
      </w:r>
      <w:r w:rsidR="009F2701" w:rsidRPr="0016445F">
        <w:rPr>
          <w:b/>
          <w:bCs/>
        </w:rPr>
        <w:t xml:space="preserve"> </w:t>
      </w:r>
      <w:r w:rsidR="009F2701" w:rsidRPr="0016445F">
        <w:t xml:space="preserve">in, the delivery of services (flows), and the availability of </w:t>
      </w:r>
      <w:r w:rsidR="009F2701" w:rsidRPr="0016445F">
        <w:rPr>
          <w:bCs/>
        </w:rPr>
        <w:t>alternative means</w:t>
      </w:r>
      <w:r w:rsidR="009F2701" w:rsidRPr="0016445F">
        <w:rPr>
          <w:b/>
          <w:bCs/>
        </w:rPr>
        <w:t xml:space="preserve"> </w:t>
      </w:r>
      <w:r w:rsidR="009F2701" w:rsidRPr="0016445F">
        <w:t xml:space="preserve">of providing benefits </w:t>
      </w:r>
      <w:r w:rsidR="009F2701" w:rsidRPr="0016445F">
        <w:lastRenderedPageBreak/>
        <w:t xml:space="preserve">supplied by services </w:t>
      </w:r>
      <w:r w:rsidR="009F2701" w:rsidRPr="0016445F">
        <w:fldChar w:fldCharType="begin" w:fldLock="1"/>
      </w:r>
      <w:r w:rsidR="009F2701"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9F2701" w:rsidRPr="0016445F">
        <w:fldChar w:fldCharType="separate"/>
      </w:r>
      <w:r w:rsidR="009F2701" w:rsidRPr="0016445F">
        <w:rPr>
          <w:noProof/>
        </w:rPr>
        <w:t>(Luck et al. 2012; Verhagen et al. 2016)</w:t>
      </w:r>
      <w:r w:rsidR="009F2701" w:rsidRPr="0016445F">
        <w:fldChar w:fldCharType="end"/>
      </w:r>
      <w:r w:rsidR="009F2701" w:rsidRPr="0016445F">
        <w:fldChar w:fldCharType="begin"/>
      </w:r>
      <w:r w:rsidR="009F2701" w:rsidRPr="0016445F">
        <w:fldChar w:fldCharType="separate"/>
      </w:r>
      <w:r w:rsidR="009F2701" w:rsidRPr="0016445F">
        <w:rPr>
          <w:noProof/>
        </w:rPr>
        <w:t>(Luck et al., 2012)</w:t>
      </w:r>
      <w:r w:rsidR="009F2701" w:rsidRPr="0016445F">
        <w:fldChar w:fldCharType="end"/>
      </w:r>
      <w:r w:rsidR="009F2701" w:rsidRPr="0016445F">
        <w:t>.</w:t>
      </w:r>
      <w:r w:rsidR="00433604" w:rsidRPr="0016445F">
        <w:t xml:space="preserve"> Depending on the ESs under consideration, spatial connectivity may also be relevant </w:t>
      </w:r>
      <w:r w:rsidR="00433604" w:rsidRPr="0016445F">
        <w:fldChar w:fldCharType="begin" w:fldLock="1"/>
      </w:r>
      <w:r w:rsidR="00E153B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433604" w:rsidRPr="0016445F">
        <w:fldChar w:fldCharType="separate"/>
      </w:r>
      <w:r w:rsidR="00433604" w:rsidRPr="0016445F">
        <w:rPr>
          <w:noProof/>
        </w:rPr>
        <w:t>(Kukkala and Moilanen 2016)</w:t>
      </w:r>
      <w:r w:rsidR="00433604" w:rsidRPr="0016445F">
        <w:fldChar w:fldCharType="end"/>
      </w:r>
      <w:r w:rsidR="00433604" w:rsidRPr="0016445F">
        <w:t>.</w:t>
      </w:r>
    </w:p>
    <w:p w14:paraId="216B301D" w14:textId="77777777" w:rsidR="00C62B39" w:rsidRPr="0016445F" w:rsidRDefault="00C62B39" w:rsidP="00035C09">
      <w:pPr>
        <w:spacing w:line="480" w:lineRule="auto"/>
      </w:pPr>
    </w:p>
    <w:p w14:paraId="2821926B" w14:textId="77777777" w:rsidR="004013E8" w:rsidRPr="0016445F" w:rsidRDefault="004013E8" w:rsidP="00035C09">
      <w:pPr>
        <w:spacing w:line="480" w:lineRule="auto"/>
      </w:pPr>
      <w:r w:rsidRPr="0016445F">
        <w:t>Nevertheless, the prioritization principles we have consider</w:t>
      </w:r>
      <w:ins w:id="192" w:author="Verburg, P.H." w:date="2017-05-19T15:29:00Z">
        <w:r w:rsidR="008973D9">
          <w:t>ed</w:t>
        </w:r>
      </w:ins>
      <w:r w:rsidRPr="0016445F">
        <w:t xml:space="preserve"> here are highly relevant for biodiversity and hence a prioritization scheme including biodiversity should incorporate them on some level. </w:t>
      </w:r>
      <w:r w:rsidR="003D681C" w:rsidRPr="0016445F">
        <w:t xml:space="preserve">Spatial prioritization including </w:t>
      </w:r>
      <w:r w:rsidR="00B82C2E" w:rsidRPr="0016445F">
        <w:t xml:space="preserve">only </w:t>
      </w:r>
      <w:r w:rsidR="003D681C" w:rsidRPr="0016445F">
        <w:t>ES capacity</w:t>
      </w:r>
      <w:r w:rsidR="00B82C2E" w:rsidRPr="0016445F">
        <w:t xml:space="preserve"> and biodiversity serves as the first step towards a fully operational planning with emphasis on the occurrence of biotic features and their capacity to </w:t>
      </w:r>
      <w:r w:rsidR="00E153B0" w:rsidRPr="0016445F">
        <w:t>provide</w:t>
      </w:r>
      <w:r w:rsidR="00B82C2E" w:rsidRPr="0016445F">
        <w:t xml:space="preserve"> ESs. Biodiversity underlies all ecosystem services, but the relationship between the two is non-linear, complex and often case-specific </w:t>
      </w:r>
      <w:r w:rsidR="00E153B0" w:rsidRPr="0016445F">
        <w:fldChar w:fldCharType="begin" w:fldLock="1"/>
      </w:r>
      <w:r w:rsidR="006F78D3" w:rsidRPr="0016445F">
        <w:instrText>ADDIN CSL_CITATION { "citationItems" : [ { "id" : "ITEM-1",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"ITEM-1", "issue" : "5", "issued" : { "date-parts" : [ [ "2012" ] ] }, "page" : "503-507", "title" : "Finding Common Ground for Biodiversity and Ecosystem Services", "type" : "article-journal", "volume" : "62" }, "uris" : [ "http://www.mendeley.com/documents/?uuid=b1a1ef0a-c8c6-452f-afe4-8db259e100fe" ] } ], "mendeley" : { "formattedCitation" : "(Reyers et al. 2012)", "plainTextFormattedCitation" : "(Reyers et al. 2012)", "previouslyFormattedCitation" : "(Reyers et al. 2012)" }, "properties" : { "noteIndex" : 0 }, "schema" : "https://github.com/citation-style-language/schema/raw/master/csl-citation.json" }</w:instrText>
      </w:r>
      <w:r w:rsidR="00E153B0" w:rsidRPr="0016445F">
        <w:fldChar w:fldCharType="separate"/>
      </w:r>
      <w:r w:rsidR="00E153B0" w:rsidRPr="0016445F">
        <w:rPr>
          <w:noProof/>
        </w:rPr>
        <w:t>(Reyers et al. 2012)</w:t>
      </w:r>
      <w:r w:rsidR="00E153B0" w:rsidRPr="0016445F">
        <w:fldChar w:fldCharType="end"/>
      </w:r>
      <w:r w:rsidR="00B82C2E" w:rsidRPr="0016445F">
        <w:t>.</w:t>
      </w:r>
      <w:r w:rsidR="00E153B0" w:rsidRPr="0016445F">
        <w:t xml:space="preserve"> </w:t>
      </w:r>
      <w:r w:rsidR="00B82C2E" w:rsidRPr="0016445F">
        <w:t xml:space="preserve"> </w:t>
      </w:r>
      <w:r w:rsidR="00E153B0" w:rsidRPr="0016445F">
        <w:t xml:space="preserve">It does not follow that priority areas for the </w:t>
      </w:r>
      <w:r w:rsidR="00A21C5A" w:rsidRPr="0016445F">
        <w:t>supply</w:t>
      </w:r>
      <w:r w:rsidR="00E153B0" w:rsidRPr="0016445F">
        <w:t xml:space="preserve"> of ecosystem services are automatically priority areas also for biodiversity</w:t>
      </w:r>
      <w:r w:rsidR="006F78D3" w:rsidRPr="0016445F">
        <w:t xml:space="preserve"> </w:t>
      </w:r>
      <w:r w:rsidR="006F78D3" w:rsidRPr="0016445F">
        <w:fldChar w:fldCharType="begin" w:fldLock="1"/>
      </w:r>
      <w:r w:rsidR="003F051B" w:rsidRPr="0016445F">
        <w:instrText>ADDIN CSL_CITATION { "citationItems" : [ { "id" : "ITEM-1", "itemData" : { "DOI" : "10.1111/j.1365-2664.2009.01666.x", "author" : [ { "dropping-particle" : "", "family" : "Anderson", "given" : "Barbara J", "non-dropping-particle" : "", "parse-names" : false, "suffix" : "" }, { "dropping-particle" : "", "family" : "Armsworth", "given" : "Paul R", "non-dropping-particle" : "", "parse-names" : false, "suffix" : "" }, { "dropping-particle" : "", "family" : "Eigenbrod", "given" : "Felix", "non-dropping-particle" : "", "parse-names" : false, "suffix" : "" }, { "dropping-particle" : "", "family" : "Thomas", "given" : "Chris D", "non-dropping-particle" : "", "parse-names" : false, "suffix" : "" }, { "dropping-particle" : "", "family" : "Gillings", "given" : "Simon",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"Gaston", "given" : "Kevin J", "non-dropping-particle" : "", "parse-names" : false, "suffix" : "" } ], "container-title" : "Journal of Applied Ecology", "id" : "ITEM-1", "issued" : { "date-parts" : [ [ "2009" ] ] }, "page" : "888-896", "title" : "Spatial covariance between biodiversity and other ecosystem service priorities", "type" : "article-journal", "volume" : "46" }, "uris" : [ "http://www.mendeley.com/documents/?uuid=98f49013-1069-48cd-82e6-d9b345954ebc" ] }, { "id" : "ITEM-2", "itemData" : { "DOI" : "10.1111/ele.12054", "ISBN" : "1461-0248", "ISSN" : "1461023X", "PMID" : "23279784", "abstract" : "Climate change is leading to the development of land-based mitigation and adaptation strategies that are likely to have substantial impacts on global biodiversity. Of these, approaches to maintain carbon within existing natural ecosystems could have particularly large benefits for biodiversity. However, the geographical distributions of terrestrial carbon stocks and biodiversity differ. Using conservation planning analyses for the New World and Britain, we conclude that a carbon-only strategy would not be effective at conserving biodiversity, as have previous studies. Nonetheless, we find that a combined carbon-biodiversity strategy could simultaneously protect 90% of carbon stocks (relative to a carbon-only conservation strategy) and &gt; 90% of the biodiversity (relative to a biodiversity-only strategy) in both regions. This combined approach encapsulates the principle of complementarity, whereby locations that contain different sets of species are prioritised, and hence disproportionately safeguard localised species that are not protected effectively by carbon-only strategies. It is efficient because localised species are concentrated into small parts of the terrestrial land surface, whereas carbon is somewhat more evenly distributed; and carbon stocks protected in one location are equivalent to those protected elsewhere. Efficient compromises can only be achieved when biodiversity and carbon are incorporated together within a spatial planning process.", "author" : [ { "dropping-particle" : "", "family" : "Thomas", "given" : "Chris D", "non-dropping-particle" : "", "parse-names" : false, "suffix" : "" }, { "dropping-particle" : "", "family" : "Anderson", "given" : "Barbara J", "non-dropping-particle" : "", "parse-names" : false, "suffix" : "" }, { "dropping-particle" : "", "family" : "Moilanen", "given" : "Atte",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"Quaife", "given" : "Tristan",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"container-title" : "Ecology Letters", "id" : "ITEM-2", "issue" : "s1", "issued" : { "date-parts" : [ [ "2012", "12", "20" ] ] }, "page" : "39-47", "title" : "Reconciling biodiversity and carbon conservation", "type" : "article-journal", "volume" : "16" }, "uris" : [ "http://www.mendeley.com/documents/?uuid=3bac2b8b-9d8d-42d1-a438-5d0f447b4041" ] } ], "mendeley" : { "formattedCitation" : "(Anderson et al. 2009; Thomas et al. 2012)", "plainTextFormattedCitation" : "(Anderson et al. 2009; Thomas et al. 2012)", "previouslyFormattedCitation" : "(Anderson et al. 2009; Thomas et al. 2012)" }, "properties" : { "noteIndex" : 0 }, "schema" : "https://github.com/citation-style-language/schema/raw/master/csl-citation.json" }</w:instrText>
      </w:r>
      <w:r w:rsidR="006F78D3" w:rsidRPr="0016445F">
        <w:fldChar w:fldCharType="separate"/>
      </w:r>
      <w:r w:rsidR="006F78D3" w:rsidRPr="0016445F">
        <w:rPr>
          <w:noProof/>
        </w:rPr>
        <w:t>(Anderson et al. 2009; Thomas et al. 2012)</w:t>
      </w:r>
      <w:r w:rsidR="006F78D3" w:rsidRPr="0016445F">
        <w:fldChar w:fldCharType="end"/>
      </w:r>
      <w:r w:rsidR="00E153B0" w:rsidRPr="0016445F">
        <w:t>.</w:t>
      </w:r>
      <w:r w:rsidR="006F78D3" w:rsidRPr="0016445F">
        <w:t xml:space="preserve"> Our results show this clearly as the top-priority areas for ES and BD are almost complementary</w:t>
      </w:r>
      <w:r w:rsidR="000709F2" w:rsidRPr="0016445F">
        <w:t xml:space="preserve"> (</w:t>
      </w:r>
      <w:r w:rsidR="000709F2" w:rsidRPr="0016445F">
        <w:rPr>
          <w:b/>
        </w:rPr>
        <w:t>Fig. 3D-I</w:t>
      </w:r>
      <w:r w:rsidR="000709F2" w:rsidRPr="0016445F">
        <w:t>)</w:t>
      </w:r>
      <w:r w:rsidR="006F78D3" w:rsidRPr="0016445F">
        <w:t xml:space="preserve">. </w:t>
      </w:r>
      <w:r w:rsidR="00C61810" w:rsidRPr="0016445F">
        <w:t xml:space="preserve">Furthermore, much of the work done has been concentrated on analyzing the co-occurrence of biodiversity and ESs in order to identify so-called “win-win” outcomes </w:t>
      </w:r>
      <w:r w:rsidR="00C61810" w:rsidRPr="0016445F">
        <w:fldChar w:fldCharType="begin" w:fldLock="1"/>
      </w:r>
      <w:r w:rsidR="00C61810" w:rsidRPr="0016445F">
        <w:instrText>ADDIN CSL_CITATION { "citationItems" : [ { "id" : "ITEM-1", "itemData" : { "DOI" : "10.1016/j.tree.2016.03.002", "ISSN" : "01695347", "author" : [ { "dropping-particle" : "", "family" : "Wilson", "given" : "Kerrie A", "non-dropping-particle" : "", "parse-names" : false, "suffix" : "" }, { "dropping-particle" : "", "family" : "Law", "given" : "Elizabeth A", "non-dropping-particle" : "", "parse-names" : false, "suffix" : "" } ], "container-title" : "Trends in Ecology &amp; Evolution", "id" : "ITEM-1", "issue" : "2014", "issued" : { "date-parts" : [ [ "2016" ] ] }, "page" : "2014-2015", "title" : "How to Avoid Underselling Biodiversity with Ecosystem Services: A Response to Silvertown", "type" : "article-journal", "volume" : "xx" }, "uris" : [ "http://www.mendeley.com/documents/?uuid=d8205cef-85ec-4e8e-a7a2-fd84a39050dd" ] } ], "mendeley" : { "formattedCitation" : "(Wilson and Law 2016)", "plainTextFormattedCitation" : "(Wilson and Law 2016)", "previouslyFormattedCitation" : "(Wilson and Law 2016)" }, "properties" : { "noteIndex" : 0 }, "schema" : "https://github.com/citation-style-language/schema/raw/master/csl-citation.json" }</w:instrText>
      </w:r>
      <w:r w:rsidR="00C61810" w:rsidRPr="0016445F">
        <w:fldChar w:fldCharType="separate"/>
      </w:r>
      <w:r w:rsidR="00C61810" w:rsidRPr="0016445F">
        <w:rPr>
          <w:noProof/>
        </w:rPr>
        <w:t>(Wilson and Law 2016)</w:t>
      </w:r>
      <w:r w:rsidR="00C61810" w:rsidRPr="0016445F">
        <w:fldChar w:fldCharType="end"/>
      </w:r>
      <w:r w:rsidR="00C61810" w:rsidRPr="0016445F">
        <w:t xml:space="preserve">. Such framing may be appealing for policy-makers facing difficult decisions, but in reality we are more probably faced with multiple trade-offs between biodiversity and ESs </w:t>
      </w:r>
      <w:r w:rsidR="00C61810" w:rsidRPr="0016445F">
        <w:fldChar w:fldCharType="begin" w:fldLock="1"/>
      </w:r>
      <w:r w:rsidR="00C61810" w:rsidRPr="0016445F">
        <w:instrText>ADDIN CSL_CITATION { "citationItems" : [ { "id" : "ITEM-1", "itemData" : { "DOI" : "10.1016/j.biocon.2010.04.038", "ISBN" : "0006-3207", "ISSN" : "00063207", "abstract" : "Win-win solutions that both conserve biodiversity and promote human well-being are difficult to realize. Trade-offs and the hard choices they entail are the norm. Since 2008, the Advancing Conservation in a Social Context (ACSC) research initiative has been investigating the complex trade-offs that exist between human well-being and biodiversity conservation goals, and between conservation and other economic, political and social agendas across multiple scales. Resolving trade-offs is difficult because social problems - of which conservation is one - can be perceived and understood in a variety of disparate ways, influenced (in part at least) by how people are raised and educated, their life experiences, and the options they have faced. Pre-existing assumptions about the \"right\" approach to conservation often obscure important differences in both power and understanding, and can limit the success of policy and programmatic interventions. The new conservation debate challenges conservationists to be explicit about losses, costs, and hard choices so they can be openly discussed and honestly negotiated. Not to do so can lead to unrealized expectations, and ultimately to unresolved conflict. This paper explores the background and limitations of win-win approaches to conservation and human well-being, discusses the prospect of approaching conservation challenges in terms of trade-offs and hard choices, and presents a set of guiding principles that can serve to orient strategic analysis and communication regarding trade-offs. ?? 2010 Elsevier Ltd.", "author" : [ { "dropping-particle" : "", "family" : "McShane", "given" : "Thomas O", "non-dropping-particle" : "", "parse-names" : false, "suffix" : "" }, { "dropping-particle" : "", "family" : "Hirsch", "given" : "Paul D", "non-dropping-particle" : "", "parse-names" : false, "suffix" : "" }, { "dropping-particle" : "", "family" : "Trung", "given" : "Tran Chi", "non-dropping-particle" : "", "parse-names" : false, "suffix" : "" }, { "dropping-particle" : "", "family" : "Songorwa", "given" : "Alexander N", "non-dropping-particle" : "", "parse-names" : false, "suffix" : "" }, { "dropping-particle" : "", "family" : "Kinzig", "given" : "Ann", "non-dropping-particle" : "", "parse-names" : false, "suffix" : "" }, { "dropping-particle" : "", "family" : "Monteferri", "given" : "Bruno", "non-dropping-particle" : "", "parse-names" : false, "suffix" : "" }, { "dropping-particle" : "", "family" : "Mutekanga", "given" : "David", "non-dropping-particle" : "", "parse-names" : false, "suffix" : "" }, { "dropping-particle" : "Van", "family" : "Thang", "given" : "Hoang", "non-dropping-particle" : "", "parse-names" : false, "suffix" : "" }, { "dropping-particle" : "", "family" : "Dammert", "given" : "Juan Luis", "non-dropping-particle" : "", "parse-names" : false, "suffix" : "" }, { "dropping-particle" : "", "family" : "Pulgar-Vidal", "given" : "Manuel", "non-dropping-particle" : "", "parse-names" : false, "suffix" : "" }, { "dropping-particle" : "", "family" : "Welch-Devine", "given" : "Meredith", "non-dropping-particle" : "", "parse-names" : false, "suffix" : "" }, { "dropping-particle" : "", "family" : "Peter Brosius", "given" : "J", "non-dropping-particle" : "", "parse-names" : false, "suffix" : "" }, { "dropping-particle" : "", "family" : "Coppolillo", "given" : "Peter", "non-dropping-particle" : "", "parse-names" : false, "suffix" : "" }, { "dropping-particle" : "", "family" : "O'Connor", "given" : "Sheila", "non-dropping-particle" : "", "parse-names" : false, "suffix" : "" } ], "container-title" : "Biological Conservation", "id" : "ITEM-1", "issue" : "3", "issued" : { "date-parts" : [ [ "2011" ] ] }, "page" : "966-972", "publisher" : "Elsevier Ltd", "title" : "Hard choices: Making trade-offs between biodiversity conservation and human well-being", "type" : "article-journal", "volume" : "144" }, "uris" : [ "http://www.mendeley.com/documents/?uuid=24827561-fe25-4657-84b1-23f9b0a40ada"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"(McShane et al. 2011; Cordingley et al. 2016)", "plainTextFormattedCitation" : "(McShane et al. 2011; Cordingley et al. 2016)", "previouslyFormattedCitation" : "(McShane et al. 2011; Cordingley et al. 2016)" }, "properties" : { "noteIndex" : 0 }, "schema" : "https://github.com/citation-style-language/schema/raw/master/csl-citation.json" }</w:instrText>
      </w:r>
      <w:r w:rsidR="00C61810" w:rsidRPr="0016445F">
        <w:fldChar w:fldCharType="separate"/>
      </w:r>
      <w:r w:rsidR="00C61810" w:rsidRPr="0016445F">
        <w:rPr>
          <w:noProof/>
        </w:rPr>
        <w:t>(McShane et al. 2011; Cordingley et al. 2016)</w:t>
      </w:r>
      <w:r w:rsidR="00C61810" w:rsidRPr="0016445F">
        <w:fldChar w:fldCharType="end"/>
      </w:r>
      <w:r w:rsidR="00C61810" w:rsidRPr="0016445F">
        <w:t xml:space="preserve">. For example, using the C-Plan SCP software in eastern Canada, Cimon-Morin et al. </w:t>
      </w:r>
      <w:r w:rsidR="00C61810" w:rsidRPr="0016445F">
        <w:fldChar w:fldCharType="begin" w:fldLock="1"/>
      </w:r>
      <w:r w:rsidR="00C61810" w:rsidRPr="0016445F">
        <w:instrText>ADDIN CSL_CITATION { "citationItems" : [ { "id" : "ITEM-1",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"ITEM-1", "issue" : "1", "issued" : { "date-parts" : [ [ "2016" ] ] }, "page" : "56-68", "title" : "Site complementarity between biodiversity and ecosystem services in conservation planning of sparsely-populated regions", "type" : "article-journal", "volume" : "43" }, "suppress-author" : 1, "uris" : [ "http://www.mendeley.com/documents/?uuid=dcc4bb39-87be-45b6-b441-0d5ab5913703" ] } ], "mendeley" : { "formattedCitation" : "(2016)", "plainTextFormattedCitation" : "(2016)", "previouslyFormattedCitation" : "(2016)" }, "properties" : { "noteIndex" : 0 }, "schema" : "https://github.com/citation-style-language/schema/raw/master/csl-citation.json" }</w:instrText>
      </w:r>
      <w:r w:rsidR="00C61810" w:rsidRPr="0016445F">
        <w:fldChar w:fldCharType="separate"/>
      </w:r>
      <w:r w:rsidR="00C61810" w:rsidRPr="0016445F">
        <w:rPr>
          <w:noProof/>
        </w:rPr>
        <w:t>(2016)</w:t>
      </w:r>
      <w:r w:rsidR="00C61810" w:rsidRPr="0016445F">
        <w:fldChar w:fldCharType="end"/>
      </w:r>
      <w:r w:rsidR="00C61810" w:rsidRPr="0016445F">
        <w:fldChar w:fldCharType="begin"/>
      </w:r>
      <w:r w:rsidR="00C61810" w:rsidRPr="0016445F">
        <w:fldChar w:fldCharType="separate"/>
      </w:r>
      <w:r w:rsidR="00C61810" w:rsidRPr="0016445F">
        <w:rPr>
          <w:noProof/>
        </w:rPr>
        <w:t>(2016)</w:t>
      </w:r>
      <w:r w:rsidR="00C61810" w:rsidRPr="0016445F">
        <w:fldChar w:fldCharType="end"/>
      </w:r>
      <w:r w:rsidR="00C61810" w:rsidRPr="0016445F">
        <w:t xml:space="preserve"> reported a two to five-fold reduction in efficiency in a conservation area network built primarily either for ESs or biodiversity features as opposed to considering both simultaneously. When doing prioritization for both ESs and biodiversity features, the best strategy is to prioritize both separately and together in order to quantify the trade-offs involved </w:t>
      </w:r>
      <w:r w:rsidR="00C61810" w:rsidRPr="0016445F">
        <w:fldChar w:fldCharType="begin" w:fldLock="1"/>
      </w:r>
      <w:r w:rsidR="00C6181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C61810" w:rsidRPr="0016445F">
        <w:fldChar w:fldCharType="separate"/>
      </w:r>
      <w:r w:rsidR="00C61810" w:rsidRPr="0016445F">
        <w:rPr>
          <w:noProof/>
        </w:rPr>
        <w:t>(Kukkala and Moilanen 2016)</w:t>
      </w:r>
      <w:r w:rsidR="00C61810" w:rsidRPr="0016445F">
        <w:fldChar w:fldCharType="end"/>
      </w:r>
      <w:r w:rsidR="00C61810" w:rsidRPr="0016445F">
        <w:t>.</w:t>
      </w:r>
      <w:r w:rsidR="00790309" w:rsidRPr="0016445F">
        <w:t xml:space="preserve"> The ability to identify and quantify such trade-offs is one of the main motivations for spatial prioritization and warrants further </w:t>
      </w:r>
      <w:r w:rsidR="0074172F" w:rsidRPr="0016445F">
        <w:t>research</w:t>
      </w:r>
      <w:r w:rsidR="00790309" w:rsidRPr="0016445F">
        <w:t>.</w:t>
      </w:r>
    </w:p>
    <w:p w14:paraId="2AFACA18" w14:textId="77777777" w:rsidR="00FB13B9" w:rsidRPr="0016445F" w:rsidRDefault="00FB13B9" w:rsidP="003F6AB2">
      <w:pPr>
        <w:spacing w:line="480" w:lineRule="auto"/>
      </w:pPr>
    </w:p>
    <w:p w14:paraId="7227CF89" w14:textId="77777777" w:rsidR="00C62B39" w:rsidRPr="0016445F" w:rsidRDefault="00787699" w:rsidP="003F6AB2">
      <w:pPr>
        <w:pStyle w:val="Heading2"/>
      </w:pPr>
      <w:r w:rsidRPr="0016445F">
        <w:t xml:space="preserve">4.4 </w:t>
      </w:r>
      <w:r w:rsidR="00C62B39" w:rsidRPr="0016445F">
        <w:t xml:space="preserve">Selecting the right </w:t>
      </w:r>
      <w:commentRangeStart w:id="193"/>
      <w:r w:rsidR="00C62B39" w:rsidRPr="0016445F">
        <w:t>tool</w:t>
      </w:r>
      <w:commentRangeEnd w:id="193"/>
      <w:r w:rsidR="002A64CF" w:rsidRPr="0016445F">
        <w:rPr>
          <w:rStyle w:val="CommentReference"/>
          <w:sz w:val="22"/>
          <w:szCs w:val="22"/>
        </w:rPr>
        <w:commentReference w:id="193"/>
      </w:r>
    </w:p>
    <w:p w14:paraId="7C51AC48" w14:textId="77777777" w:rsidR="005834BC" w:rsidRPr="0016445F" w:rsidRDefault="005834BC" w:rsidP="003F6AB2">
      <w:pPr>
        <w:spacing w:line="480" w:lineRule="auto"/>
        <w:rPr>
          <w:b/>
          <w:bCs/>
        </w:rPr>
      </w:pPr>
    </w:p>
    <w:p w14:paraId="644B4D8D" w14:textId="77777777" w:rsidR="003660A1" w:rsidRPr="0016445F" w:rsidRDefault="003043F2" w:rsidP="003660A1">
      <w:pPr>
        <w:spacing w:line="480" w:lineRule="auto"/>
        <w:rPr>
          <w:bCs/>
        </w:rPr>
      </w:pPr>
      <w:commentRangeStart w:id="194"/>
      <w:r w:rsidRPr="0016445F">
        <w:rPr>
          <w:bCs/>
        </w:rPr>
        <w:lastRenderedPageBreak/>
        <w:t xml:space="preserve">Our findings show that the difference between the three prioritization methods we used are relatively small and subtle, but still important when considering which method to use for spatial prioritization of both biodiversity and ESs. </w:t>
      </w:r>
      <w:r w:rsidR="00736BE1" w:rsidRPr="0016445F">
        <w:rPr>
          <w:bCs/>
        </w:rPr>
        <w:t xml:space="preserve">RWR performs well when there is no special need to emphasize balance between prioritization features or feature groups. </w:t>
      </w:r>
      <w:r w:rsidR="000C2638" w:rsidRPr="0016445F">
        <w:rPr>
          <w:bCs/>
        </w:rPr>
        <w:t xml:space="preserve">ZON produces a more balanced solution with still high average performance. ILP is in between RWR and ZON in terms of the balance, but </w:t>
      </w:r>
      <w:commentRangeStart w:id="195"/>
      <w:commentRangeStart w:id="196"/>
      <w:r w:rsidR="000C2638" w:rsidRPr="0016445F">
        <w:rPr>
          <w:bCs/>
        </w:rPr>
        <w:t>guarantees</w:t>
      </w:r>
      <w:commentRangeEnd w:id="195"/>
      <w:r w:rsidR="00172464">
        <w:rPr>
          <w:rStyle w:val="CommentReference"/>
        </w:rPr>
        <w:commentReference w:id="195"/>
      </w:r>
      <w:r w:rsidR="000C2638" w:rsidRPr="0016445F">
        <w:rPr>
          <w:bCs/>
        </w:rPr>
        <w:t xml:space="preserve"> an optimal solution</w:t>
      </w:r>
      <w:commentRangeEnd w:id="196"/>
      <w:r w:rsidR="000C2638" w:rsidRPr="0016445F">
        <w:rPr>
          <w:rStyle w:val="CommentReference"/>
          <w:sz w:val="22"/>
          <w:szCs w:val="22"/>
        </w:rPr>
        <w:commentReference w:id="196"/>
      </w:r>
      <w:r w:rsidR="000C2638" w:rsidRPr="0016445F">
        <w:rPr>
          <w:bCs/>
        </w:rPr>
        <w:t>.</w:t>
      </w:r>
      <w:r w:rsidR="0084776F" w:rsidRPr="0016445F">
        <w:rPr>
          <w:bCs/>
        </w:rPr>
        <w:t xml:space="preserve"> When considering both feature groups ES and BD in the prioritization, the spatial overlap between the solution top-fractions were only moderate. This is important, because it implies that relatively similar performance can lead the different spatial locations of the top priorities. We did not quantify what exactly drives spatial location of top priorities for each method, but in future </w:t>
      </w:r>
      <w:r w:rsidR="0044436A" w:rsidRPr="0016445F">
        <w:rPr>
          <w:bCs/>
        </w:rPr>
        <w:t>studying this topic</w:t>
      </w:r>
      <w:r w:rsidR="0084776F" w:rsidRPr="0016445F">
        <w:rPr>
          <w:bCs/>
        </w:rPr>
        <w:t xml:space="preserve"> would be useful. </w:t>
      </w:r>
      <w:r w:rsidR="003660A1" w:rsidRPr="0016445F">
        <w:t xml:space="preserve">To </w:t>
      </w:r>
      <w:r w:rsidR="003660A1">
        <w:t>facilitate such studies</w:t>
      </w:r>
      <w:r w:rsidR="003660A1" w:rsidRPr="0016445F">
        <w:t xml:space="preserve">, </w:t>
      </w:r>
      <w:r w:rsidR="003660A1">
        <w:t xml:space="preserve">we also make </w:t>
      </w:r>
      <w:r w:rsidR="003660A1" w:rsidRPr="0016445F">
        <w:t xml:space="preserve">our workflow and method implementation free and open source for anyone to improve upon. </w:t>
      </w:r>
    </w:p>
    <w:p w14:paraId="37EAFCC1" w14:textId="77777777" w:rsidR="0044436A" w:rsidRPr="0016445F" w:rsidRDefault="0044436A" w:rsidP="003F6AB2">
      <w:pPr>
        <w:spacing w:line="480" w:lineRule="auto"/>
        <w:rPr>
          <w:bCs/>
        </w:rPr>
      </w:pPr>
    </w:p>
    <w:p w14:paraId="4CEF4C7B" w14:textId="77777777" w:rsidR="00927983" w:rsidRPr="0016445F" w:rsidRDefault="00736BE1" w:rsidP="003F6AB2">
      <w:pPr>
        <w:spacing w:line="480" w:lineRule="auto"/>
        <w:rPr>
          <w:bCs/>
        </w:rPr>
      </w:pPr>
      <w:r w:rsidRPr="0016445F">
        <w:rPr>
          <w:bCs/>
        </w:rPr>
        <w:t xml:space="preserve">From </w:t>
      </w:r>
      <w:r w:rsidR="00EE505C">
        <w:rPr>
          <w:bCs/>
        </w:rPr>
        <w:t>technical</w:t>
      </w:r>
      <w:r w:rsidRPr="0016445F">
        <w:rPr>
          <w:bCs/>
        </w:rPr>
        <w:t xml:space="preserve"> perspective, RWR has the advantage </w:t>
      </w:r>
      <w:r w:rsidR="00256E40" w:rsidRPr="0016445F">
        <w:rPr>
          <w:bCs/>
        </w:rPr>
        <w:t xml:space="preserve">of being very simple to implement and execute. </w:t>
      </w:r>
      <w:r w:rsidR="00870D8D" w:rsidRPr="0016445F">
        <w:rPr>
          <w:bCs/>
        </w:rPr>
        <w:t>In our case</w:t>
      </w:r>
      <w:r w:rsidR="00256E40" w:rsidRPr="0016445F">
        <w:rPr>
          <w:bCs/>
        </w:rPr>
        <w:t xml:space="preserve">, </w:t>
      </w:r>
      <w:r w:rsidR="00870D8D" w:rsidRPr="0016445F">
        <w:rPr>
          <w:bCs/>
        </w:rPr>
        <w:t>using</w:t>
      </w:r>
      <w:r w:rsidR="00256E40" w:rsidRPr="0016445F">
        <w:rPr>
          <w:bCs/>
        </w:rPr>
        <w:t xml:space="preserve"> a </w:t>
      </w:r>
      <w:r w:rsidR="00256E40" w:rsidRPr="0016445F">
        <w:t>cloud-based server configuration running Ubuntu 14.04.5, an Intel Xeon E5-2698 2.30GHz CPU and 70 GB of RAM</w:t>
      </w:r>
      <w:r w:rsidR="00870D8D" w:rsidRPr="0016445F">
        <w:t xml:space="preserve">, executing RWR_ALL took approx. 10 minutes to complete, whereas ILP_ALL took approx. 2.5 hours and ZON_ALL approx. 2.6 days. </w:t>
      </w:r>
      <w:r w:rsidR="00D06A13" w:rsidRPr="0016445F">
        <w:t xml:space="preserve">Such comparison, however, is useful only insofar as the spatial prioritization problem is kept very simple. </w:t>
      </w:r>
      <w:r w:rsidR="00BB0B93" w:rsidRPr="0016445F">
        <w:t>The main reason for ZON taking much longer to complete is the iterative cell-removal process, which can also be considered as desired feature lacking in the two other methods.</w:t>
      </w:r>
      <w:r w:rsidR="00D06A13" w:rsidRPr="0016445F">
        <w:t xml:space="preserve"> Simplicity and speed are both valuable features of a method supposed to provide support for decision-making, but both come with a prize: simple and fast methods may not be able to accommodate all the components required to model a real-life spatial prioritization problem. For example, our current analysis assumes no spatial interactions within or between the features included in the analyses. In reality, however, spatial connectivity between the planning units (pixels) is probably required both for biodiversity </w:t>
      </w:r>
      <w:r w:rsidR="00D06A13" w:rsidRPr="0016445F">
        <w:fldChar w:fldCharType="begin" w:fldLock="1"/>
      </w:r>
      <w:r w:rsidR="00D06A13" w:rsidRPr="0016445F">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"From Duplicate 1 ( \n\n\nApplying spatial conservation prioritization software and high-resolution GIS data to a national-scale study in forest conservation\n\n\n- Lehtom\u00e4ki, Joona; Tomppo, Erkki; Kuokkanen, Panu; Hanski, Ilkka; Moilanen, Atte )\n\n",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"(Lehtom\u00e4ki et al. 2009; Beyer et al. 2016)", "plainTextFormattedCitation" : "(Lehtom\u00e4ki et al. 2009; Beyer et al. 2016)", "previouslyFormattedCitation" : "(Lehtom\u00e4ki et al. 2009; Beyer et al. 2016)" }, "properties" : { "noteIndex" : 0 }, "schema" : "https://github.com/citation-style-language/schema/raw/master/csl-citation.json" }</w:instrText>
      </w:r>
      <w:r w:rsidR="00D06A13" w:rsidRPr="0016445F">
        <w:fldChar w:fldCharType="separate"/>
      </w:r>
      <w:r w:rsidR="00D06A13" w:rsidRPr="0016445F">
        <w:rPr>
          <w:noProof/>
        </w:rPr>
        <w:t>(Lehtomäki et al. 2009; Beyer et al. 2016)</w:t>
      </w:r>
      <w:r w:rsidR="00D06A13" w:rsidRPr="0016445F">
        <w:fldChar w:fldCharType="end"/>
      </w:r>
      <w:r w:rsidR="00D06A13" w:rsidRPr="0016445F">
        <w:t xml:space="preserve"> and</w:t>
      </w:r>
      <w:r w:rsidR="00D06A13" w:rsidRPr="0016445F">
        <w:fldChar w:fldCharType="begin"/>
      </w:r>
      <w:r w:rsidR="00D06A13" w:rsidRPr="0016445F">
        <w:fldChar w:fldCharType="separate"/>
      </w:r>
      <w:r w:rsidR="00D06A13" w:rsidRPr="0016445F">
        <w:rPr>
          <w:noProof/>
        </w:rPr>
        <w:t>(Beyer et al., 2016; Lehtomäki et al., 2009)</w:t>
      </w:r>
      <w:r w:rsidR="00D06A13" w:rsidRPr="0016445F">
        <w:fldChar w:fldCharType="end"/>
      </w:r>
      <w:r w:rsidR="00D06A13" w:rsidRPr="0016445F">
        <w:t xml:space="preserve"> ESs features </w:t>
      </w:r>
      <w:r w:rsidR="00D06A13" w:rsidRPr="0016445F">
        <w:fldChar w:fldCharType="begin" w:fldLock="1"/>
      </w:r>
      <w:r w:rsidR="00D06A13"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D06A13" w:rsidRPr="0016445F">
        <w:fldChar w:fldCharType="separate"/>
      </w:r>
      <w:r w:rsidR="00D06A13" w:rsidRPr="0016445F">
        <w:rPr>
          <w:noProof/>
        </w:rPr>
        <w:t>(Kukkala and Moilanen 2016)</w:t>
      </w:r>
      <w:r w:rsidR="00D06A13" w:rsidRPr="0016445F">
        <w:fldChar w:fldCharType="end"/>
      </w:r>
      <w:r w:rsidR="00D06A13" w:rsidRPr="0016445F">
        <w:fldChar w:fldCharType="begin"/>
      </w:r>
      <w:r w:rsidR="00D06A13" w:rsidRPr="0016445F">
        <w:fldChar w:fldCharType="separate"/>
      </w:r>
      <w:r w:rsidR="00D06A13" w:rsidRPr="0016445F">
        <w:rPr>
          <w:noProof/>
        </w:rPr>
        <w:t>(Kukkala and Moilanen, 2016)</w:t>
      </w:r>
      <w:r w:rsidR="00D06A13" w:rsidRPr="0016445F">
        <w:fldChar w:fldCharType="end"/>
      </w:r>
      <w:r w:rsidR="00D06A13" w:rsidRPr="0016445F">
        <w:t xml:space="preserve">. Cost-effective spatial prioritization often also requires prioritizing between actions, not places </w:t>
      </w:r>
      <w:r w:rsidR="00D06A13" w:rsidRPr="0016445F">
        <w:fldChar w:fldCharType="begin" w:fldLock="1"/>
      </w:r>
      <w:r w:rsidR="00D06A13" w:rsidRPr="0016445F">
        <w:instrText>ADDIN CSL_CITATION { "citationItems" : [ { "id" : "ITEM-1", "itemData" : { "DOI" : "10.1073/pnas.1509189112", "ISSN" : "0027-8424", "author" : [ { "dropping-particle" : "", "family" : "Brown", "given" : "Christopher J", "non-dropping-particle" : "", "parse-names" : false, "suffix" : "" }, { "dropping-particle" : "", "family" : "Bode", "given" : "Michael", "non-dropping-particle" : "", "parse-names" : false, "suffix" : "" }, { "dropping-particle" : "", "family" : "Venter", "given" : "Oscar", "non-dropping-particle" : "", "parse-names" : false, "suffix" : "" }, { "dropping-particle" : "", "family" : "Barnes", "given" : "Megan D", "non-dropping-particle" : "", "parse-names" : false, "suffix" : "" }, { "dropping-particle" : "", "family" : "McGowan", "given" : "Jennifer", "non-dropping-particle" : "", "parse-names" : false, "suffix" : "" }, { "dropping-particle" : "", "family" : "Runge", "given" : "Claire A", "non-dropping-particle" : "", "parse-names" : false, "suffix" : "" }, { "dropping-particle" : "", "family" : "Watson", "given" : "James E M", "non-dropping-particle" : "", "parse-names" : false, "suffix" : "" }, { "dropping-particle" : "", "family" : "Possingham", "given" : "Hugh P", "non-dropping-particle" : "", "parse-names" : false, "suffix" : "" } ], "container-title" : "Proceedings of the National Academy of Sciences", "id" : "ITEM-1", "issue" : "32", "issued" : { "date-parts" : [ [ "2015" ] ] }, "page" : "E4342", "title" : "Effective conservation requires clear objectives and prioritizing actions, not places or species", "type" : "article-journal", "volume" : "112" }, "uris" : [ "http://www.mendeley.com/documents/?uuid=407d7d28-551c-4ed9-bc17-f7a2c7bbffc4" ] } ], "mendeley" : { "formattedCitation" : "(Brown et al. 2015)", "plainTextFormattedCitation" : "(Brown et al. 2015)", "previouslyFormattedCitation" : "(Brown et al. 2015)" }, "properties" : { "noteIndex" : 0 }, "schema" : "https://github.com/citation-style-language/schema/raw/master/csl-citation.json" }</w:instrText>
      </w:r>
      <w:r w:rsidR="00D06A13" w:rsidRPr="0016445F">
        <w:fldChar w:fldCharType="separate"/>
      </w:r>
      <w:r w:rsidR="00D06A13" w:rsidRPr="0016445F">
        <w:rPr>
          <w:noProof/>
        </w:rPr>
        <w:t>(Brown et al. 2015)</w:t>
      </w:r>
      <w:r w:rsidR="00D06A13" w:rsidRPr="0016445F">
        <w:fldChar w:fldCharType="end"/>
      </w:r>
      <w:r w:rsidR="00D06A13" w:rsidRPr="0016445F">
        <w:fldChar w:fldCharType="begin"/>
      </w:r>
      <w:r w:rsidR="00D06A13" w:rsidRPr="0016445F">
        <w:fldChar w:fldCharType="separate"/>
      </w:r>
      <w:r w:rsidR="00D06A13" w:rsidRPr="0016445F">
        <w:rPr>
          <w:noProof/>
        </w:rPr>
        <w:t>(Brown et al., 2015)</w:t>
      </w:r>
      <w:r w:rsidR="00D06A13" w:rsidRPr="0016445F">
        <w:fldChar w:fldCharType="end"/>
      </w:r>
      <w:r w:rsidR="00D06A13" w:rsidRPr="0016445F">
        <w:t xml:space="preserve">. This implies, that prioritization </w:t>
      </w:r>
      <w:r w:rsidR="00D06A13" w:rsidRPr="0016445F">
        <w:lastRenderedPageBreak/>
        <w:t>methods used should be capable of factoring in costs</w:t>
      </w:r>
      <w:r w:rsidR="00554053" w:rsidRPr="0016445F">
        <w:t xml:space="preserve"> (see also Supplementary Material)</w:t>
      </w:r>
      <w:r w:rsidR="00D06A13" w:rsidRPr="0016445F">
        <w:t xml:space="preserve">, condition, and clearly defined objectives and benefits </w:t>
      </w:r>
      <w:r w:rsidR="00D06A13" w:rsidRPr="0016445F">
        <w:fldChar w:fldCharType="begin" w:fldLock="1"/>
      </w:r>
      <w:r w:rsidR="00D06A13" w:rsidRPr="0016445F">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00D06A13" w:rsidRPr="0016445F">
        <w:fldChar w:fldCharType="separate"/>
      </w:r>
      <w:r w:rsidR="00D06A13" w:rsidRPr="0016445F">
        <w:rPr>
          <w:noProof/>
        </w:rPr>
        <w:t>(Evans et al. 2015)</w:t>
      </w:r>
      <w:r w:rsidR="00D06A13" w:rsidRPr="0016445F">
        <w:fldChar w:fldCharType="end"/>
      </w:r>
      <w:r w:rsidR="00D06A13" w:rsidRPr="0016445F">
        <w:fldChar w:fldCharType="begin"/>
      </w:r>
      <w:r w:rsidR="00D06A13" w:rsidRPr="0016445F">
        <w:fldChar w:fldCharType="separate"/>
      </w:r>
      <w:r w:rsidR="00D06A13" w:rsidRPr="0016445F">
        <w:rPr>
          <w:noProof/>
        </w:rPr>
        <w:t>(Evans et al., 2015)</w:t>
      </w:r>
      <w:r w:rsidR="00D06A13" w:rsidRPr="0016445F">
        <w:fldChar w:fldCharType="end"/>
      </w:r>
      <w:r w:rsidR="00D06A13" w:rsidRPr="0016445F">
        <w:t>.</w:t>
      </w:r>
      <w:r w:rsidR="00554053" w:rsidRPr="0016445F">
        <w:t xml:space="preserve"> </w:t>
      </w:r>
      <w:r w:rsidR="00D06A13" w:rsidRPr="0016445F">
        <w:t xml:space="preserve">Equally, for ESs models for capacity, flows and demand potentially need to be incorporated </w:t>
      </w:r>
      <w:r w:rsidR="00D06A13" w:rsidRPr="0016445F">
        <w:fldChar w:fldCharType="begin" w:fldLock="1"/>
      </w:r>
      <w:r w:rsidR="00D06A13"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"ITEM-2",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"mendeley" : { "formattedCitation" : "(Luck et al. 2012; Schr\u00f6ter et al. 2014a)", "plainTextFormattedCitation" : "(Luck et al. 2012; Schr\u00f6ter et al. 2014a)", "previouslyFormattedCitation" : "(Luck et al. 2012; Schr\u00f6ter et al. 2014a)" }, "properties" : { "noteIndex" : 0 }, "schema" : "https://github.com/citation-style-language/schema/raw/master/csl-citation.json" }</w:instrText>
      </w:r>
      <w:r w:rsidR="00D06A13" w:rsidRPr="0016445F">
        <w:fldChar w:fldCharType="separate"/>
      </w:r>
      <w:r w:rsidR="00D06A13" w:rsidRPr="0016445F">
        <w:rPr>
          <w:noProof/>
        </w:rPr>
        <w:t>(Luck et al. 2012; Schröter et al. 2014a)</w:t>
      </w:r>
      <w:r w:rsidR="00D06A13" w:rsidRPr="0016445F">
        <w:fldChar w:fldCharType="end"/>
      </w:r>
      <w:r w:rsidR="00D06A13" w:rsidRPr="0016445F">
        <w:fldChar w:fldCharType="begin"/>
      </w:r>
      <w:r w:rsidR="00D06A13" w:rsidRPr="0016445F">
        <w:fldChar w:fldCharType="separate"/>
      </w:r>
      <w:r w:rsidR="00D06A13" w:rsidRPr="0016445F">
        <w:rPr>
          <w:noProof/>
        </w:rPr>
        <w:t>(Luck et al., 2012; Schröter et al., 2014a)</w:t>
      </w:r>
      <w:r w:rsidR="00D06A13" w:rsidRPr="0016445F">
        <w:fldChar w:fldCharType="end"/>
      </w:r>
      <w:r w:rsidR="00D06A13" w:rsidRPr="0016445F">
        <w:t>. If this is the case, then simple methods s</w:t>
      </w:r>
      <w:r w:rsidR="002C6A77" w:rsidRPr="0016445F">
        <w:t xml:space="preserve">uch as RWR </w:t>
      </w:r>
      <w:r w:rsidR="00EA3F77" w:rsidRPr="0016445F">
        <w:t xml:space="preserve">simply </w:t>
      </w:r>
      <w:r w:rsidR="002C6A77" w:rsidRPr="0016445F">
        <w:t>are not enough</w:t>
      </w:r>
      <w:r w:rsidR="00D06A13" w:rsidRPr="0016445F">
        <w:t>.</w:t>
      </w:r>
      <w:commentRangeEnd w:id="194"/>
      <w:r w:rsidR="00172464">
        <w:rPr>
          <w:rStyle w:val="CommentReference"/>
        </w:rPr>
        <w:commentReference w:id="194"/>
      </w:r>
    </w:p>
    <w:p w14:paraId="1355F8C2" w14:textId="77777777" w:rsidR="00736BE1" w:rsidRDefault="00736BE1" w:rsidP="003F6AB2">
      <w:pPr>
        <w:spacing w:line="480" w:lineRule="auto"/>
        <w:rPr>
          <w:bCs/>
        </w:rPr>
      </w:pPr>
    </w:p>
    <w:p w14:paraId="6434D76F" w14:textId="77777777" w:rsidR="00736BE1" w:rsidRPr="00B64201" w:rsidRDefault="00767BBC" w:rsidP="00525DDE">
      <w:pPr>
        <w:spacing w:line="480" w:lineRule="auto"/>
        <w:rPr>
          <w:bCs/>
          <w:rPrChange w:id="197" w:author="Joona Lehtomäki" w:date="2017-05-28T14:31:00Z">
            <w:rPr>
              <w:bCs/>
              <w:lang w:val="fi-FI"/>
            </w:rPr>
          </w:rPrChange>
        </w:rPr>
      </w:pPr>
      <w:r>
        <w:rPr>
          <w:bCs/>
        </w:rPr>
        <w:t>Operationalizing ESs into spatial planning and decision-support systems is not, however, only a technical issue. It</w:t>
      </w:r>
      <w:r w:rsidRPr="00767BBC">
        <w:rPr>
          <w:bCs/>
        </w:rPr>
        <w:t xml:space="preserve"> </w:t>
      </w:r>
      <w:r>
        <w:rPr>
          <w:bCs/>
        </w:rPr>
        <w:t xml:space="preserve">also </w:t>
      </w:r>
      <w:r w:rsidRPr="00767BBC">
        <w:rPr>
          <w:bCs/>
        </w:rPr>
        <w:t>requires institutional adaptation, case-specific tailoring of methods, and deliberation among practitioners and stakeholders</w:t>
      </w:r>
      <w:r>
        <w:rPr>
          <w:bCs/>
        </w:rPr>
        <w:t xml:space="preserve"> </w:t>
      </w:r>
      <w:r>
        <w:rPr>
          <w:bCs/>
        </w:rPr>
        <w:fldChar w:fldCharType="begin" w:fldLock="1"/>
      </w:r>
      <w:r>
        <w:rPr>
          <w:bCs/>
        </w:rPr>
        <w:instrText>ADDIN CSL_CITATION { "citationItems" : [ { "id" : "ITEM-1", "itemData" : { "DOI" : "10.1080/1523908X.2015.1076721", "ISSN" : "1523-908X", "abstract" : "AbstractThe concept of ecosystem services is entering the agenda of land-use planning and scientists optimistically expect it to inform planners and decision-makers about the benefits that ecosystems provide. While tools and methods have been developed for mapping and valuing ecosystem services, only little attention has been paid to the practical application of the approach or its institutional preconditions and implications. We empirically analysed two urban planning processes for building residential areas in the outskirts of growing population centres in Finland. Our analysis of documents and interviews with planners focused on the benefits provided by ecosystems as well as the associated rights and responsibilities. We found that the concept \u2018ecosystem service\u2019 was not used, yet various benefits were identified. The rights of different stakeholders to ecosystem services were not explicitly identified, but many ecosystem services were perceived as public goods and particularly access to recreation was...", "author" : [ { "dropping-particle" : "", "family" : "Rinne", "given" : "Janne", "non-dropping-particle" : "", "parse-names" : false, "suffix" : "" }, { "dropping-particle" : "", "family" : "Primmer", "given" : "Eeva", "non-dropping-particle" : "", "parse-names" : false, "suffix" : "" } ], "container-title" : "Journal of Environmental Policy &amp; Planning", "id" : "ITEM-1", "issue" : "3", "issued" : { "date-parts" : [ [ "2016" ] ] }, "page" : "286-305", "title" : "A Case Study of Ecosystem Services in Urban Planning in Finland: Benefits, Rights and Responsibilities", "type" : "article-journal", "volume" : "18" }, "uris" : [ "http://www.mendeley.com/documents/?uuid=283538a5-cd51-4f00-9a29-b736b16d18ea" ] } ], "mendeley" : { "formattedCitation" : "(Rinne and Primmer 2016)", "plainTextFormattedCitation" : "(Rinne and Primmer 2016)", "previouslyFormattedCitation" : "(Rinne and Primmer 2016)" }, "properties" : { "noteIndex" : 0 }, "schema" : "https://github.com/citation-style-language/schema/raw/master/csl-citation.json" }</w:instrText>
      </w:r>
      <w:r>
        <w:rPr>
          <w:bCs/>
        </w:rPr>
        <w:fldChar w:fldCharType="separate"/>
      </w:r>
      <w:r w:rsidRPr="00767BBC">
        <w:rPr>
          <w:bCs/>
          <w:noProof/>
        </w:rPr>
        <w:t>(Rinne and Primmer 2016)</w:t>
      </w:r>
      <w:r>
        <w:rPr>
          <w:bCs/>
        </w:rPr>
        <w:fldChar w:fldCharType="end"/>
      </w:r>
      <w:r>
        <w:rPr>
          <w:bCs/>
        </w:rPr>
        <w:t xml:space="preserve">. For any method to be seriously considered as decision-support tool, it must address these aspects and many more </w:t>
      </w:r>
      <w:r>
        <w:rPr>
          <w:bCs/>
        </w:rPr>
        <w:fldChar w:fldCharType="begin" w:fldLock="1"/>
      </w:r>
      <w:r w:rsidR="005A0ED3">
        <w:rPr>
          <w:bCs/>
        </w:rPr>
        <w:instrText>ADDIN CSL_CITATION { "citationItems" : [ { "id" : "ITEM-1",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"ITEM-1", "issued" : { "date-parts" : [ [ "2013" ] ] }, "page" : "27-39", "title" : "A comparative assessment of decision-support tools for ecosystem services quantification and valuation", "type" : "article-journal", "volume" : "5" }, "uris" : [ "http://www.mendeley.com/documents/?uuid=9feeda3a-41e8-460b-badd-2cf20808fbe9" ] }, { "id" : "ITEM-2", "itemData" : { "DOI" : "10.1016/j.agsy.2016.09.009", "ISSN" : "0308521X", "author" : [ { "dropping-particle" : "", "family" : "Rose", "given" : "David C", "non-dropping-particle" : "", "parse-names" : false, "suffix" : "" }, { "dropping-particle" : "", "family" : "Sutherland", "given" : "William J", "non-dropping-particle" : "", "parse-names" : false, "suffix" : "" }, { "dropping-particle" : "", "family" : "Parker", "given" : "Caroline", "non-dropping-particle" : "", "parse-names" : false, "suffix" : "" }, { "dropping-particle" : "", "family" : "Lobley", "given" : "Matt", "non-dropping-particle" : "", "parse-names" : false, "suffix" : "" }, { "dropping-particle" : "", "family" : "Winter", "given" : "Michael", "non-dropping-particle" : "", "parse-names" : false, "suffix" : "" }, { "dropping-particle" : "", "family" : "Morris", "given" : "Carol", "non-dropping-particle" : "", "parse-names" : false, "suffix" : "" }, { "dropping-particle" : "", "family" : "Twining", "given" : "Susan", "non-dropping-particle" : "", "parse-names" : false, "suffix" : "" }, { "dropping-particle" : "", "family" : "Ffoulkes", "given" : "Charles", "non-dropping-particle" : "", "parse-names" : false, "suffix" : "" }, { "dropping-particle" : "", "family" : "Amano", "given" : "Tatsuya", "non-dropping-particle" : "", "parse-names" : false, "suffix" : "" }, { "dropping-particle" : "V", "family" : "Dicks", "given" : "Lynn", "non-dropping-particle" : "", "parse-names" : false, "suffix" : "" } ], "container-title" : "Agricultural Systems", "id" : "ITEM-2", "issued" : { "date-parts" : [ [ "2016" ] ] }, "page" : "165-174", "publisher" : "The Authors", "title" : "Decision support tools for agriculture: Towards effective design and delivery", "type" : "article-journal", "volume" : "149" }, "uris" : [ "http://www.mendeley.com/documents/?uuid=1016dfe1-018e-4fb1-a981-c45ff49bce66" ] }, { "id" : "ITEM-3",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"ITEM-3", "issue" : "11", "issued" : { "date-parts" : [ [ "2010", "11" ] ] }, "page" : "1268-1281", "publisher" : "Elsevier Ltd", "title" : "Modelling with stakeholders", "type" : "article-journal", "volume" : "25" }, "uris" : [ "http://www.mendeley.com/documents/?uuid=81b240c4-8612-4945-912b-802aed2291ab" ] }, { "id" : "ITEM-4",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"ITEM-4", "issued" : { "date-parts" : [ [ "2013", "9" ] ] }, "page" : "128-137", "title" : "Methods and workflow for spatial conservation prioritization using Zonation", "type" : "article-journal", "volume" : "47" }, "uris" : [ "http://www.mendeley.com/documents/?uuid=01e29406-31f8-4313-87e1-9e7484acfd06" ] }, { "id" : "ITEM-5",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w:instrText>
      </w:r>
      <w:r w:rsidR="005A0ED3" w:rsidRPr="00E94F66">
        <w:rPr>
          <w:bCs/>
          <w:lang w:val="nl-NL"/>
        </w:rPr>
        <w:instrTex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"ITEM-5",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"(Voinov and Bousquet 2010; Bagstad et al. 2013; Lehtom\u00e4ki and Moilanen 2013; Rose et al. 2016; van Voorn et al. 2016)", "plainTextFormattedCitation" : "(Voinov and Bousquet 2010; Bagstad et al. 2013; Lehtom\u00e4ki and Moilanen 2013; Rose et al. 2016; van Voorn et al. 2016)", "previouslyFormattedCitation" : "(Voinov and Bousquet 2010; Bagstad et al. 2013; Lehtom\u00e4ki and Moilanen 2013; Rose et al. 2016; van Voorn et al. 2016)" }, "properties" : { "noteIndex" : 0 }, "schema" : "https://github.com/citation-style-language/schema/raw/master/csl-citation.json" }</w:instrText>
      </w:r>
      <w:r>
        <w:rPr>
          <w:bCs/>
        </w:rPr>
        <w:fldChar w:fldCharType="separate"/>
      </w:r>
      <w:r w:rsidR="00F52FC7" w:rsidRPr="00F52FC7">
        <w:rPr>
          <w:bCs/>
          <w:noProof/>
          <w:lang w:val="nl-NL"/>
        </w:rPr>
        <w:t>(Voinov and Bousquet 2010; Bagstad et al. 2013; Lehtomäki and Moilanen 2013; Rose et al. 2016; van Voorn et al. 2016)</w:t>
      </w:r>
      <w:r>
        <w:rPr>
          <w:bCs/>
        </w:rPr>
        <w:fldChar w:fldCharType="end"/>
      </w:r>
      <w:r w:rsidR="005D55B3" w:rsidRPr="00F52FC7">
        <w:rPr>
          <w:bCs/>
          <w:lang w:val="nl-NL"/>
        </w:rPr>
        <w:t xml:space="preserve">. </w:t>
      </w:r>
      <w:r w:rsidR="005A0ED3">
        <w:rPr>
          <w:bCs/>
        </w:rPr>
        <w:t>O</w:t>
      </w:r>
      <w:r w:rsidR="005D55B3">
        <w:rPr>
          <w:bCs/>
        </w:rPr>
        <w:t xml:space="preserve">perational tools </w:t>
      </w:r>
      <w:r w:rsidR="005A0ED3">
        <w:rPr>
          <w:bCs/>
        </w:rPr>
        <w:t xml:space="preserve">must facilitate </w:t>
      </w:r>
      <w:r w:rsidR="005D55B3">
        <w:rPr>
          <w:bCs/>
        </w:rPr>
        <w:t xml:space="preserve">the </w:t>
      </w:r>
      <w:r w:rsidR="00F52FC7">
        <w:rPr>
          <w:bCs/>
        </w:rPr>
        <w:t xml:space="preserve">translation of </w:t>
      </w:r>
      <w:r w:rsidR="005D55B3">
        <w:rPr>
          <w:bCs/>
        </w:rPr>
        <w:t xml:space="preserve">high-level objectives into something that </w:t>
      </w:r>
      <w:r w:rsidR="005A0ED3">
        <w:rPr>
          <w:bCs/>
        </w:rPr>
        <w:t>they</w:t>
      </w:r>
      <w:r w:rsidR="005D55B3">
        <w:rPr>
          <w:bCs/>
        </w:rPr>
        <w:t xml:space="preserve"> can analyze (low-level objectives, see </w:t>
      </w:r>
      <w:r w:rsidR="005D55B3" w:rsidRPr="005D55B3">
        <w:rPr>
          <w:b/>
          <w:bCs/>
        </w:rPr>
        <w:t>Fig. 1</w:t>
      </w:r>
      <w:r w:rsidR="005D55B3">
        <w:rPr>
          <w:bCs/>
        </w:rPr>
        <w:t>)</w:t>
      </w:r>
      <w:r w:rsidR="00F52FC7">
        <w:rPr>
          <w:bCs/>
        </w:rPr>
        <w:t xml:space="preserve"> </w:t>
      </w:r>
      <w:r w:rsidR="005A0ED3">
        <w:rPr>
          <w:bCs/>
        </w:rPr>
        <w:t>either directly</w:t>
      </w:r>
      <w:r w:rsidR="00553D35">
        <w:rPr>
          <w:bCs/>
        </w:rPr>
        <w:t xml:space="preserve">, or </w:t>
      </w:r>
      <w:r w:rsidR="005A0ED3">
        <w:rPr>
          <w:bCs/>
        </w:rPr>
        <w:t>this must be done</w:t>
      </w:r>
      <w:r w:rsidR="00553D35">
        <w:rPr>
          <w:bCs/>
        </w:rPr>
        <w:t xml:space="preserve"> by operators familiar with the tool</w:t>
      </w:r>
      <w:r w:rsidR="00F52FC7">
        <w:rPr>
          <w:bCs/>
        </w:rPr>
        <w:t xml:space="preserve">. </w:t>
      </w:r>
      <w:r w:rsidR="00525DDE">
        <w:rPr>
          <w:bCs/>
        </w:rPr>
        <w:t>B</w:t>
      </w:r>
      <w:r w:rsidR="00A132BC">
        <w:rPr>
          <w:bCs/>
        </w:rPr>
        <w:t xml:space="preserve">oth MCDA </w:t>
      </w:r>
      <w:r w:rsidR="005A0ED3">
        <w:rPr>
          <w:bCs/>
        </w:rPr>
        <w:fldChar w:fldCharType="begin" w:fldLock="1"/>
      </w:r>
      <w:r w:rsidR="00525DDE">
        <w:rPr>
          <w:bCs/>
        </w:rPr>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w:instrText>
      </w:r>
      <w:r w:rsidR="00525DDE" w:rsidRPr="00E94F66">
        <w:rPr>
          <w:bCs/>
          <w:lang w:val="fi-FI"/>
        </w:rPr>
        <w:instrText>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"prefix" : "e.g. ", "uris" : [ "http://www.mendeley.com/documents/?uuid=91434e74-ee53-44ff-a07d-0bac068a25f7" ] } ], "mendeley" : { "formattedCitation" : "(e.g. Saarikoski et al. 2016)", "plainTextFormattedCitation" : "(e.g. Saarikoski et al. 2016)", "previouslyFormattedCitation" : "(e.g. Saarikoski et al. 2016)" }, "properties" : { "noteIndex" : 0 }, "schema" : "https://github.com/citation-style-language/schema/raw/master/csl-citation.json" }</w:instrText>
      </w:r>
      <w:r w:rsidR="005A0ED3">
        <w:rPr>
          <w:bCs/>
        </w:rPr>
        <w:fldChar w:fldCharType="separate"/>
      </w:r>
      <w:r w:rsidR="005A0ED3" w:rsidRPr="00B64201">
        <w:rPr>
          <w:bCs/>
          <w:noProof/>
          <w:rPrChange w:id="198" w:author="Joona Lehtomäki" w:date="2017-05-28T14:31:00Z">
            <w:rPr>
              <w:bCs/>
              <w:noProof/>
              <w:lang w:val="fi-FI"/>
            </w:rPr>
          </w:rPrChange>
        </w:rPr>
        <w:t>(e.g. Saarikoski et al. 2016)</w:t>
      </w:r>
      <w:r w:rsidR="005A0ED3">
        <w:rPr>
          <w:bCs/>
        </w:rPr>
        <w:fldChar w:fldCharType="end"/>
      </w:r>
      <w:r w:rsidR="00525DDE" w:rsidRPr="00B64201">
        <w:rPr>
          <w:bCs/>
          <w:rPrChange w:id="199" w:author="Joona Lehtomäki" w:date="2017-05-28T14:31:00Z">
            <w:rPr>
              <w:bCs/>
              <w:lang w:val="fi-FI"/>
            </w:rPr>
          </w:rPrChange>
        </w:rPr>
        <w:t xml:space="preserve"> </w:t>
      </w:r>
      <w:r w:rsidR="00A132BC" w:rsidRPr="00B64201">
        <w:rPr>
          <w:bCs/>
          <w:rPrChange w:id="200" w:author="Joona Lehtomäki" w:date="2017-05-28T14:31:00Z">
            <w:rPr>
              <w:bCs/>
              <w:lang w:val="fi-FI"/>
            </w:rPr>
          </w:rPrChange>
        </w:rPr>
        <w:t xml:space="preserve">and SCP </w:t>
      </w:r>
      <w:r w:rsidR="00525DDE">
        <w:rPr>
          <w:bCs/>
        </w:rPr>
        <w:fldChar w:fldCharType="begin" w:fldLock="1"/>
      </w:r>
      <w:r w:rsidR="007567B6" w:rsidRPr="00B64201">
        <w:rPr>
          <w:bCs/>
          <w:rPrChange w:id="201" w:author="Joona Lehtomäki" w:date="2017-05-28T14:31:00Z">
            <w:rPr>
              <w:bCs/>
              <w:lang w:val="fi-FI"/>
            </w:rPr>
          </w:rPrChange>
        </w:rPr>
        <w:instrText>ADDIN CSL_CITATION { "citationItems" : [ { "id" : "ITEM-1", "itemData" : { "author" : [ { "dropping-particle" : "", "family" : "Knight", "given" : "Andrew T", "non-dropping-particle" : "", "parse-names" : false, "suffix" : "" }, { "dropping-particle" : "", "family" : "Cowling", "given" : "Richard M", "non-dropping-particle" : "", "parse-names" : false, "suffix" : "" }, { "dropping-particle" : "", "family" : "Possingham", "given" : "Hugh P", "non-dropping-particle" : "", "parse-names" : false, "suffix" : "" }, { "dropping-particle" : "", "family" : "Wilson", "given" : "Kerrie",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"249-259", "publisher" : "Oxford University Press", "publisher-place" : "Oxford", "title" : "From Theory to Practice: Designing and Situating Spatial Prioritization Approaches to Better Implement Conservation Action", "type" : "chapter" }, "uris" : [ "http://www.mendeley.com/documents/?uuid=7e962506-2fec-4b67-8fe4-45fae53b0106" ] } ], "mendeley" : { "formattedCitation" : "(Knight et al. 2009)", "plainTextFormattedCitation" : "(Knight et al. 2009)", "previouslyFormattedCitation" : "(Knight et al. 2009)" }, "properties" : { "noteIndex" : 0 }, "schema" : "https://github.com/citation-style-language/schema/raw/master/csl-citation.json" }</w:instrText>
      </w:r>
      <w:r w:rsidR="00525DDE">
        <w:rPr>
          <w:bCs/>
        </w:rPr>
        <w:fldChar w:fldCharType="separate"/>
      </w:r>
      <w:r w:rsidR="00525DDE" w:rsidRPr="00B64201">
        <w:rPr>
          <w:bCs/>
          <w:noProof/>
          <w:rPrChange w:id="202" w:author="Joona Lehtomäki" w:date="2017-05-28T14:31:00Z">
            <w:rPr>
              <w:bCs/>
              <w:noProof/>
              <w:lang w:val="fi-FI"/>
            </w:rPr>
          </w:rPrChange>
        </w:rPr>
        <w:t>(Knight et al. 2009)</w:t>
      </w:r>
      <w:r w:rsidR="00525DDE">
        <w:rPr>
          <w:bCs/>
        </w:rPr>
        <w:fldChar w:fldCharType="end"/>
      </w:r>
      <w:r w:rsidR="00525DDE" w:rsidRPr="00B64201">
        <w:rPr>
          <w:bCs/>
          <w:rPrChange w:id="203" w:author="Joona Lehtomäki" w:date="2017-05-28T14:31:00Z">
            <w:rPr>
              <w:bCs/>
              <w:lang w:val="fi-FI"/>
            </w:rPr>
          </w:rPrChange>
        </w:rPr>
        <w:t xml:space="preserve"> </w:t>
      </w:r>
      <w:r w:rsidR="00A132BC" w:rsidRPr="00B64201">
        <w:rPr>
          <w:bCs/>
          <w:rPrChange w:id="204" w:author="Joona Lehtomäki" w:date="2017-05-28T14:31:00Z">
            <w:rPr>
              <w:bCs/>
              <w:lang w:val="fi-FI"/>
            </w:rPr>
          </w:rPrChange>
        </w:rPr>
        <w:t xml:space="preserve">frameworks </w:t>
      </w:r>
      <w:r w:rsidR="00525DDE" w:rsidRPr="00B64201">
        <w:rPr>
          <w:bCs/>
          <w:rPrChange w:id="205" w:author="Joona Lehtomäki" w:date="2017-05-28T14:31:00Z">
            <w:rPr>
              <w:bCs/>
              <w:lang w:val="fi-FI"/>
            </w:rPr>
          </w:rPrChange>
        </w:rPr>
        <w:t>include this facilitation process, and in principle,</w:t>
      </w:r>
      <w:r w:rsidR="00736BE1" w:rsidRPr="00B64201">
        <w:rPr>
          <w:bCs/>
          <w:rPrChange w:id="206" w:author="Joona Lehtomäki" w:date="2017-05-28T14:31:00Z">
            <w:rPr>
              <w:bCs/>
              <w:lang w:val="fi-FI"/>
            </w:rPr>
          </w:rPrChange>
        </w:rPr>
        <w:t xml:space="preserve"> all of the methods we have used could be used </w:t>
      </w:r>
      <w:r w:rsidR="00525DDE" w:rsidRPr="00B64201">
        <w:rPr>
          <w:bCs/>
          <w:rPrChange w:id="207" w:author="Joona Lehtomäki" w:date="2017-05-28T14:31:00Z">
            <w:rPr>
              <w:bCs/>
              <w:lang w:val="fi-FI"/>
            </w:rPr>
          </w:rPrChange>
        </w:rPr>
        <w:t>within either framework</w:t>
      </w:r>
      <w:r w:rsidR="00736BE1" w:rsidRPr="00B64201">
        <w:rPr>
          <w:bCs/>
          <w:rPrChange w:id="208" w:author="Joona Lehtomäki" w:date="2017-05-28T14:31:00Z">
            <w:rPr>
              <w:bCs/>
              <w:lang w:val="fi-FI"/>
            </w:rPr>
          </w:rPrChange>
        </w:rPr>
        <w:t>.</w:t>
      </w:r>
    </w:p>
    <w:p w14:paraId="5A399690" w14:textId="77777777" w:rsidR="00927983" w:rsidRPr="00B64201" w:rsidRDefault="00927983" w:rsidP="003F6AB2">
      <w:pPr>
        <w:spacing w:line="480" w:lineRule="auto"/>
        <w:rPr>
          <w:bCs/>
          <w:rPrChange w:id="209" w:author="Joona Lehtomäki" w:date="2017-05-28T14:31:00Z">
            <w:rPr>
              <w:bCs/>
              <w:lang w:val="fi-FI"/>
            </w:rPr>
          </w:rPrChange>
        </w:rPr>
      </w:pPr>
    </w:p>
    <w:p w14:paraId="6E51F8F6" w14:textId="77777777" w:rsidR="00525DDE" w:rsidRDefault="006A7C34" w:rsidP="003F6AB2">
      <w:pPr>
        <w:spacing w:line="480" w:lineRule="auto"/>
      </w:pPr>
      <w:r w:rsidRPr="0016445F">
        <w:t xml:space="preserve">In our opinion, the so called “model-on-the-shelf” </w:t>
      </w:r>
      <w:r w:rsidRPr="0016445F">
        <w:fldChar w:fldCharType="begin" w:fldLock="1"/>
      </w:r>
      <w:r w:rsidRPr="0016445F">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Pr="0016445F">
        <w:fldChar w:fldCharType="separate"/>
      </w:r>
      <w:r w:rsidRPr="0016445F">
        <w:rPr>
          <w:noProof/>
        </w:rPr>
        <w:t>(van Voorn et al. 2016)</w:t>
      </w:r>
      <w:r w:rsidRPr="0016445F">
        <w:fldChar w:fldCharType="end"/>
      </w:r>
      <w:r w:rsidRPr="0016445F">
        <w:t xml:space="preserve"> phenomenon is all too common </w:t>
      </w:r>
      <w:r w:rsidR="00525DDE">
        <w:t xml:space="preserve">in </w:t>
      </w:r>
      <w:r w:rsidRPr="0016445F">
        <w:t>selecting decision-support methods: with sever</w:t>
      </w:r>
      <w:r w:rsidR="00492C39" w:rsidRPr="0016445F">
        <w:t>e</w:t>
      </w:r>
      <w:r w:rsidRPr="0016445F">
        <w:t xml:space="preserve"> time and resource limitations, it is often tempting to re-use existing models and methods without proper consideration of their fundamental applicability to the problem at hand. </w:t>
      </w:r>
      <w:r w:rsidR="00525DDE">
        <w:t>There is also a</w:t>
      </w:r>
      <w:commentRangeStart w:id="210"/>
      <w:r w:rsidR="003F051B" w:rsidRPr="0016445F">
        <w:t xml:space="preserve"> tend</w:t>
      </w:r>
      <w:r w:rsidR="00525DDE">
        <w:t>ency</w:t>
      </w:r>
      <w:r w:rsidR="003F051B" w:rsidRPr="0016445F">
        <w:t xml:space="preserve"> to concentrate</w:t>
      </w:r>
      <w:r w:rsidR="009F7B78" w:rsidRPr="0016445F">
        <w:t xml:space="preserve"> on model </w:t>
      </w:r>
      <w:r w:rsidR="009F7B78" w:rsidRPr="0016445F">
        <w:rPr>
          <w:i/>
        </w:rPr>
        <w:t>outputs</w:t>
      </w:r>
      <w:r w:rsidR="009F7B78" w:rsidRPr="0016445F">
        <w:t xml:space="preserve"> (articles, software, data) rather than </w:t>
      </w:r>
      <w:r w:rsidR="009F7B78" w:rsidRPr="0016445F">
        <w:rPr>
          <w:i/>
        </w:rPr>
        <w:t>outcomes</w:t>
      </w:r>
      <w:r w:rsidR="009F7B78" w:rsidRPr="0016445F">
        <w:t xml:space="preserve"> (</w:t>
      </w:r>
      <w:r w:rsidR="003F051B" w:rsidRPr="0016445F">
        <w:t xml:space="preserve">real-world socio-ecological changes) </w:t>
      </w:r>
      <w:commentRangeEnd w:id="210"/>
      <w:r w:rsidR="0016445F" w:rsidRPr="0016445F">
        <w:rPr>
          <w:rStyle w:val="CommentReference"/>
          <w:sz w:val="22"/>
          <w:szCs w:val="22"/>
        </w:rPr>
        <w:commentReference w:id="210"/>
      </w:r>
      <w:r w:rsidR="003F051B" w:rsidRPr="0016445F">
        <w:fldChar w:fldCharType="begin" w:fldLock="1"/>
      </w:r>
      <w:r w:rsidR="00767BBC">
        <w:instrText>ADDIN CSL_CITATION { "citationItems" : [ { "id" : "ITEM-1", "itemData" : { "DOI" : "10.1016/j.envsoft.2010.03.031", "ISSN" : "1364-8152", "author" : [ { "dropping-particle" : "", "family" : "Matthews", "given" : "K B", "non-dropping-particle" : "", "parse-names" : false, "suffix" : "" }, { "dropping-particle" : "", "family" : "Rivington", "given" : "M", "non-dropping-particle" : "", "parse-names" : false, "suffix" : "" }, { "dropping-particle" : "", "family" : "Blackstock", "given" : "K", "non-dropping-particle" : "", "parse-names" : false, "suffix" : "" }, { "dropping-particle" : "", "family" : "Mccrum", "given" : "G", "non-dropping-particle" : "", "parse-names" : false, "suffix" : "" }, { "dropping-particle" : "", "family" : "Buchan", "given" : "K", "non-dropping-particle" : "", "parse-names" : false, "suffix" : "" }, { "dropping-particle" : "", "family" : "Miller", "given" : "D G", "non-dropping-particle" : "", "parse-names" : false, "suffix" : "" } ], "container-title" : "Environmental Modelling &amp; Software", "id" : "ITEM-1", "issued" : { "date-parts" : [ [ "2010" ] ] }, "page" : "1-11", "title" : "Raising the bar? The challenges of evaluating the outcomes of environmental modelling and software", "type" : "article-journal" }, "uris" : [ "http://www.mendeley.com/documents/?uuid=5835a3ac-a61f-4af9-ad91-21c7dc1a84e9" ] } ], "mendeley" : { "formattedCitation" : "(Matthews et al. 2010)", "plainTextFormattedCitation" : "(Matthews et al. 2010)", "previouslyFormattedCitation" : "(Matthews et al. 2010)" }, "properties" : { "noteIndex" : 0 }, "schema" : "https://github.com/citation-style-language/schema/raw/master/csl-citation.json" }</w:instrText>
      </w:r>
      <w:r w:rsidR="003F051B" w:rsidRPr="0016445F">
        <w:fldChar w:fldCharType="separate"/>
      </w:r>
      <w:r w:rsidR="003F051B" w:rsidRPr="0016445F">
        <w:rPr>
          <w:noProof/>
        </w:rPr>
        <w:t>(Matthews et al. 2010)</w:t>
      </w:r>
      <w:r w:rsidR="003F051B" w:rsidRPr="0016445F">
        <w:fldChar w:fldCharType="end"/>
      </w:r>
      <w:r w:rsidR="00491831" w:rsidRPr="0016445F">
        <w:t xml:space="preserve">. </w:t>
      </w:r>
      <w:r w:rsidR="00525DDE">
        <w:t xml:space="preserve">We believe that the much needed shift in emphasis from outputs to outcomes  is facilitated by careful consideration </w:t>
      </w:r>
      <w:r w:rsidR="007567B6">
        <w:t xml:space="preserve">on which methods are perceived not only credible, but also salient and legitimate </w:t>
      </w:r>
      <w:r w:rsidR="007567B6">
        <w:fldChar w:fldCharType="begin" w:fldLock="1"/>
      </w:r>
      <w:r w:rsidR="00825C36">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7567B6">
        <w:fldChar w:fldCharType="separate"/>
      </w:r>
      <w:r w:rsidR="007567B6" w:rsidRPr="007567B6">
        <w:rPr>
          <w:noProof/>
        </w:rPr>
        <w:t>(van Voorn et al. 2016)</w:t>
      </w:r>
      <w:r w:rsidR="007567B6">
        <w:fldChar w:fldCharType="end"/>
      </w:r>
      <w:r w:rsidR="007567B6">
        <w:t xml:space="preserve"> by a broad community of scientists, decision-makers and stakeholders. Our work is a small, but resolute step to that direction.</w:t>
      </w:r>
    </w:p>
    <w:p w14:paraId="59C8EFB9"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0CA17DE0" w14:textId="77777777" w:rsidR="00787699" w:rsidRDefault="001767D4" w:rsidP="00035C09">
      <w:pPr>
        <w:pStyle w:val="Heading1"/>
        <w:tabs>
          <w:tab w:val="left" w:pos="3329"/>
        </w:tabs>
      </w:pPr>
      <w:commentRangeStart w:id="211"/>
      <w:r>
        <w:lastRenderedPageBreak/>
        <w:t>5. Conclusions</w:t>
      </w:r>
      <w:commentRangeEnd w:id="211"/>
      <w:r w:rsidR="00172464">
        <w:rPr>
          <w:rStyle w:val="CommentReference"/>
          <w:b w:val="0"/>
        </w:rPr>
        <w:commentReference w:id="211"/>
      </w:r>
      <w:r w:rsidR="00035C09">
        <w:tab/>
      </w:r>
    </w:p>
    <w:p w14:paraId="2A66C2E8"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43501187" w14:textId="77777777" w:rsidR="00FD0913" w:rsidRDefault="00FD0913" w:rsidP="003F6AB2">
      <w:pPr>
        <w:pStyle w:val="NormalWeb"/>
        <w:spacing w:before="0" w:after="0" w:line="480" w:lineRule="auto"/>
        <w:textAlignment w:val="baseline"/>
        <w:rPr>
          <w:rFonts w:ascii="Calibri" w:hAnsi="Calibri"/>
          <w:color w:val="000000"/>
          <w:sz w:val="22"/>
          <w:szCs w:val="22"/>
        </w:rPr>
      </w:pPr>
      <w:r>
        <w:rPr>
          <w:rFonts w:ascii="Calibri" w:hAnsi="Calibri"/>
          <w:color w:val="000000"/>
          <w:sz w:val="22"/>
          <w:szCs w:val="22"/>
        </w:rPr>
        <w:t>[TBA]</w:t>
      </w:r>
    </w:p>
    <w:p w14:paraId="71BD3A50" w14:textId="77777777" w:rsidR="00FD0913" w:rsidRPr="002915B7" w:rsidRDefault="00FD0913" w:rsidP="003F6AB2">
      <w:pPr>
        <w:pStyle w:val="NormalWeb"/>
        <w:spacing w:before="0" w:after="0" w:line="480" w:lineRule="auto"/>
        <w:textAlignment w:val="baseline"/>
        <w:rPr>
          <w:rFonts w:ascii="Calibri" w:hAnsi="Calibri"/>
          <w:color w:val="000000"/>
          <w:sz w:val="22"/>
          <w:szCs w:val="22"/>
        </w:rPr>
      </w:pPr>
    </w:p>
    <w:p w14:paraId="0372F9D7" w14:textId="77777777" w:rsidR="00C62B39" w:rsidRPr="002915B7" w:rsidRDefault="00C62B39" w:rsidP="00FD069D">
      <w:pPr>
        <w:pStyle w:val="Heading1"/>
      </w:pPr>
      <w:r w:rsidRPr="002915B7">
        <w:t>A</w:t>
      </w:r>
      <w:r w:rsidR="001A6958" w:rsidRPr="002915B7">
        <w:t>knowledgements</w:t>
      </w:r>
    </w:p>
    <w:p w14:paraId="6CE75A6F"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OPERAs</w:t>
      </w:r>
    </w:p>
    <w:p w14:paraId="02855069"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SURFsara</w:t>
      </w:r>
    </w:p>
    <w:p w14:paraId="4F6A77D4"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Matt Strimas-Mackey for the prioritizr R package</w:t>
      </w:r>
    </w:p>
    <w:p w14:paraId="4283D5E3"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Beyer et al. (2016) for making the ILP implementation available.</w:t>
      </w:r>
    </w:p>
    <w:p w14:paraId="56B13616" w14:textId="77777777" w:rsidR="001D3418" w:rsidRPr="002915B7" w:rsidRDefault="001D3418" w:rsidP="003F6AB2">
      <w:pPr>
        <w:spacing w:line="480" w:lineRule="auto"/>
      </w:pPr>
    </w:p>
    <w:p w14:paraId="6774D4EA" w14:textId="77777777" w:rsidR="00C62B39" w:rsidRPr="002915B7" w:rsidRDefault="001A6958" w:rsidP="00FD069D">
      <w:pPr>
        <w:pStyle w:val="Heading1"/>
      </w:pPr>
      <w:r w:rsidRPr="002915B7">
        <w:t>References</w:t>
      </w:r>
    </w:p>
    <w:p w14:paraId="0818F691" w14:textId="77777777" w:rsidR="00825C36" w:rsidRPr="00825C36" w:rsidRDefault="001A6958" w:rsidP="00825C36">
      <w:pPr>
        <w:widowControl w:val="0"/>
        <w:autoSpaceDE w:val="0"/>
        <w:autoSpaceDN w:val="0"/>
        <w:adjustRightInd w:val="0"/>
        <w:spacing w:line="480" w:lineRule="auto"/>
        <w:ind w:left="480" w:hanging="480"/>
        <w:rPr>
          <w:noProof/>
          <w:szCs w:val="24"/>
        </w:rPr>
      </w:pPr>
      <w:r w:rsidRPr="002915B7">
        <w:rPr>
          <w:b/>
          <w:color w:val="000000"/>
        </w:rPr>
        <w:fldChar w:fldCharType="begin" w:fldLock="1"/>
      </w:r>
      <w:r w:rsidRPr="002915B7">
        <w:rPr>
          <w:b/>
          <w:color w:val="000000"/>
        </w:rPr>
        <w:instrText xml:space="preserve">ADDIN Mendeley Bibliography CSL_BIBLIOGRAPHY </w:instrText>
      </w:r>
      <w:r w:rsidRPr="002915B7">
        <w:rPr>
          <w:b/>
          <w:color w:val="000000"/>
        </w:rPr>
        <w:fldChar w:fldCharType="separate"/>
      </w:r>
      <w:r w:rsidR="00825C36" w:rsidRPr="00825C36">
        <w:rPr>
          <w:noProof/>
          <w:szCs w:val="24"/>
        </w:rPr>
        <w:t>Albuquerque FS, Beier P (2015) Rarity-Weighted Richness: A Simple and Reliable Alternative to Integer Programming and Heuristic Algorithms for Minimum Set and Maximum Coverage Problems in Conservation Planning. PLoS One 10:e0119905. doi: 10.1371/journal.pone.0119905</w:t>
      </w:r>
    </w:p>
    <w:p w14:paraId="40B7DF2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Anderson BJ, Armsworth PR, Eigenbrod F, et al (2009) Spatial covariance between biodiversity and other ecosystem service priorities. J Appl Ecol 46:888–896. doi: 10.1111/j.1365-2664.2009.01666.x</w:t>
      </w:r>
    </w:p>
    <w:p w14:paraId="68F9E4FD"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Arponen A, Heikkinen RK, Thomas CD, Moilanen A (2005) The Value of Biodiversity in Reserve Selection: Representation, Species Weighting, and Benefit Functions. Conserv Biol 19:2009–2014. doi: 10.1111/j.1523-1739.2005.00218.x</w:t>
      </w:r>
    </w:p>
    <w:p w14:paraId="55D2B2B9"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Bagstad KJ, Semmens DJ, Waage S, Winthrop R (2013) A comparative assessment of decision-support tools for ecosystem services quantification and valuation. Ecosyst Serv 5:27–39. doi: 10.1016/j.ecoser.2013.07.004</w:t>
      </w:r>
    </w:p>
    <w:p w14:paraId="0F1F43D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Ball IR, Possingham HP, Watts ME (2009) Marxan and relatives: software for spatial conservation prioritisation. In: Moilanen A, Wilson KA, Possingham HP (eds) Spatial Conservation Prioritization: Quantitative Methods &amp; Computational Tools. Oxford University Press, Oxford, pp 185–195</w:t>
      </w:r>
    </w:p>
    <w:p w14:paraId="3D7B5B4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lastRenderedPageBreak/>
        <w:t>Beyer HL, Dujardin Y, Watts ME, Possingham HP (2016) Solving conservation planning problems with integer linear programming. Ecol Modell 328:14–22.</w:t>
      </w:r>
    </w:p>
    <w:p w14:paraId="4068FB59"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Brown CJ, Bode M, Venter O, et al (2015) Effective conservation requires clear objectives and prioritizing actions, not places or species. Proc Natl Acad Sci 112:E4342. doi: 10.1073/pnas.1509189112</w:t>
      </w:r>
    </w:p>
    <w:p w14:paraId="167F4F4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Casalegno S, Bennie JJ, Inger R, Gaston KJ (2014) Regional scale prioritisation for key ecosystem services, renewable energy production and urban development. PLoS One. doi: 10.1371/journal.pone.0107822</w:t>
      </w:r>
    </w:p>
    <w:p w14:paraId="2D11881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Chan KMA, Hoshizaki L, Klinkenberg B (2011) Ecosystem services in conservation planning: Targeted benefits vs. co-benefits or costs? PLoS One. doi: 10.1371/journal.pone.0024378</w:t>
      </w:r>
    </w:p>
    <w:p w14:paraId="149E119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Chan KMA, Shaw MR, Cameron DR, et al (2006) Conservation Planning for Ecosystem Services. PLoS Biol 4:e379. doi: 10.1371/journal.pbio.0040379</w:t>
      </w:r>
    </w:p>
    <w:p w14:paraId="0F160C7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Cimon-Morin J, Darveau M, Poulin M (2013) Fostering synergies between ecosystem services and biodiversity in conservation planning: A review. Biol Conserv 166:144–154. doi: 10.1016/j.biocon.2013.06.023</w:t>
      </w:r>
    </w:p>
    <w:p w14:paraId="5BE95B6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Cimon-Morin J, Darveau M, Poulin M (2016) Site complementarity between biodiversity and ecosystem services in conservation planning of sparsely-populated regions. Environ Conserv 43:56–68. doi: 10.1017/S0376892915000132</w:t>
      </w:r>
    </w:p>
    <w:p w14:paraId="2263F89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Cordingley JE, Newton AC, Rose RJ, et al (2016) Can landscape-scale approaches to conservation management resolve biodiversity-ecosystem service trade-offs? J Appl Ecol 53:96–105. doi: 10.1111/1365-2664.12545</w:t>
      </w:r>
    </w:p>
    <w:p w14:paraId="7043F2CB"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Demissew S, Carabias J, Dı S, et al (2015) The IPBES Conceptual Framework — connecting nature and people. Curr Opin Environ Sustain 14:1–16. doi: 10.1016/j.cosust.2014.11.002</w:t>
      </w:r>
    </w:p>
    <w:p w14:paraId="79C65C50"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Di Minin E, Soutullo A, Bartesaghi L, et al (2017) Integrating biodiversity , ecosystem services and socio-economic data to identify priority areas and landowners for conservation actions at the national scale. Biol Conserv 206:56–64. doi: 10.1016/j.biocon.2016.11.037</w:t>
      </w:r>
    </w:p>
    <w:p w14:paraId="49D071F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Dobrovolski R, Loyola RD, Gustavo AB, et al (2014) Globalizing Conservation Efforts to Save Species and Enhance Food Production. Bioscience XX:1–7. doi: 10.1093/biosci/biu064</w:t>
      </w:r>
    </w:p>
    <w:p w14:paraId="5CB0987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lastRenderedPageBreak/>
        <w:t>Durán AP, Duffy JP, Gaston KJ (2014) Exclusion of agricultural lands in spatial conservation prioritization strategies: consequences for biodiversity and ecosystem service representation. Proc R Soc B Biol Sci 281:1–9. doi: 10.1190/1.9781560802129.ch1</w:t>
      </w:r>
    </w:p>
    <w:p w14:paraId="7DD5427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Egoh B, Rouget M, Reyers B, et al (2007) Integrating ecosystem services into conservation assessments: A review. Ecol Econ 63:714–721. doi: 10.1016/j.ecolecon.2007.04.007</w:t>
      </w:r>
    </w:p>
    <w:p w14:paraId="79632B56"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Evans MC, Tulloch AIT, Law EA, et al (2015) Clear consideration of costs, condition and conservation benefits yields better planning outcomes. Biol Conserv 191:716–727. doi: 10.1016/j.biocon.2015.08.023</w:t>
      </w:r>
    </w:p>
    <w:p w14:paraId="6C82824B"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Ferrier S, Drielsma M (2010) Synthesis of pattern and process in biodiversity conservation assessment: a flexible whole-landscape modelling framework. Divers Distrib 16:386–402. doi: 10.1111/j.1472-4642.2010.00657.x</w:t>
      </w:r>
    </w:p>
    <w:p w14:paraId="65CD616B"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Ferrier S, Wintle BA (2009) Quantitative approaches to spatial conservation prioritization: matching the solution to the need. In: Moilanen A, Wilson KA, Possingham HP (eds) Spatial conservation prioritization: quantitative methods &amp; computational tools. Oxford University Press, Oxford, p 304</w:t>
      </w:r>
    </w:p>
    <w:p w14:paraId="131F2E8D"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GDAL Development Team (2016) GDAL - Geospatial Data Abstraction Library, version 2.1.0. Open Source Geospatial Foundation</w:t>
      </w:r>
    </w:p>
    <w:p w14:paraId="2E49812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Goldman RL, Tallis H (2009) A critical analysis of ecosystem services as a tool in conservation projects: The possible perils, the promises, and the partnerships. Ann N Y Acad Sci 1162:63–78. doi: 10.1111/j.1749-6632.2009.04151.x</w:t>
      </w:r>
    </w:p>
    <w:p w14:paraId="54EDB71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Grêt-Regamey A, Altwegg J, Sirén EA, et al (2016) Integrating ecosystem services into spatial planning - A spatial decision support tool. Landsc Urban Plan. doi: 10.1016/j.landurbplan.2016.05.003</w:t>
      </w:r>
    </w:p>
    <w:p w14:paraId="3E97124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 xml:space="preserve">Gurobi Optimization Inc. (2016) Gurobi Optimizer Reference Manual. </w:t>
      </w:r>
    </w:p>
    <w:p w14:paraId="44A5FF58"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Hämäläinen RP (2015) Behavioural issues in environmental modelling – The missing perspective. Environ Model Softw 73:244–253. doi: 10.1016/j.envsoft.2015.08.019</w:t>
      </w:r>
    </w:p>
    <w:p w14:paraId="2F41B7F9"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 xml:space="preserve">Kareksela S, Moilanen A, Tuominen S, Kotiaho JS (2013) Use of Inverse Spatial Conservation Prioritization to </w:t>
      </w:r>
      <w:r w:rsidRPr="00825C36">
        <w:rPr>
          <w:noProof/>
          <w:szCs w:val="24"/>
        </w:rPr>
        <w:lastRenderedPageBreak/>
        <w:t>Avoid Biological Diversity Loss Outside Protected Areas. Conserv Biol 27:1294–1303. doi: 10.1111/cobi.12146</w:t>
      </w:r>
    </w:p>
    <w:p w14:paraId="073B9F9B"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Keisler J, Linkov I (2014) Environment models and decisions. Environ Syst Decis 34:369–372. doi: 10.1007/s10669-014-9515-4</w:t>
      </w:r>
    </w:p>
    <w:p w14:paraId="1566B01D"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Knight AT, Cowling RM, Possingham HP, Wilson K (2009) From Theory to Practice: Designing and Situating Spatial Prioritization Approaches to Better Implement Conservation Action. In: Moilanen A, Wilson K, Possingham HP (eds) Spatial Conservation Prioritization: Quantitative Methods &amp; Computational Tools. Oxford University Press, Oxford, pp 249–259</w:t>
      </w:r>
    </w:p>
    <w:p w14:paraId="1F7F01D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 xml:space="preserve">Komossa F, Schulp CJE, van der Zanden EH, et al (2016) Deliverable D3.1: Set of maps and short analysis showing demand, supply and hotspots of public goods in the the EU at 1 km2 and relevant NUTS levels. </w:t>
      </w:r>
    </w:p>
    <w:p w14:paraId="667706A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Koschke L, Fürst C, Frank S, Makeschin F (2012) A multi-criteria approach for an integrated land-cover-based assessment of ecosystem services provision to support landscape planning. Ecol Indic 21:54–66. doi: 10.1016/j.ecolind.2011.12.010</w:t>
      </w:r>
    </w:p>
    <w:p w14:paraId="7F47E5B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Kukkala AS, Arponen A, Maiorano L, et al (2016) Matches and mismatches between national and EU-wide priorities: Examining the Natura 2000 network in vertebrate species conservation. Biol Conserv 198:193–201. doi: 10.1016/j.biocon.2016.04.016</w:t>
      </w:r>
    </w:p>
    <w:p w14:paraId="0443EF7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Kukkala AS, Moilanen A (2016) Ecosystem services and connectivity in spatial conservation prioritization. Landsc Ecol. doi: 10.1007/s10980-016-0446-y</w:t>
      </w:r>
    </w:p>
    <w:p w14:paraId="3D46E11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Kukkala AS, Moilanen A (2012) Core concepts of spatial prioritisation in systematic conservation planning. Biol Rev 88:443–464. doi: 10.1111/brv.12008</w:t>
      </w:r>
    </w:p>
    <w:p w14:paraId="63359A39"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Köster J, Rahmann S (2012) Snakemake-a scalable bioinformatics workflow engine. Bioinformatics 28:2520–2522. doi: 10.1093/bioinformatics/bts480</w:t>
      </w:r>
    </w:p>
    <w:p w14:paraId="1A6A745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Laitila J, Moilanen A (2012) Use of many low-level conservation targets reduces high-level conservation performance. Ecol Modell 247:40–47. doi: 10.1016/j.ecolmodel.2012.08.010</w:t>
      </w:r>
    </w:p>
    <w:p w14:paraId="00FF1710"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lastRenderedPageBreak/>
        <w:t>Langemeyer J, Haase D, Elmqvist T, et al (2016) Bridging the gap between ecosystem service assessments and landuse planning through Multi-Criteria Decision Analysis (MCDA). Environ Sci Policy 62:45–56. doi: 10.1016/j.envsci.2016.02.013</w:t>
      </w:r>
    </w:p>
    <w:p w14:paraId="55247D47"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Langford WT, Gordon A, Bastin L, et al (2011) Raising the bar for systematic conservation planning. Trends Ecol Evol 26:634–640. doi: 10.1016/j.tree.2011.08.001</w:t>
      </w:r>
    </w:p>
    <w:p w14:paraId="73E6FD09"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Larigauderie A, Prieur-Richard A-H, Mace GM, et al (2012) Biodiversity and ecosystem services science for a sustainable planet: the DIVERSITAS vision for 2012–20. Curr Opin Environ Sustain 100:130–134. doi: 10.1016/j.pestbp.2011.02.012.Investigations</w:t>
      </w:r>
    </w:p>
    <w:p w14:paraId="7F862B51"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Lavorel S, Bayer A, Bondeau A, et al (2017) Pathways to bridge the biophysical realism gap in ecosystem services mapping approaches. Ecol Indic 74:241–260. doi: 10.1016/j.ecolind.2016.11.015</w:t>
      </w:r>
    </w:p>
    <w:p w14:paraId="5938B5BD"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Lehtomäki J, Moilanen A (2013) Methods and workflow for spatial conservation prioritization using Zonation. Environ Model Softw 47:128–137. doi: 10.1016/j.envsoft.2013.05.001</w:t>
      </w:r>
    </w:p>
    <w:p w14:paraId="6FA1027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Lehtomäki J, Tomppo E, Kuokkanen P, et al (2009) Applying spatial conservation prioritization software and high-resolution GIS data to a national-scale study in forest conservation. For Ecol Manage 258:2439–2449. doi: 10.1016/j.foreco.2009.08.026</w:t>
      </w:r>
    </w:p>
    <w:p w14:paraId="0EE8F4F7"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Luck GW, Chan KM, Klein CJ (2012) Identifying spatial priorities for protecting ecosystem services. F1000 Res 1–16. doi: 10.3410/f1000research.1-17.v1</w:t>
      </w:r>
    </w:p>
    <w:p w14:paraId="1A0A57E9"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Mace GM, Norris K, Fitter AH (2012) Biodiversity and ecosystem services: A multilayered relationship. Trends Ecol Evol 27:19–25. doi: 10.1016/j.tree.2011.08.006</w:t>
      </w:r>
    </w:p>
    <w:p w14:paraId="19DB579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Maiorano L, Amori G, Capula M, et al (2013) Threats from Climate Change to Terrestrial Vertebrate Hotspots in Europe. PLoS One 8:1–14. doi: 10.1371/journal.pone.0074989</w:t>
      </w:r>
    </w:p>
    <w:p w14:paraId="0EBD174D"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Manhães AP, Mazzochini GG, Oliveira-Filho AT, et al (2016) Spatial associations of ecosystem services and biodiversity as a baseline for systematic conservation planning. Divers Distrib 1–12. doi: 10.1111/ddi.12459</w:t>
      </w:r>
    </w:p>
    <w:p w14:paraId="0733A2B8"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lastRenderedPageBreak/>
        <w:t>Matthews KB, Rivington M, Blackstock K, et al (2010) Raising the bar? The challenges of evaluating the outcomes of environmental modelling and software. Environ Model Softw 1–11. doi: 10.1016/j.envsoft.2010.03.031</w:t>
      </w:r>
    </w:p>
    <w:p w14:paraId="62F613BB"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McShane TO, Hirsch PD, Trung TC, et al (2011) Hard choices: Making trade-offs between biodiversity conservation and human well-being. Biol Conserv 144:966–972. doi: 10.1016/j.biocon.2010.04.038</w:t>
      </w:r>
    </w:p>
    <w:p w14:paraId="155FD131"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Meyer C, Kreft H, Guralnick R, Jetz W (2015) Global priorities for an effective information basis of biodiversity distributions. Nat Commun 6:1–8. doi: 10.1038/ncomms9221</w:t>
      </w:r>
    </w:p>
    <w:p w14:paraId="17E8F9A1"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Millennium Ecosystem Assessment (2005) Millenium Ecosystem Assessment. 2005. Ecosystems and human well-being: General synthesis. Washington D.C.</w:t>
      </w:r>
    </w:p>
    <w:p w14:paraId="5FBD4B2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(2008) Two paths to a suboptimal solution once more about optimality in reserve selection. Biol Conserv 141:1919–1923. doi: 10.1016/j.biocon.2008.04.018</w:t>
      </w:r>
    </w:p>
    <w:p w14:paraId="7BF859A6"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Anderson BJ, Eigenbrod F, et al (2011) Balancing alternative land uses in conservation prioritization. Ecol Appl 21:1419–1426. doi: 10.1890/10-1865.1</w:t>
      </w:r>
    </w:p>
    <w:p w14:paraId="019430A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2D1AB67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Pouzols FM, Meller L, et al (2014) Zonation spatial conservation planning methods and software v. 4, user manual. Helsinki</w:t>
      </w:r>
    </w:p>
    <w:p w14:paraId="74D666C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Moilanen A, Wilson KA, Possingham HP (2009) Spatial conservation prioritization: quantitative methods and computational tools. Oxford University Press, Oxford, UK</w:t>
      </w:r>
    </w:p>
    <w:p w14:paraId="6032593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Mouchet MA, Paracchini ML, Schulp CJE, et al (2017) Bundles of ecosystem (dis)services and multifunctionality across European landscapes. Ecol Indic 73:23–28. doi: 10.1016/j.ecolind.2016.09.026</w:t>
      </w:r>
    </w:p>
    <w:p w14:paraId="0696798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Mustajoki J, Marttunen M (2017) Comparison of multi-criteria decision analytical software for supporting environmental planning processes. Environ Model Softw 93:78–91. doi: 10.1016/j.envsoft.2017.02.026</w:t>
      </w:r>
    </w:p>
    <w:p w14:paraId="55C0763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lastRenderedPageBreak/>
        <w:t>Nin M, Soutullo A, Rodríguez-Gallego L, Di Minin E (2016) Ecosystem services-based land planning for environmental impact avoidance. Ecosyst Serv 17:172–184. doi: doi:10.1016/j.ecoser.2015.12.009</w:t>
      </w:r>
    </w:p>
    <w:p w14:paraId="538353A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Prip C (2017) The Convention on Biological Diversity as a legal framework for safeguarding ecosystem services. Ecosyst Serv 1–6. doi: 10.1016/j.ecoser.2017.02.015</w:t>
      </w:r>
    </w:p>
    <w:p w14:paraId="702DE2D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 xml:space="preserve">Python Development Team (2016) Python Language Reference, version 3.5. </w:t>
      </w:r>
    </w:p>
    <w:p w14:paraId="2B637D5D"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Reyers B, Polasky S, Tallis H, et al (2012) Finding Common Ground for Biodiversity and Ecosystem Services. Bioscience 62:503–507. doi: 10.1525/bio.2012.62.5.12</w:t>
      </w:r>
    </w:p>
    <w:p w14:paraId="22CD21F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Rinne J, Primmer E (2016) A Case Study of Ecosystem Services in Urban Planning in Finland: Benefits, Rights and Responsibilities. J Environ Policy Plan 18:286–305. doi: 10.1080/1523908X.2015.1076721</w:t>
      </w:r>
    </w:p>
    <w:p w14:paraId="329DD282"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Rose DC, Sutherland WJ, Parker C, et al (2016) Decision support tools for agriculture: Towards effective design and delivery. Agric Syst 149:165–174. doi: 10.1016/j.agsy.2016.09.009</w:t>
      </w:r>
    </w:p>
    <w:p w14:paraId="6BA198C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Saarikoski H, Mustajoki J, Barton DN, et al (2016) Multi-Criteria Decision Analysis and Cost-Benefit Analysis: Comparing alternative frameworks for integrated valuation of ecosystem services. Ecosyst Serv 0–1. doi: 10.1016/j.ecoser.2016.10.014</w:t>
      </w:r>
    </w:p>
    <w:p w14:paraId="316EABB6"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Schröter M, Albert C, Marques A, et al (2016) National Ecosystem Assessments in Europe: A Review. Bioscience 66:biw101. doi: 10.1093/biosci/biw101</w:t>
      </w:r>
    </w:p>
    <w:p w14:paraId="7DBE3F8D"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Schröter M, Barton DN, Remme RP, Hein L (2014a) Accounting for capacity and flow of ecosystem services: A conceptual model and a case study for Telemark, Norway. Ecol Indic 36:539–551. doi: 10.1016/j.ecolind.2013.09.018</w:t>
      </w:r>
    </w:p>
    <w:p w14:paraId="06990DA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Schröter M, Rusch GM, Barton DN, et al (2014b) Ecosystem services and opportunity costs shift spatial priorities for conserving forest biodiversity. PLoS One. doi: 10.1371/journal.pone.0112557</w:t>
      </w:r>
    </w:p>
    <w:p w14:paraId="38AD2B8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Schulp CJE, Burkhard B, Maes J, et al (2014) Uncertainties in Ecosystem Service Maps: A Comparison on the European Scale. PLoS One 9:e109643. doi: 10.1371/journal.pone.0109643</w:t>
      </w:r>
    </w:p>
    <w:p w14:paraId="666B1FB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 xml:space="preserve">Silvertown J (2015) Have Ecosystem Services Been Oversold? Trends Ecol Evol xx:1–8. doi: </w:t>
      </w:r>
      <w:r w:rsidRPr="00825C36">
        <w:rPr>
          <w:noProof/>
          <w:szCs w:val="24"/>
        </w:rPr>
        <w:lastRenderedPageBreak/>
        <w:t>10.1016/j.tree.2015.08.007</w:t>
      </w:r>
    </w:p>
    <w:p w14:paraId="36ADD674"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Thomas CD, Anderson BJ, Moilanen A, et al (2012) Reconciling biodiversity and carbon conservation. Ecol Lett 16:39–47. doi: 10.1111/ele.12054</w:t>
      </w:r>
    </w:p>
    <w:p w14:paraId="4608E17A"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Thomson J, Moilanen A, Vesk PA, et al (2009) Where and when to revegetate: a quantitative method for scheduling landscape reconstruction. Ecol Appl 19:817–828. doi: 10.1890/08-0915.1</w:t>
      </w:r>
    </w:p>
    <w:p w14:paraId="5DBEEE2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Thuiller W, Maiorano L, Mazel F, et al (2015) Conserving the functional and phylogenetic trees of life of European tetrapods. Philos Trans R Soc Lond B Biol Sci 370:20140005. doi: 10.1098/rstb.2014.0005</w:t>
      </w:r>
    </w:p>
    <w:p w14:paraId="00C2DFB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van der Walt S, Colber SC, Varoquaux GG, et al (2011) The NumPy array : a structure for efficient numerical computation. Comput Sci Eng 13:1–8. doi: 10.1109/MCSE.2011.37</w:t>
      </w:r>
    </w:p>
    <w:p w14:paraId="4F0CC333"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van Voorn GAK, Verburg RW, Kunseler E-M, et al (2016) A checklist for model credibility, salience, and legitimacy to improve information transfer in environmental policy assessments. Environ Model Softw 83:224–236. doi: 10.1016/j.envsoft.2016.06.003</w:t>
      </w:r>
    </w:p>
    <w:p w14:paraId="37A947F5"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Verburg PH, Dearing JA, Dyke JG, et al (2015) Methods and approaches to modelling the Anthropocene. Glob Environ Chang. doi: 10.1016/j.gloenvcha.2015.08.007</w:t>
      </w:r>
    </w:p>
    <w:p w14:paraId="743A4B6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Verhagen W, Kukkala AS, Moilanen A, et al (2016) Use of demand and spatial flow in prioritizing areas for ecosystem services. Conserv Biol. doi: 10.1111/cobi.12872</w:t>
      </w:r>
    </w:p>
    <w:p w14:paraId="7B6CBB76"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Voinov A, Bousquet F (2010) Modelling with stakeholders. Environ Model Softw 25:1268–1281. doi: 10.1016/j.envsoft.2010.03.007</w:t>
      </w:r>
    </w:p>
    <w:p w14:paraId="15608B7D"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Williams P, Gibbons D, Margules C, et al (1996) A Comparison of Richness Hotspots , Rarity Hotspots , and Complementary Areas for Conserving Diversity of British Birds. Conserv Biol 10:155–174.</w:t>
      </w:r>
    </w:p>
    <w:p w14:paraId="33D40A5C"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Wilson KA, Cabeza M, Klein CJ (2009) Fundamental concepts of spatial conservation prioritization. In: Moilanen AJ, Wilson KA, Possingham HP (eds) Spatial conservation prioritization: quantitative methods &amp; computational tools. Oxford University Press, Oxford, pp 16–27</w:t>
      </w:r>
    </w:p>
    <w:p w14:paraId="689E3DFE"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 xml:space="preserve">Wilson KA, Law EA (2016) How to Avoid Underselling Biodiversity with Ecosystem Services: A Response to </w:t>
      </w:r>
      <w:r w:rsidRPr="00825C36">
        <w:rPr>
          <w:noProof/>
          <w:szCs w:val="24"/>
        </w:rPr>
        <w:lastRenderedPageBreak/>
        <w:t>Silvertown. Trends Ecol Evol xx:2014–2015. doi: 10.1016/j.tree.2016.03.002</w:t>
      </w:r>
    </w:p>
    <w:p w14:paraId="19BD198F" w14:textId="77777777" w:rsidR="00825C36" w:rsidRPr="00825C36" w:rsidRDefault="00825C36" w:rsidP="00825C36">
      <w:pPr>
        <w:widowControl w:val="0"/>
        <w:autoSpaceDE w:val="0"/>
        <w:autoSpaceDN w:val="0"/>
        <w:adjustRightInd w:val="0"/>
        <w:spacing w:line="480" w:lineRule="auto"/>
        <w:ind w:left="480" w:hanging="480"/>
        <w:rPr>
          <w:noProof/>
          <w:szCs w:val="24"/>
        </w:rPr>
      </w:pPr>
      <w:r w:rsidRPr="00825C36">
        <w:rPr>
          <w:noProof/>
          <w:szCs w:val="24"/>
        </w:rPr>
        <w:t>Wilson KA, Underwood EC, Morrison SA, et al (2007) Conserving biodiversity efficiently: what to do, where, and when. PLoS Biol 5:12. doi: 10.1371/journal.pbio.0050223</w:t>
      </w:r>
    </w:p>
    <w:p w14:paraId="068A4617" w14:textId="77777777" w:rsidR="00825C36" w:rsidRPr="00825C36" w:rsidRDefault="00825C36" w:rsidP="00825C36">
      <w:pPr>
        <w:widowControl w:val="0"/>
        <w:autoSpaceDE w:val="0"/>
        <w:autoSpaceDN w:val="0"/>
        <w:adjustRightInd w:val="0"/>
        <w:spacing w:line="480" w:lineRule="auto"/>
        <w:ind w:left="480" w:hanging="480"/>
        <w:rPr>
          <w:noProof/>
        </w:rPr>
      </w:pPr>
      <w:r w:rsidRPr="00825C36">
        <w:rPr>
          <w:noProof/>
          <w:szCs w:val="24"/>
        </w:rPr>
        <w:t>Zucca A, Sharifi AM, Fabbri AG (2008) Application of spatial multi-criteria analysis to site selection for a local park: A case study in the Bergamo Province, Italy. J Environ Manage 88:752–769. doi: 10.1016/j.jenvman.2007.04.026</w:t>
      </w:r>
    </w:p>
    <w:p w14:paraId="01AF8A3F" w14:textId="77777777" w:rsidR="00C62B39" w:rsidRPr="002915B7" w:rsidRDefault="001A6958" w:rsidP="003F6AB2">
      <w:pPr>
        <w:spacing w:line="480" w:lineRule="auto"/>
        <w:rPr>
          <w:b/>
          <w:color w:val="000000"/>
        </w:rPr>
      </w:pPr>
      <w:r w:rsidRPr="002915B7">
        <w:rPr>
          <w:b/>
          <w:color w:val="000000"/>
        </w:rPr>
        <w:fldChar w:fldCharType="end"/>
      </w:r>
    </w:p>
    <w:p w14:paraId="4657349B" w14:textId="77777777" w:rsidR="00C62B39" w:rsidRPr="002915B7" w:rsidRDefault="00C62B39" w:rsidP="00FD069D">
      <w:pPr>
        <w:pStyle w:val="Heading1"/>
      </w:pPr>
      <w:r w:rsidRPr="002915B7">
        <w:t>F</w:t>
      </w:r>
      <w:r w:rsidR="007B5E4A" w:rsidRPr="002915B7">
        <w:t>igure</w:t>
      </w:r>
      <w:r w:rsidRPr="002915B7">
        <w:t xml:space="preserve"> </w:t>
      </w:r>
      <w:r w:rsidR="00A83205" w:rsidRPr="002915B7">
        <w:t>captions</w:t>
      </w:r>
    </w:p>
    <w:p w14:paraId="1A89EE1D" w14:textId="77777777" w:rsidR="00C62B39" w:rsidRPr="002915B7" w:rsidRDefault="00C62B39" w:rsidP="003F6AB2">
      <w:pPr>
        <w:spacing w:line="480" w:lineRule="auto"/>
      </w:pPr>
    </w:p>
    <w:p w14:paraId="388083CF" w14:textId="77777777" w:rsidR="000F232E" w:rsidRPr="002915B7" w:rsidRDefault="000F232E" w:rsidP="003F6AB2">
      <w:pPr>
        <w:tabs>
          <w:tab w:val="left" w:pos="720"/>
          <w:tab w:val="left" w:pos="1440"/>
          <w:tab w:val="left" w:pos="2417"/>
        </w:tabs>
        <w:spacing w:line="480" w:lineRule="auto"/>
      </w:pPr>
      <w:r w:rsidRPr="002915B7">
        <w:rPr>
          <w:b/>
          <w:bCs/>
        </w:rPr>
        <w:t xml:space="preserve">Figure 1. </w:t>
      </w:r>
      <w:r w:rsidR="005E0320" w:rsidRPr="002915B7">
        <w:rPr>
          <w:bCs/>
        </w:rPr>
        <w:t>Spatial prioritization methods in the broader context o</w:t>
      </w:r>
      <w:r w:rsidR="00A2425A" w:rsidRPr="002915B7">
        <w:rPr>
          <w:bCs/>
        </w:rPr>
        <w:t xml:space="preserve">f environmental decision-making. </w:t>
      </w:r>
      <w:r w:rsidR="00936205" w:rsidRPr="002915B7">
        <w:rPr>
          <w:bCs/>
        </w:rPr>
        <w:t xml:space="preserve">In their core, all methods used in this study (RWR, ZON and ILP) construct the priority rank in a very similar way: the priority of any given location is fundamentally defined by a simple rule that more is better than less (richness) and that rarer is better than common (rarity). </w:t>
      </w:r>
      <w:r w:rsidR="00B53B4C" w:rsidRPr="002915B7">
        <w:rPr>
          <w:bCs/>
        </w:rPr>
        <w:t xml:space="preserve">Differences start to emerge in the way the different methods aggregate value over multiple features. </w:t>
      </w:r>
      <w:r w:rsidR="00734932" w:rsidRPr="002915B7">
        <w:rPr>
          <w:bCs/>
        </w:rPr>
        <w:t xml:space="preserve">Methods are also different in how well they can accommodate other relevant factors, such complementarity. Ability to handle such factors also means increased complexity and increased demand for computational and human resources. </w:t>
      </w:r>
      <w:r w:rsidR="00F379F0" w:rsidRPr="002915B7">
        <w:rPr>
          <w:bCs/>
        </w:rPr>
        <w:t>Ultimately, which method (if any) is the most suitable depends on the overall objectives of the prioritization, and can usually be determined only through the process of translating high-level object</w:t>
      </w:r>
      <w:r w:rsidR="00E45B5D" w:rsidRPr="002915B7">
        <w:rPr>
          <w:bCs/>
        </w:rPr>
        <w:t xml:space="preserve">ives into low-level objectives. </w:t>
      </w:r>
    </w:p>
    <w:p w14:paraId="354D7BA9" w14:textId="77777777" w:rsidR="000F232E" w:rsidRPr="002915B7" w:rsidRDefault="000F232E" w:rsidP="003F6AB2">
      <w:pPr>
        <w:spacing w:line="480" w:lineRule="auto"/>
        <w:rPr>
          <w:b/>
          <w:bCs/>
        </w:rPr>
      </w:pPr>
    </w:p>
    <w:p w14:paraId="788DC59A" w14:textId="77777777" w:rsidR="00C62B39" w:rsidRPr="002915B7" w:rsidRDefault="00681492" w:rsidP="003F6AB2">
      <w:pPr>
        <w:spacing w:line="480" w:lineRule="auto"/>
      </w:pPr>
      <w:r w:rsidRPr="002915B7">
        <w:rPr>
          <w:b/>
          <w:bCs/>
        </w:rPr>
        <w:t>Figure 2</w:t>
      </w:r>
      <w:r w:rsidR="00C62B39" w:rsidRPr="002915B7">
        <w:rPr>
          <w:b/>
          <w:bCs/>
        </w:rPr>
        <w:t xml:space="preserve">. </w:t>
      </w:r>
      <w:r w:rsidR="00C62B39" w:rsidRPr="002915B7">
        <w:rPr>
          <w:bCs/>
        </w:rPr>
        <w:t>The 25 European countries included in the study.</w:t>
      </w:r>
    </w:p>
    <w:p w14:paraId="71E2A286" w14:textId="77777777" w:rsidR="00C62B39" w:rsidRPr="002915B7" w:rsidRDefault="00C62B39" w:rsidP="003F6AB2">
      <w:pPr>
        <w:spacing w:line="480" w:lineRule="auto"/>
        <w:rPr>
          <w:bCs/>
        </w:rPr>
      </w:pPr>
    </w:p>
    <w:p w14:paraId="1E81D901" w14:textId="77777777" w:rsidR="00C62B39" w:rsidRPr="002915B7" w:rsidRDefault="00681492" w:rsidP="003F6AB2">
      <w:pPr>
        <w:spacing w:line="480" w:lineRule="auto"/>
      </w:pPr>
      <w:r w:rsidRPr="002915B7">
        <w:rPr>
          <w:b/>
          <w:bCs/>
        </w:rPr>
        <w:t>Figure 3</w:t>
      </w:r>
      <w:r w:rsidR="00C62B39" w:rsidRPr="002915B7">
        <w:rPr>
          <w:b/>
          <w:bCs/>
        </w:rPr>
        <w:t xml:space="preserve">. </w:t>
      </w:r>
      <w:r w:rsidR="00C62B39" w:rsidRPr="002915B7">
        <w:t>Priority rank maps (spatial solutions) for the nine analysis variants in the study. The maps are grouped by method used (RWR, ZON and ILP) in columns, and by data groups (ALL, ES, BD) in rows. The color scale indicates rank priorities from the lowest 20% (in blue) to the highest 2% (in red).</w:t>
      </w:r>
    </w:p>
    <w:p w14:paraId="766ECB9C" w14:textId="77777777" w:rsidR="00C62B39" w:rsidRPr="002915B7" w:rsidRDefault="00C62B39" w:rsidP="003F6AB2">
      <w:pPr>
        <w:spacing w:line="480" w:lineRule="auto"/>
      </w:pPr>
    </w:p>
    <w:p w14:paraId="13860E1F" w14:textId="77777777" w:rsidR="00C62B39" w:rsidRPr="002915B7" w:rsidRDefault="00681492" w:rsidP="003F6AB2">
      <w:pPr>
        <w:spacing w:line="480" w:lineRule="auto"/>
      </w:pPr>
      <w:r w:rsidRPr="002915B7">
        <w:rPr>
          <w:b/>
          <w:bCs/>
        </w:rPr>
        <w:t>Figure 4</w:t>
      </w:r>
      <w:r w:rsidR="00C62B39" w:rsidRPr="002915B7">
        <w:rPr>
          <w:b/>
          <w:bCs/>
        </w:rPr>
        <w:t>.</w:t>
      </w:r>
      <w:r w:rsidR="00C62B39" w:rsidRPr="002915B7">
        <w:t xml:space="preserve"> Mean priority rank and standard deviation of mean priority ranks over all analysis variants in NUTS2-regions.</w:t>
      </w:r>
      <w:r w:rsidR="00D47B3C" w:rsidRPr="002915B7">
        <w:t xml:space="preserve"> </w:t>
      </w:r>
      <w:r w:rsidR="009F2990" w:rsidRPr="002915B7">
        <w:t>Both measures are calculated over 9 differe</w:t>
      </w:r>
      <w:r w:rsidR="00D17400" w:rsidRPr="002915B7">
        <w:t>nt analysis variants (see Fig. 3</w:t>
      </w:r>
      <w:r w:rsidR="009F2990" w:rsidRPr="002915B7">
        <w:t>).</w:t>
      </w:r>
    </w:p>
    <w:p w14:paraId="18D864DA" w14:textId="77777777" w:rsidR="00C62B39" w:rsidRPr="002915B7" w:rsidRDefault="00C62B39" w:rsidP="003F6AB2">
      <w:pPr>
        <w:spacing w:line="480" w:lineRule="auto"/>
      </w:pPr>
    </w:p>
    <w:p w14:paraId="40A1AB67" w14:textId="77777777" w:rsidR="00C62B39" w:rsidRPr="002915B7" w:rsidRDefault="00681492" w:rsidP="003F6AB2">
      <w:pPr>
        <w:spacing w:line="480" w:lineRule="auto"/>
      </w:pPr>
      <w:r w:rsidRPr="002915B7">
        <w:rPr>
          <w:b/>
          <w:bCs/>
        </w:rPr>
        <w:t>Figure 5</w:t>
      </w:r>
      <w:r w:rsidR="00C62B39" w:rsidRPr="002915B7">
        <w:rPr>
          <w:b/>
          <w:bCs/>
        </w:rPr>
        <w:t xml:space="preserve">. </w:t>
      </w:r>
      <w:r w:rsidR="00C62B39" w:rsidRPr="002915B7">
        <w:t>Similarity between all analysis variants as measured by A) Kendall’s Tau rank correlation, B) map comparison statistic, and Jaccard’s coefficient between the best 10% (C) and the worst 10% (D) of all solutions. All statistics are symmetrical between the solutions compared, hence the lower triangular matrix is omitted.</w:t>
      </w:r>
    </w:p>
    <w:p w14:paraId="15396EB4" w14:textId="77777777" w:rsidR="00C62B39" w:rsidRPr="002915B7" w:rsidRDefault="00C62B39" w:rsidP="003F6AB2">
      <w:pPr>
        <w:spacing w:line="480" w:lineRule="auto"/>
      </w:pPr>
    </w:p>
    <w:p w14:paraId="5758B286" w14:textId="77777777" w:rsidR="00C62B39" w:rsidRPr="002915B7" w:rsidRDefault="00C62B39" w:rsidP="003F6AB2">
      <w:pPr>
        <w:spacing w:line="480" w:lineRule="auto"/>
      </w:pPr>
      <w:r w:rsidRPr="002915B7">
        <w:rPr>
          <w:b/>
          <w:bCs/>
        </w:rPr>
        <w:t>Figure 6.</w:t>
      </w:r>
      <w:r w:rsidRPr="002915B7">
        <w:t xml:space="preserve"> </w:t>
      </w:r>
      <w:r w:rsidR="00E7424D" w:rsidRPr="002915B7">
        <w:t xml:space="preserve">The performance of </w:t>
      </w:r>
      <w:r w:rsidR="0049315C" w:rsidRPr="002915B7">
        <w:t>variants RWR_ALL, ZON_ALL and ILP_ALL</w:t>
      </w:r>
      <w:r w:rsidR="00E7424D" w:rsidRPr="002915B7">
        <w:t>.</w:t>
      </w:r>
      <w:r w:rsidR="0049315C" w:rsidRPr="002915B7">
        <w:t xml:space="preserve"> Each prioritization is based on both feature groups (ES and BD), but the results are shown per feature group.</w:t>
      </w:r>
      <w:r w:rsidR="00E7424D" w:rsidRPr="002915B7">
        <w:t xml:space="preserve"> Solid lines show the median value of how much a given fraction of the landscape (x-axis) covers of the feature occurrence levels (y-axis) in a given feature group. The grey shaded area </w:t>
      </w:r>
      <w:r w:rsidR="008F20FD" w:rsidRPr="002915B7">
        <w:t xml:space="preserve">shows the interquartile range and </w:t>
      </w:r>
      <w:r w:rsidR="00E7424D" w:rsidRPr="002915B7">
        <w:t xml:space="preserve">is delineated by upper (75%) and lower (25%) quartiles and hence show the performance distribution of 50% of features within the group. Dashed line indicates the minimum and dot-dashed line the maximum over all features within the group. Panels show feature-group performance </w:t>
      </w:r>
      <w:r w:rsidR="005D1F4C" w:rsidRPr="002915B7">
        <w:t>per spatial prioritization methods used: RWR</w:t>
      </w:r>
      <w:r w:rsidR="00E7424D" w:rsidRPr="002915B7">
        <w:t xml:space="preserve"> (</w:t>
      </w:r>
      <w:r w:rsidR="00E7424D" w:rsidRPr="002915B7">
        <w:rPr>
          <w:b/>
        </w:rPr>
        <w:t>A</w:t>
      </w:r>
      <w:r w:rsidR="00E7424D" w:rsidRPr="002915B7">
        <w:t xml:space="preserve"> and </w:t>
      </w:r>
      <w:r w:rsidR="00E7424D" w:rsidRPr="002915B7">
        <w:rPr>
          <w:b/>
        </w:rPr>
        <w:t>B</w:t>
      </w:r>
      <w:r w:rsidR="00E7424D" w:rsidRPr="002915B7">
        <w:t xml:space="preserve">), </w:t>
      </w:r>
      <w:r w:rsidR="005D1F4C" w:rsidRPr="002915B7">
        <w:t>ZON</w:t>
      </w:r>
      <w:r w:rsidR="00E7424D" w:rsidRPr="002915B7">
        <w:t xml:space="preserve"> (</w:t>
      </w:r>
      <w:r w:rsidR="00E7424D" w:rsidRPr="002915B7">
        <w:rPr>
          <w:b/>
        </w:rPr>
        <w:t>C</w:t>
      </w:r>
      <w:r w:rsidR="00E7424D" w:rsidRPr="002915B7">
        <w:t xml:space="preserve"> and </w:t>
      </w:r>
      <w:r w:rsidR="00E7424D" w:rsidRPr="002915B7">
        <w:rPr>
          <w:b/>
        </w:rPr>
        <w:t>D</w:t>
      </w:r>
      <w:r w:rsidR="00E7424D" w:rsidRPr="002915B7">
        <w:t xml:space="preserve">), and </w:t>
      </w:r>
      <w:r w:rsidR="005D1F4C" w:rsidRPr="002915B7">
        <w:t>ILP</w:t>
      </w:r>
      <w:r w:rsidR="00E7424D" w:rsidRPr="002915B7">
        <w:t xml:space="preserve"> (</w:t>
      </w:r>
      <w:r w:rsidR="00E7424D" w:rsidRPr="002915B7">
        <w:rPr>
          <w:b/>
        </w:rPr>
        <w:t>E</w:t>
      </w:r>
      <w:r w:rsidR="00E7424D" w:rsidRPr="002915B7">
        <w:t xml:space="preserve"> and </w:t>
      </w:r>
      <w:r w:rsidR="00E7424D" w:rsidRPr="002915B7">
        <w:rPr>
          <w:b/>
        </w:rPr>
        <w:t>F</w:t>
      </w:r>
      <w:r w:rsidR="00E7424D" w:rsidRPr="002915B7">
        <w:t>). The vertical dotted line and purple shading indicate the top 10% fraction of the solution.</w:t>
      </w:r>
    </w:p>
    <w:p w14:paraId="00C5B54C" w14:textId="77777777" w:rsidR="00C62B39" w:rsidRPr="002915B7" w:rsidRDefault="00C62B39" w:rsidP="003F6AB2">
      <w:pPr>
        <w:spacing w:line="480" w:lineRule="auto"/>
        <w:rPr>
          <w:color w:val="000000"/>
        </w:rPr>
      </w:pPr>
    </w:p>
    <w:p w14:paraId="3BC8C654" w14:textId="77777777" w:rsidR="0004326B" w:rsidRPr="002915B7" w:rsidRDefault="0004326B" w:rsidP="003F6AB2">
      <w:pPr>
        <w:spacing w:line="480" w:lineRule="auto"/>
        <w:rPr>
          <w:b/>
          <w:color w:val="000000"/>
        </w:rPr>
      </w:pPr>
    </w:p>
    <w:p w14:paraId="206D5451" w14:textId="77777777" w:rsidR="00C62B39" w:rsidRPr="002915B7" w:rsidRDefault="00C62B39" w:rsidP="00FD069D">
      <w:pPr>
        <w:pStyle w:val="Heading1"/>
      </w:pPr>
      <w:r w:rsidRPr="002915B7">
        <w:t>F</w:t>
      </w:r>
      <w:r w:rsidR="007B5E4A" w:rsidRPr="002915B7">
        <w:t>i</w:t>
      </w:r>
      <w:r w:rsidR="00A83205" w:rsidRPr="002915B7">
        <w:t xml:space="preserve">gures </w:t>
      </w:r>
    </w:p>
    <w:p w14:paraId="1D487787" w14:textId="77777777" w:rsidR="00436FBC" w:rsidRPr="002915B7" w:rsidRDefault="00436FBC" w:rsidP="003F6AB2">
      <w:pPr>
        <w:suppressAutoHyphens w:val="0"/>
        <w:spacing w:line="480" w:lineRule="auto"/>
        <w:textAlignment w:val="auto"/>
      </w:pPr>
    </w:p>
    <w:p w14:paraId="001E3031" w14:textId="77777777" w:rsidR="00436FBC" w:rsidRPr="002915B7" w:rsidRDefault="00436FBC" w:rsidP="003F6AB2">
      <w:pPr>
        <w:suppressAutoHyphens w:val="0"/>
        <w:spacing w:line="480" w:lineRule="auto"/>
        <w:jc w:val="center"/>
        <w:textAlignment w:val="auto"/>
      </w:pPr>
      <w:r w:rsidRPr="002915B7">
        <w:t>Figure 1.</w:t>
      </w:r>
    </w:p>
    <w:p w14:paraId="212B797B" w14:textId="77777777" w:rsidR="00436FBC" w:rsidRPr="002915B7" w:rsidRDefault="00436FBC" w:rsidP="003F6AB2">
      <w:pPr>
        <w:suppressAutoHyphens w:val="0"/>
        <w:spacing w:line="480" w:lineRule="auto"/>
        <w:jc w:val="center"/>
        <w:textAlignment w:val="auto"/>
      </w:pPr>
    </w:p>
    <w:p w14:paraId="1BE02793" w14:textId="77777777" w:rsidR="00436FBC" w:rsidRPr="002915B7" w:rsidRDefault="00681492" w:rsidP="003F6AB2">
      <w:pPr>
        <w:suppressAutoHyphens w:val="0"/>
        <w:spacing w:line="480" w:lineRule="auto"/>
        <w:jc w:val="center"/>
        <w:textAlignment w:val="auto"/>
      </w:pPr>
      <w:commentRangeStart w:id="212"/>
      <w:commentRangeStart w:id="213"/>
      <w:r w:rsidRPr="002915B7">
        <w:rPr>
          <w:noProof/>
        </w:rPr>
        <w:lastRenderedPageBreak/>
        <w:drawing>
          <wp:inline distT="0" distB="0" distL="0" distR="0" wp14:anchorId="2876AAF1" wp14:editId="6B88A7C8">
            <wp:extent cx="4436828" cy="4436828"/>
            <wp:effectExtent l="0" t="0" r="1905" b="1905"/>
            <wp:docPr id="7" name="Picture 7" descr="E:\Projects\VU\OPERAs\SP2\priocomp\reports\figures\figure01\01_fig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1\01_figure_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1224" cy="4441224"/>
                    </a:xfrm>
                    <a:prstGeom prst="rect">
                      <a:avLst/>
                    </a:prstGeom>
                    <a:noFill/>
                    <a:ln>
                      <a:noFill/>
                    </a:ln>
                  </pic:spPr>
                </pic:pic>
              </a:graphicData>
            </a:graphic>
          </wp:inline>
        </w:drawing>
      </w:r>
      <w:commentRangeEnd w:id="212"/>
      <w:commentRangeEnd w:id="213"/>
      <w:r w:rsidR="00E87ACB">
        <w:rPr>
          <w:rStyle w:val="CommentReference"/>
        </w:rPr>
        <w:commentReference w:id="212"/>
      </w:r>
      <w:r w:rsidR="001B1D3C">
        <w:rPr>
          <w:rStyle w:val="CommentReference"/>
        </w:rPr>
        <w:commentReference w:id="213"/>
      </w:r>
      <w:r w:rsidR="00436FBC" w:rsidRPr="002915B7">
        <w:br w:type="page"/>
      </w:r>
    </w:p>
    <w:p w14:paraId="015AE3A2" w14:textId="77777777" w:rsidR="00C62B39" w:rsidRPr="002915B7" w:rsidRDefault="00721799" w:rsidP="003F6AB2">
      <w:pPr>
        <w:spacing w:line="480" w:lineRule="auto"/>
        <w:jc w:val="center"/>
      </w:pPr>
      <w:r w:rsidRPr="002915B7">
        <w:lastRenderedPageBreak/>
        <w:t>Figure 2</w:t>
      </w:r>
      <w:r w:rsidR="00C62B39" w:rsidRPr="002915B7">
        <w:t>.</w:t>
      </w:r>
    </w:p>
    <w:p w14:paraId="16DB7E4B" w14:textId="77777777" w:rsidR="00C62B39" w:rsidRPr="002915B7" w:rsidRDefault="00731BB1" w:rsidP="003F6AB2">
      <w:pPr>
        <w:spacing w:line="480" w:lineRule="auto"/>
        <w:jc w:val="center"/>
      </w:pPr>
      <w:r w:rsidRPr="002915B7">
        <w:rPr>
          <w:noProof/>
        </w:rPr>
        <w:drawing>
          <wp:anchor distT="0" distB="0" distL="0" distR="0" simplePos="0" relativeHeight="251654144" behindDoc="0" locked="0" layoutInCell="1" allowOverlap="1" wp14:anchorId="74998163" wp14:editId="4005BC29">
            <wp:simplePos x="0" y="0"/>
            <wp:positionH relativeFrom="column">
              <wp:align>center</wp:align>
            </wp:positionH>
            <wp:positionV relativeFrom="paragraph">
              <wp:posOffset>85090</wp:posOffset>
            </wp:positionV>
            <wp:extent cx="4580890" cy="5344795"/>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0890" cy="534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D88BED0" w14:textId="77777777" w:rsidR="00C62B39" w:rsidRPr="002915B7" w:rsidRDefault="00A25257" w:rsidP="003F6AB2">
      <w:pPr>
        <w:pageBreakBefore/>
        <w:spacing w:line="480" w:lineRule="auto"/>
        <w:jc w:val="center"/>
      </w:pPr>
      <w:r w:rsidRPr="002915B7">
        <w:lastRenderedPageBreak/>
        <w:t>Figure 3</w:t>
      </w:r>
      <w:r w:rsidR="00C62B39" w:rsidRPr="002915B7">
        <w:t>.</w:t>
      </w:r>
    </w:p>
    <w:p w14:paraId="020D266B" w14:textId="77777777" w:rsidR="003A5D8D" w:rsidRPr="002915B7" w:rsidRDefault="00BB3279" w:rsidP="003F6AB2">
      <w:pPr>
        <w:suppressAutoHyphens w:val="0"/>
        <w:spacing w:line="480" w:lineRule="auto"/>
        <w:jc w:val="center"/>
        <w:textAlignment w:val="auto"/>
        <w:rPr>
          <w:noProof/>
        </w:rPr>
      </w:pPr>
      <w:r w:rsidRPr="002915B7">
        <w:rPr>
          <w:noProof/>
        </w:rPr>
        <w:drawing>
          <wp:inline distT="0" distB="0" distL="0" distR="0" wp14:anchorId="37103ADA" wp14:editId="04AE7B64">
            <wp:extent cx="6363023" cy="557562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U\OPERAs\SP2\priocomp\reports\figures\figure02\04_figure_02_nocost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63023" cy="5575625"/>
                    </a:xfrm>
                    <a:prstGeom prst="rect">
                      <a:avLst/>
                    </a:prstGeom>
                    <a:noFill/>
                    <a:ln>
                      <a:noFill/>
                    </a:ln>
                  </pic:spPr>
                </pic:pic>
              </a:graphicData>
            </a:graphic>
          </wp:inline>
        </w:drawing>
      </w:r>
      <w:r w:rsidR="003A5D8D" w:rsidRPr="002915B7">
        <w:rPr>
          <w:noProof/>
        </w:rPr>
        <w:br w:type="page"/>
      </w:r>
    </w:p>
    <w:p w14:paraId="4D878181" w14:textId="77777777" w:rsidR="00C62B39" w:rsidRPr="002915B7" w:rsidRDefault="00A25257" w:rsidP="003F6AB2">
      <w:pPr>
        <w:spacing w:line="480" w:lineRule="auto"/>
        <w:jc w:val="center"/>
      </w:pPr>
      <w:r w:rsidRPr="002915B7">
        <w:lastRenderedPageBreak/>
        <w:cr/>
      </w:r>
      <w:r w:rsidRPr="002915B7">
        <w:tab/>
        <w:t>Figure 4</w:t>
      </w:r>
      <w:r w:rsidR="00C62B39" w:rsidRPr="002915B7">
        <w:t>.</w:t>
      </w:r>
    </w:p>
    <w:p w14:paraId="62801944" w14:textId="77777777" w:rsidR="00C62B39" w:rsidRPr="002915B7" w:rsidRDefault="003A5D8D" w:rsidP="003F6AB2">
      <w:pPr>
        <w:spacing w:line="480" w:lineRule="auto"/>
        <w:jc w:val="center"/>
      </w:pPr>
      <w:r w:rsidRPr="002915B7">
        <w:rPr>
          <w:noProof/>
        </w:rPr>
        <w:drawing>
          <wp:inline distT="0" distB="0" distL="0" distR="0" wp14:anchorId="34C055AA" wp14:editId="51A32649">
            <wp:extent cx="6321425" cy="379285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3\03_figure_03_nocost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21425" cy="3792854"/>
                    </a:xfrm>
                    <a:prstGeom prst="rect">
                      <a:avLst/>
                    </a:prstGeom>
                    <a:noFill/>
                    <a:ln>
                      <a:noFill/>
                    </a:ln>
                  </pic:spPr>
                </pic:pic>
              </a:graphicData>
            </a:graphic>
          </wp:inline>
        </w:drawing>
      </w:r>
    </w:p>
    <w:p w14:paraId="675629A8" w14:textId="77777777" w:rsidR="00C62B39" w:rsidRPr="002915B7" w:rsidRDefault="00A25257" w:rsidP="003F6AB2">
      <w:pPr>
        <w:pageBreakBefore/>
        <w:spacing w:line="480" w:lineRule="auto"/>
        <w:jc w:val="center"/>
      </w:pPr>
      <w:r w:rsidRPr="002915B7">
        <w:lastRenderedPageBreak/>
        <w:t>Figure 5</w:t>
      </w:r>
      <w:r w:rsidR="00C62B39" w:rsidRPr="002915B7">
        <w:t>.</w:t>
      </w:r>
    </w:p>
    <w:p w14:paraId="6F88F7B5" w14:textId="77777777" w:rsidR="00C62B39" w:rsidRPr="002915B7" w:rsidRDefault="00D97BAB" w:rsidP="003F6AB2">
      <w:pPr>
        <w:spacing w:line="480" w:lineRule="auto"/>
        <w:jc w:val="center"/>
      </w:pPr>
      <w:r w:rsidRPr="002915B7">
        <w:rPr>
          <w:noProof/>
        </w:rPr>
        <mc:AlternateContent>
          <mc:Choice Requires="wps">
            <w:drawing>
              <wp:anchor distT="0" distB="0" distL="114300" distR="114300" simplePos="0" relativeHeight="251659264" behindDoc="0" locked="0" layoutInCell="1" allowOverlap="1" wp14:anchorId="7B009BF4" wp14:editId="616BCCE2">
                <wp:simplePos x="0" y="0"/>
                <wp:positionH relativeFrom="column">
                  <wp:posOffset>504411</wp:posOffset>
                </wp:positionH>
                <wp:positionV relativeFrom="paragraph">
                  <wp:posOffset>4272749</wp:posOffset>
                </wp:positionV>
                <wp:extent cx="294198" cy="286247"/>
                <wp:effectExtent l="19050" t="19050" r="10795" b="19050"/>
                <wp:wrapNone/>
                <wp:docPr id="8" name="Rectangle 8"/>
                <wp:cNvGraphicFramePr/>
                <a:graphic xmlns:a="http://schemas.openxmlformats.org/drawingml/2006/main">
                  <a:graphicData uri="http://schemas.microsoft.com/office/word/2010/wordprocessingShape">
                    <wps:wsp>
                      <wps:cNvSpPr/>
                      <wps:spPr>
                        <a:xfrm>
                          <a:off x="0" y="0"/>
                          <a:ext cx="294198" cy="2862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9239D" w14:textId="77777777" w:rsidR="00D17217" w:rsidRDefault="00D17217" w:rsidP="00D97B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09BF4" id="Rectangle 8" o:spid="_x0000_s1026" style="position:absolute;left:0;text-align:left;margin-left:39.7pt;margin-top:336.45pt;width:23.15pt;height:2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" filled="f" strokecolor="red" strokeweight="2.25pt">
                <v:textbox>
                  <w:txbxContent>
                    <w:p w14:paraId="6159239D" w14:textId="77777777" w:rsidR="00D17217" w:rsidRDefault="00D17217" w:rsidP="00D97BAB">
                      <w:pPr>
                        <w:jc w:val="center"/>
                      </w:pPr>
                    </w:p>
                  </w:txbxContent>
                </v:textbox>
              </v:rect>
            </w:pict>
          </mc:Fallback>
        </mc:AlternateContent>
      </w:r>
      <w:commentRangeStart w:id="214"/>
      <w:r w:rsidR="00FD2A17" w:rsidRPr="002915B7">
        <w:rPr>
          <w:noProof/>
        </w:rPr>
        <w:drawing>
          <wp:inline distT="0" distB="0" distL="0" distR="0" wp14:anchorId="7F9FF402" wp14:editId="3660DEDF">
            <wp:extent cx="5915291" cy="6409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U\OPERAs\SP2\priocomp\reports\figures\figure04\05_figure_04_nocosts_combin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840"/>
                    <a:stretch/>
                  </pic:blipFill>
                  <pic:spPr bwMode="auto">
                    <a:xfrm>
                      <a:off x="0" y="0"/>
                      <a:ext cx="5917146" cy="64114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214"/>
      <w:r w:rsidR="006700EF" w:rsidRPr="002915B7">
        <w:rPr>
          <w:rStyle w:val="CommentReference"/>
        </w:rPr>
        <w:commentReference w:id="214"/>
      </w:r>
    </w:p>
    <w:p w14:paraId="7493C73F" w14:textId="77777777" w:rsidR="00C62B39" w:rsidRPr="002915B7" w:rsidRDefault="00C62B39" w:rsidP="003F6AB2">
      <w:pPr>
        <w:spacing w:line="480" w:lineRule="auto"/>
        <w:rPr>
          <w:noProof/>
        </w:rPr>
      </w:pPr>
    </w:p>
    <w:p w14:paraId="644FBCB0" w14:textId="77777777" w:rsidR="00C62B39" w:rsidRPr="002915B7" w:rsidRDefault="00C62B39" w:rsidP="003F6AB2">
      <w:pPr>
        <w:pageBreakBefore/>
        <w:spacing w:line="480" w:lineRule="auto"/>
        <w:jc w:val="center"/>
      </w:pPr>
      <w:r w:rsidRPr="002915B7">
        <w:lastRenderedPageBreak/>
        <w:t>Figure 6.</w:t>
      </w:r>
    </w:p>
    <w:p w14:paraId="62068F11" w14:textId="77777777" w:rsidR="00183815" w:rsidRPr="002915B7" w:rsidRDefault="00183815" w:rsidP="003F6AB2">
      <w:pPr>
        <w:spacing w:line="480" w:lineRule="auto"/>
        <w:jc w:val="center"/>
        <w:rPr>
          <w:noProof/>
        </w:rPr>
      </w:pPr>
    </w:p>
    <w:p w14:paraId="30AB64EE" w14:textId="77777777" w:rsidR="00C62B39" w:rsidRPr="002915B7" w:rsidRDefault="0092618C" w:rsidP="003F6AB2">
      <w:pPr>
        <w:spacing w:line="480" w:lineRule="auto"/>
        <w:jc w:val="center"/>
      </w:pPr>
      <w:commentRangeStart w:id="215"/>
      <w:r w:rsidRPr="002915B7">
        <w:rPr>
          <w:noProof/>
        </w:rPr>
        <w:drawing>
          <wp:inline distT="0" distB="0" distL="0" distR="0" wp14:anchorId="3D52EB73" wp14:editId="311F7DD5">
            <wp:extent cx="4387755" cy="6519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6\03_figure_06_costs_metho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73" t="7839" r="5336" b="3015"/>
                    <a:stretch/>
                  </pic:blipFill>
                  <pic:spPr bwMode="auto">
                    <a:xfrm>
                      <a:off x="0" y="0"/>
                      <a:ext cx="4390752" cy="65242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15"/>
      <w:r w:rsidR="00B9557B" w:rsidRPr="002915B7">
        <w:rPr>
          <w:rStyle w:val="CommentReference"/>
        </w:rPr>
        <w:commentReference w:id="215"/>
      </w:r>
    </w:p>
    <w:p w14:paraId="3A4BCB90" w14:textId="77777777" w:rsidR="009C6FA7" w:rsidRPr="002915B7" w:rsidRDefault="009C6FA7" w:rsidP="003F6AB2">
      <w:pPr>
        <w:spacing w:line="480" w:lineRule="auto"/>
        <w:jc w:val="center"/>
        <w:rPr>
          <w:noProof/>
        </w:rPr>
      </w:pPr>
    </w:p>
    <w:p w14:paraId="08CD29A2" w14:textId="77777777" w:rsidR="007E33DA" w:rsidRPr="002915B7" w:rsidRDefault="00E51042" w:rsidP="003F6AB2">
      <w:pPr>
        <w:suppressAutoHyphens w:val="0"/>
        <w:spacing w:line="480" w:lineRule="auto"/>
        <w:textAlignment w:val="auto"/>
      </w:pPr>
      <w:r w:rsidRPr="002915B7">
        <w:br w:type="page"/>
      </w:r>
    </w:p>
    <w:p w14:paraId="41C2E8EB" w14:textId="77777777" w:rsidR="00E51042" w:rsidRPr="002915B7" w:rsidRDefault="00E51042" w:rsidP="00FD069D">
      <w:pPr>
        <w:pStyle w:val="Heading1"/>
      </w:pPr>
      <w:r w:rsidRPr="002915B7">
        <w:lastRenderedPageBreak/>
        <w:t>Tables</w:t>
      </w:r>
    </w:p>
    <w:p w14:paraId="6D6E5AA2" w14:textId="77777777" w:rsidR="00E51042" w:rsidRPr="002915B7" w:rsidRDefault="00E51042" w:rsidP="003F6AB2">
      <w:pPr>
        <w:pStyle w:val="Caption"/>
        <w:spacing w:line="480" w:lineRule="auto"/>
      </w:pPr>
      <w:r w:rsidRPr="002915B7">
        <w:rPr>
          <w:b/>
          <w:bCs/>
          <w:i w:val="0"/>
          <w:iCs w:val="0"/>
          <w:sz w:val="22"/>
          <w:szCs w:val="22"/>
        </w:rPr>
        <w:t xml:space="preserve">Table </w:t>
      </w:r>
      <w:r w:rsidRPr="002915B7">
        <w:rPr>
          <w:b/>
          <w:bCs/>
          <w:i w:val="0"/>
          <w:iCs w:val="0"/>
          <w:sz w:val="22"/>
          <w:szCs w:val="22"/>
        </w:rPr>
        <w:fldChar w:fldCharType="begin"/>
      </w:r>
      <w:r w:rsidRPr="002915B7">
        <w:rPr>
          <w:b/>
          <w:bCs/>
          <w:i w:val="0"/>
          <w:iCs w:val="0"/>
          <w:sz w:val="22"/>
          <w:szCs w:val="22"/>
        </w:rPr>
        <w:instrText xml:space="preserve"> SEQ "Table" \* ARABIC </w:instrText>
      </w:r>
      <w:r w:rsidRPr="002915B7">
        <w:rPr>
          <w:b/>
          <w:bCs/>
          <w:i w:val="0"/>
          <w:iCs w:val="0"/>
          <w:sz w:val="22"/>
          <w:szCs w:val="22"/>
        </w:rPr>
        <w:fldChar w:fldCharType="separate"/>
      </w:r>
      <w:r w:rsidRPr="002915B7">
        <w:rPr>
          <w:b/>
          <w:bCs/>
          <w:i w:val="0"/>
          <w:iCs w:val="0"/>
          <w:sz w:val="22"/>
          <w:szCs w:val="22"/>
        </w:rPr>
        <w:t>1</w:t>
      </w:r>
      <w:r w:rsidRPr="002915B7">
        <w:rPr>
          <w:b/>
          <w:bCs/>
          <w:i w:val="0"/>
          <w:iCs w:val="0"/>
          <w:sz w:val="22"/>
          <w:szCs w:val="22"/>
        </w:rPr>
        <w:fldChar w:fldCharType="end"/>
      </w:r>
      <w:r w:rsidRPr="002915B7">
        <w:rPr>
          <w:b/>
          <w:bCs/>
          <w:i w:val="0"/>
          <w:iCs w:val="0"/>
          <w:sz w:val="22"/>
          <w:szCs w:val="22"/>
        </w:rPr>
        <w:t>.</w:t>
      </w:r>
      <w:r w:rsidRPr="002915B7">
        <w:rPr>
          <w:i w:val="0"/>
          <w:iCs w:val="0"/>
          <w:sz w:val="22"/>
          <w:szCs w:val="22"/>
        </w:rPr>
        <w:t xml:space="preserve"> Spatially explicit datasets used in the study.</w:t>
      </w:r>
    </w:p>
    <w:p w14:paraId="3D97DBD5" w14:textId="77777777" w:rsidR="00E51042" w:rsidRPr="002915B7" w:rsidRDefault="00E51042" w:rsidP="003F6AB2">
      <w:pPr>
        <w:suppressAutoHyphens w:val="0"/>
        <w:spacing w:line="480" w:lineRule="auto"/>
        <w:textAlignment w:val="auto"/>
      </w:pPr>
      <w:r w:rsidRPr="002915B7">
        <w:rPr>
          <w:rFonts w:eastAsia="Times New Roman" w:cs="Calibri"/>
          <w:b/>
          <w:bCs/>
          <w:sz w:val="20"/>
          <w:szCs w:val="20"/>
          <w:lang w:eastAsia="fi-FI"/>
        </w:rPr>
        <w:t>Dataset</w:t>
      </w:r>
      <w:r w:rsidRPr="002915B7">
        <w:rPr>
          <w:rFonts w:eastAsia="Times New Roman" w:cs="Calibri"/>
          <w:b/>
          <w:bCs/>
          <w:sz w:val="20"/>
          <w:szCs w:val="20"/>
          <w:lang w:eastAsia="fi-FI"/>
        </w:rPr>
        <w:tab/>
      </w:r>
      <w:r w:rsidRPr="002915B7">
        <w:rPr>
          <w:rFonts w:eastAsia="Times New Roman" w:cs="Calibri"/>
          <w:b/>
          <w:bCs/>
          <w:sz w:val="20"/>
          <w:szCs w:val="20"/>
          <w:lang w:eastAsia="fi-FI"/>
        </w:rPr>
        <w:tab/>
        <w:t xml:space="preserve">Group </w:t>
      </w:r>
      <w:r w:rsidRPr="002915B7">
        <w:rPr>
          <w:rFonts w:eastAsia="Times New Roman" w:cs="Calibri"/>
          <w:b/>
          <w:bCs/>
          <w:sz w:val="20"/>
          <w:szCs w:val="20"/>
          <w:lang w:eastAsia="fi-FI"/>
        </w:rPr>
        <w:tab/>
        <w:t>Description</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Unit</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 xml:space="preserve">Temporal </w:t>
      </w:r>
      <w:r w:rsidRPr="002915B7">
        <w:rPr>
          <w:rFonts w:eastAsia="Times New Roman" w:cs="Calibri"/>
          <w:b/>
          <w:bCs/>
          <w:sz w:val="20"/>
          <w:szCs w:val="20"/>
          <w:lang w:eastAsia="fi-FI"/>
        </w:rPr>
        <w:tab/>
        <w:t>Source</w:t>
      </w:r>
      <w:r w:rsidRPr="002915B7">
        <w:rPr>
          <w:rFonts w:eastAsia="Times New Roman" w:cs="Calibri"/>
          <w:b/>
          <w:bCs/>
          <w:sz w:val="20"/>
          <w:szCs w:val="20"/>
          <w:lang w:eastAsia="fi-FI"/>
        </w:rPr>
        <w:br/>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t>coverage</w:t>
      </w:r>
      <w:r w:rsidRPr="002915B7">
        <w:rPr>
          <w:rFonts w:eastAsia="Times New Roman" w:cs="Calibri"/>
          <w:b/>
          <w:bCs/>
          <w:sz w:val="20"/>
          <w:szCs w:val="20"/>
          <w:lang w:eastAsia="fi-FI"/>
        </w:rPr>
        <w:tab/>
      </w:r>
      <w:r w:rsidRPr="002915B7">
        <w:rPr>
          <w:rFonts w:eastAsia="Times New Roman" w:cs="Calibri"/>
          <w:b/>
          <w:bCs/>
          <w:sz w:val="20"/>
          <w:szCs w:val="20"/>
          <w:lang w:eastAsia="fi-FI"/>
        </w:rPr>
        <w:tab/>
      </w:r>
      <w:r w:rsidRPr="002915B7">
        <w:rPr>
          <w:rFonts w:eastAsia="Times New Roman" w:cs="Calibri"/>
          <w:b/>
          <w:bCs/>
          <w:sz w:val="20"/>
          <w:szCs w:val="20"/>
          <w:lang w:eastAsia="fi-FI"/>
        </w:rPr>
        <w:tab/>
      </w:r>
    </w:p>
    <w:p w14:paraId="05D95246" w14:textId="77777777" w:rsidR="00E51042" w:rsidRPr="002915B7" w:rsidRDefault="00E51042" w:rsidP="003F6AB2">
      <w:pPr>
        <w:suppressAutoHyphens w:val="0"/>
        <w:spacing w:line="480" w:lineRule="auto"/>
        <w:textAlignment w:val="auto"/>
      </w:pPr>
      <w:r w:rsidRPr="002915B7">
        <w:rPr>
          <w:rFonts w:eastAsia="Times New Roman" w:cs="Calibri"/>
          <w:b/>
          <w:bCs/>
          <w:sz w:val="20"/>
          <w:szCs w:val="20"/>
          <w:lang w:eastAsia="fi-FI"/>
        </w:rPr>
        <w:t>Ecosystem services</w:t>
      </w:r>
    </w:p>
    <w:p w14:paraId="7D35FD6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Climate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Response of terrestrial carbon </w:t>
      </w:r>
      <w:r w:rsidRPr="002915B7">
        <w:rPr>
          <w:rFonts w:eastAsia="Times New Roman" w:cs="Calibri"/>
          <w:color w:val="000000"/>
          <w:sz w:val="18"/>
          <w:szCs w:val="18"/>
          <w:lang w:eastAsia="fi-FI"/>
        </w:rPr>
        <w:tab/>
        <w:t>Mg / C / ha</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2006</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Schulp et al.</w:t>
      </w:r>
    </w:p>
    <w:p w14:paraId="1B4643B0" w14:textId="77777777" w:rsidR="00E51042" w:rsidRPr="002915B7" w:rsidRDefault="00E51042" w:rsidP="003F6AB2">
      <w:pPr>
        <w:suppressAutoHyphens w:val="0"/>
        <w:spacing w:line="480" w:lineRule="auto"/>
        <w:textAlignment w:val="auto"/>
        <w:rPr>
          <w:rFonts w:eastAsia="Times New Roman" w:cs="Calibri"/>
          <w:sz w:val="18"/>
          <w:szCs w:val="18"/>
          <w:lang w:eastAsia="fi-FI"/>
        </w:rPr>
      </w:pPr>
      <w:r w:rsidRPr="002915B7">
        <w:rPr>
          <w:rFonts w:eastAsia="Times New Roman" w:cs="Calibri"/>
          <w:sz w:val="18"/>
          <w:szCs w:val="18"/>
          <w:lang w:eastAsia="fi-FI"/>
        </w:rPr>
        <w:t>regulation</w:t>
      </w:r>
      <w:r w:rsidRPr="002915B7">
        <w:rPr>
          <w:rFonts w:eastAsia="Times New Roman" w:cs="Calibri"/>
          <w:sz w:val="18"/>
          <w:szCs w:val="18"/>
          <w:lang w:eastAsia="fi-FI"/>
        </w:rPr>
        <w:tab/>
      </w:r>
      <w:r w:rsidRPr="002915B7">
        <w:rPr>
          <w:rFonts w:eastAsia="Times New Roman" w:cs="Calibri"/>
          <w:color w:val="000000"/>
          <w:sz w:val="18"/>
          <w:szCs w:val="18"/>
          <w:lang w:eastAsia="fi-FI"/>
        </w:rPr>
        <w:tab/>
        <w:t xml:space="preserve">balance to land use change scenarios. </w:t>
      </w:r>
      <w:r w:rsidRPr="002915B7">
        <w:rPr>
          <w:rFonts w:eastAsia="Times New Roman" w:cs="Calibri"/>
          <w:sz w:val="18"/>
          <w:szCs w:val="18"/>
          <w:lang w:eastAsia="fi-FI"/>
        </w:rPr>
        <w:t xml:space="preserve"> </w:t>
      </w:r>
      <w:commentRangeStart w:id="216"/>
      <w:r w:rsidRPr="002915B7">
        <w:rPr>
          <w:rFonts w:eastAsia="Times New Roman" w:cs="Calibri"/>
          <w:sz w:val="18"/>
          <w:szCs w:val="18"/>
          <w:lang w:eastAsia="fi-FI"/>
        </w:rPr>
        <w:t>⁠</w:t>
      </w:r>
      <w:commentRangeEnd w:id="216"/>
      <w:r w:rsidR="00E87ACB">
        <w:rPr>
          <w:rStyle w:val="CommentReference"/>
        </w:rPr>
        <w:commentReference w:id="216"/>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fldChar w:fldCharType="begin"/>
      </w:r>
      <w:r w:rsidRPr="002915B7">
        <w:rPr>
          <w:rFonts w:eastAsia="Times New Roman" w:cs="Calibri"/>
          <w:sz w:val="18"/>
          <w:szCs w:val="18"/>
          <w:lang w:eastAsia="fi-FI"/>
        </w:rPr>
        <w:fldChar w:fldCharType="separate"/>
      </w:r>
      <w:r w:rsidRPr="002915B7">
        <w:rPr>
          <w:rFonts w:eastAsia="Times New Roman" w:cs="Calibri"/>
          <w:noProof/>
          <w:sz w:val="18"/>
          <w:szCs w:val="18"/>
          <w:lang w:eastAsia="fi-FI"/>
        </w:rPr>
        <w:t>(2008)</w:t>
      </w:r>
      <w:r w:rsidRPr="002915B7">
        <w:rPr>
          <w:rFonts w:eastAsia="Times New Roman" w:cs="Calibri"/>
          <w:sz w:val="18"/>
          <w:szCs w:val="18"/>
          <w:lang w:eastAsia="fi-FI"/>
        </w:rPr>
        <w:fldChar w:fldCharType="end"/>
      </w:r>
    </w:p>
    <w:p w14:paraId="719F7B7F" w14:textId="77777777" w:rsidR="00E51042" w:rsidRPr="002915B7" w:rsidRDefault="00E51042" w:rsidP="003F6AB2">
      <w:pPr>
        <w:suppressAutoHyphens w:val="0"/>
        <w:spacing w:line="480" w:lineRule="auto"/>
        <w:textAlignment w:val="auto"/>
        <w:rPr>
          <w:rFonts w:eastAsia="Times New Roman" w:cs="Calibri"/>
          <w:sz w:val="18"/>
          <w:szCs w:val="18"/>
          <w:lang w:eastAsia="fi-FI"/>
        </w:rPr>
      </w:pPr>
      <w:r w:rsidRPr="002915B7">
        <w:rPr>
          <w:rFonts w:eastAsia="Times New Roman" w:cs="Calibri"/>
          <w:sz w:val="18"/>
          <w:szCs w:val="18"/>
          <w:lang w:eastAsia="fi-FI"/>
        </w:rPr>
        <w:t xml:space="preserve">Erosion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Protection of land cover against </w:t>
      </w:r>
      <w:r w:rsidRPr="002915B7">
        <w:rPr>
          <w:rFonts w:eastAsia="Times New Roman" w:cs="Calibri"/>
          <w:color w:val="000000"/>
          <w:sz w:val="18"/>
          <w:szCs w:val="18"/>
          <w:lang w:eastAsia="fi-FI"/>
        </w:rPr>
        <w:tab/>
        <w:t>Ton</w:t>
      </w:r>
      <w:del w:id="217" w:author="Verburg, P.H." w:date="2017-05-19T15:53:00Z">
        <w:r w:rsidRPr="002915B7" w:rsidDel="003A7167">
          <w:rPr>
            <w:rFonts w:eastAsia="Times New Roman" w:cs="Calibri"/>
            <w:color w:val="000000"/>
            <w:sz w:val="18"/>
            <w:szCs w:val="18"/>
            <w:lang w:eastAsia="fi-FI"/>
          </w:rPr>
          <w:delText>nes</w:delText>
        </w:r>
      </w:del>
      <w:r w:rsidRPr="002915B7">
        <w:rPr>
          <w:rFonts w:eastAsia="Times New Roman" w:cs="Calibri"/>
          <w:color w:val="000000"/>
          <w:sz w:val="18"/>
          <w:szCs w:val="18"/>
          <w:lang w:eastAsia="fi-FI"/>
        </w:rPr>
        <w:t xml:space="preserve"> / ha </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2000 – 2030</w:t>
      </w:r>
      <w:r w:rsidRPr="002915B7">
        <w:rPr>
          <w:rFonts w:eastAsia="Times New Roman" w:cs="Calibri"/>
          <w:color w:val="000000"/>
          <w:sz w:val="18"/>
          <w:szCs w:val="18"/>
          <w:lang w:eastAsia="fi-FI"/>
        </w:rPr>
        <w:tab/>
        <w:t xml:space="preserve">Pérez-Soba </w:t>
      </w:r>
      <w:r w:rsidRPr="002915B7">
        <w:rPr>
          <w:rFonts w:eastAsia="Times New Roman" w:cs="Calibri"/>
          <w:sz w:val="18"/>
          <w:szCs w:val="18"/>
          <w:lang w:eastAsia="fi-FI"/>
        </w:rPr>
        <w:br/>
        <w:t>prevention</w:t>
      </w:r>
      <w:r w:rsidRPr="002915B7">
        <w:rPr>
          <w:rFonts w:eastAsia="Times New Roman" w:cs="Calibri"/>
          <w:sz w:val="18"/>
          <w:szCs w:val="18"/>
          <w:lang w:eastAsia="fi-FI"/>
        </w:rPr>
        <w:tab/>
      </w:r>
      <w:r w:rsidRPr="002915B7">
        <w:rPr>
          <w:rFonts w:eastAsia="Times New Roman" w:cs="Calibri"/>
          <w:color w:val="000000"/>
          <w:sz w:val="18"/>
          <w:szCs w:val="18"/>
          <w:lang w:eastAsia="fi-FI"/>
        </w:rPr>
        <w:tab/>
        <w:t>erosion in erosion prone areas.</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 xml:space="preserve">et al. </w:t>
      </w:r>
      <w:r w:rsidRPr="002915B7">
        <w:rPr>
          <w:rFonts w:eastAsia="Times New Roman" w:cs="Calibri"/>
          <w:color w:val="000000"/>
          <w:sz w:val="18"/>
          <w:szCs w:val="18"/>
          <w:lang w:eastAsia="fi-FI"/>
        </w:rPr>
        <w:fldChar w:fldCharType="begin"/>
      </w:r>
      <w:r w:rsidRPr="002915B7">
        <w:rPr>
          <w:rFonts w:eastAsia="Times New Roman" w:cs="Calibri"/>
          <w:color w:val="000000"/>
          <w:sz w:val="18"/>
          <w:szCs w:val="18"/>
          <w:lang w:eastAsia="fi-FI"/>
        </w:rPr>
        <w:fldChar w:fldCharType="separate"/>
      </w:r>
      <w:r w:rsidRPr="002915B7">
        <w:rPr>
          <w:rFonts w:eastAsia="Times New Roman" w:cs="Calibri"/>
          <w:noProof/>
          <w:color w:val="000000"/>
          <w:sz w:val="18"/>
          <w:szCs w:val="18"/>
          <w:lang w:eastAsia="fi-FI"/>
        </w:rPr>
        <w:t>(2010)</w:t>
      </w:r>
      <w:r w:rsidRPr="002915B7">
        <w:rPr>
          <w:rFonts w:eastAsia="Times New Roman" w:cs="Calibri"/>
          <w:color w:val="000000"/>
          <w:sz w:val="18"/>
          <w:szCs w:val="18"/>
          <w:lang w:eastAsia="fi-FI"/>
        </w:rPr>
        <w:fldChar w:fldCharType="end"/>
      </w:r>
    </w:p>
    <w:p w14:paraId="0E5198B2"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Flood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r>
      <w:r w:rsidRPr="002915B7">
        <w:rPr>
          <w:rFonts w:eastAsia="Times New Roman" w:cs="Calibri"/>
          <w:color w:val="000000"/>
          <w:sz w:val="18"/>
          <w:szCs w:val="18"/>
          <w:lang w:eastAsia="fi-FI"/>
        </w:rPr>
        <w:t>Water retention capacity.</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Index (relative flood flows)</w:t>
      </w:r>
      <w:r w:rsidRPr="002915B7">
        <w:rPr>
          <w:rFonts w:eastAsia="Times New Roman" w:cs="Calibri"/>
          <w:color w:val="000000"/>
          <w:sz w:val="18"/>
          <w:szCs w:val="18"/>
          <w:lang w:eastAsia="fi-FI"/>
        </w:rPr>
        <w:tab/>
        <w:t>2007 – 2011</w:t>
      </w:r>
      <w:r w:rsidRPr="002915B7">
        <w:rPr>
          <w:rFonts w:eastAsia="Times New Roman" w:cs="Calibri"/>
          <w:color w:val="000000"/>
          <w:sz w:val="18"/>
          <w:szCs w:val="18"/>
          <w:lang w:eastAsia="fi-FI"/>
        </w:rPr>
        <w:tab/>
        <w:t>Stürck et al.</w:t>
      </w:r>
      <w:r w:rsidRPr="002915B7">
        <w:rPr>
          <w:rFonts w:eastAsia="Times New Roman" w:cs="Calibri"/>
          <w:sz w:val="18"/>
          <w:szCs w:val="18"/>
          <w:lang w:eastAsia="fi-FI"/>
        </w:rPr>
        <w:br/>
        <w:t>regulation</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regulation of land use and </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(2014)</w:t>
      </w:r>
    </w:p>
    <w:p w14:paraId="6B5BAB52" w14:textId="77777777" w:rsidR="00E51042" w:rsidRPr="002915B7" w:rsidRDefault="00E51042" w:rsidP="003F6AB2">
      <w:pPr>
        <w:suppressAutoHyphens w:val="0"/>
        <w:spacing w:line="480" w:lineRule="auto"/>
        <w:textAlignment w:val="auto"/>
      </w:pP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 xml:space="preserve">soil on river high flows) </w:t>
      </w:r>
      <w:r w:rsidRPr="002915B7">
        <w:rPr>
          <w:rFonts w:eastAsia="Times New Roman" w:cs="Calibri"/>
          <w:color w:val="000000"/>
          <w:sz w:val="18"/>
          <w:szCs w:val="18"/>
          <w:lang w:eastAsia="fi-FI"/>
        </w:rPr>
        <w:br/>
      </w:r>
      <w:r w:rsidRPr="002915B7">
        <w:rPr>
          <w:rFonts w:eastAsia="Times New Roman" w:cs="Calibri"/>
          <w:color w:val="000000"/>
          <w:sz w:val="18"/>
          <w:szCs w:val="18"/>
          <w:lang w:eastAsia="fi-FI"/>
        </w:rPr>
        <w:tab/>
      </w:r>
      <w:r w:rsidRPr="002915B7">
        <w:rPr>
          <w:rFonts w:eastAsia="Times New Roman" w:cs="Calibri"/>
          <w:sz w:val="18"/>
          <w:szCs w:val="18"/>
          <w:lang w:eastAsia="fi-FI"/>
        </w:rPr>
        <w:tab/>
        <w:t xml:space="preserve"> </w:t>
      </w:r>
    </w:p>
    <w:p w14:paraId="36C84DA5"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 xml:space="preserve">ES </w:t>
      </w:r>
      <w:r w:rsidRPr="002915B7">
        <w:rPr>
          <w:rFonts w:eastAsia="Times New Roman" w:cs="Calibri"/>
          <w:sz w:val="18"/>
          <w:szCs w:val="18"/>
          <w:lang w:eastAsia="fi-FI"/>
        </w:rPr>
        <w:tab/>
        <w:t>A cultural heritage index that is used</w:t>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agricultural </w:t>
      </w:r>
      <w:r w:rsidRPr="002915B7">
        <w:rPr>
          <w:rFonts w:eastAsia="Times New Roman" w:cs="Calibri"/>
          <w:sz w:val="18"/>
          <w:szCs w:val="18"/>
          <w:lang w:eastAsia="fi-FI"/>
        </w:rPr>
        <w:tab/>
      </w:r>
      <w:r w:rsidRPr="002915B7">
        <w:rPr>
          <w:rFonts w:eastAsia="Times New Roman" w:cs="Calibri"/>
          <w:sz w:val="18"/>
          <w:szCs w:val="18"/>
          <w:lang w:eastAsia="fi-FI"/>
        </w:rPr>
        <w:tab/>
        <w:t xml:space="preserve">to show the spatial distribution of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(submitted)</w:t>
      </w:r>
      <w:r w:rsidRPr="002915B7">
        <w:rPr>
          <w:rFonts w:eastAsia="Times New Roman" w:cs="Calibri"/>
          <w:sz w:val="18"/>
          <w:szCs w:val="18"/>
          <w:lang w:eastAsia="fi-FI"/>
        </w:rPr>
        <w:br/>
        <w:t>landscapes</w:t>
      </w:r>
      <w:r w:rsidRPr="002915B7">
        <w:rPr>
          <w:rFonts w:eastAsia="Times New Roman" w:cs="Calibri"/>
          <w:sz w:val="18"/>
          <w:szCs w:val="18"/>
          <w:lang w:eastAsia="fi-FI"/>
        </w:rPr>
        <w:tab/>
      </w:r>
      <w:r w:rsidRPr="002915B7">
        <w:rPr>
          <w:rFonts w:eastAsia="Times New Roman" w:cs="Calibri"/>
          <w:sz w:val="18"/>
          <w:szCs w:val="18"/>
          <w:lang w:eastAsia="fi-FI"/>
        </w:rPr>
        <w:tab/>
        <w:t>the overall cultural heritage index</w:t>
      </w:r>
    </w:p>
    <w:p w14:paraId="3D57794D"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scores in agricultural land. </w:t>
      </w:r>
      <w:r w:rsidRPr="002915B7">
        <w:rPr>
          <w:rFonts w:eastAsia="Times New Roman" w:cs="Calibri"/>
          <w:sz w:val="18"/>
          <w:szCs w:val="18"/>
          <w:lang w:eastAsia="fi-FI"/>
        </w:rPr>
        <w:tab/>
      </w:r>
      <w:r w:rsidRPr="002915B7">
        <w:rPr>
          <w:rFonts w:eastAsia="Times New Roman" w:cs="Calibri"/>
          <w:sz w:val="18"/>
          <w:szCs w:val="18"/>
          <w:lang w:eastAsia="fi-FI"/>
        </w:rPr>
        <w:br/>
      </w:r>
    </w:p>
    <w:p w14:paraId="5FD547F4"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 xml:space="preserve">ES </w:t>
      </w:r>
      <w:r w:rsidRPr="002915B7">
        <w:rPr>
          <w:rFonts w:eastAsia="Times New Roman" w:cs="Calibri"/>
          <w:sz w:val="18"/>
          <w:szCs w:val="18"/>
          <w:lang w:eastAsia="fi-FI"/>
        </w:rPr>
        <w:tab/>
        <w:t>A cultural heritage index that is used</w:t>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to show the spatial distribution of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(submitted)</w:t>
      </w:r>
      <w:r w:rsidRPr="002915B7">
        <w:rPr>
          <w:rFonts w:eastAsia="Times New Roman" w:cs="Calibri"/>
          <w:sz w:val="18"/>
          <w:szCs w:val="18"/>
          <w:lang w:eastAsia="fi-FI"/>
        </w:rPr>
        <w:br/>
        <w:t>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the overall cultural heritage index</w:t>
      </w:r>
    </w:p>
    <w:p w14:paraId="14363256"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scores in forests. </w:t>
      </w:r>
      <w:r w:rsidRPr="002915B7">
        <w:rPr>
          <w:rFonts w:eastAsia="Times New Roman" w:cs="Calibri"/>
          <w:sz w:val="18"/>
          <w:szCs w:val="18"/>
          <w:lang w:eastAsia="fi-FI"/>
        </w:rPr>
        <w:tab/>
      </w:r>
      <w:r w:rsidRPr="002915B7">
        <w:rPr>
          <w:rFonts w:eastAsia="Times New Roman" w:cs="Calibri"/>
          <w:sz w:val="18"/>
          <w:szCs w:val="18"/>
          <w:lang w:eastAsia="fi-FI"/>
        </w:rPr>
        <w:br/>
      </w:r>
    </w:p>
    <w:p w14:paraId="7E35C6C9"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Pollination flows</w:t>
      </w:r>
      <w:r w:rsidRPr="002915B7">
        <w:rPr>
          <w:rFonts w:eastAsia="Times New Roman" w:cs="Calibri"/>
          <w:sz w:val="18"/>
          <w:szCs w:val="18"/>
          <w:lang w:eastAsia="fi-FI"/>
        </w:rPr>
        <w:tab/>
        <w:t>ES</w:t>
      </w:r>
      <w:r w:rsidRPr="002915B7">
        <w:rPr>
          <w:rFonts w:eastAsia="Times New Roman" w:cs="Calibri"/>
          <w:sz w:val="18"/>
          <w:szCs w:val="18"/>
          <w:lang w:eastAsia="fi-FI"/>
        </w:rPr>
        <w:tab/>
        <w:t xml:space="preserve">Unmanaged pollinators that live in </w:t>
      </w:r>
      <w:r w:rsidRPr="002915B7">
        <w:rPr>
          <w:rFonts w:eastAsia="Times New Roman" w:cs="Calibri"/>
          <w:sz w:val="18"/>
          <w:szCs w:val="18"/>
          <w:lang w:eastAsia="fi-FI"/>
        </w:rPr>
        <w:tab/>
        <w:t xml:space="preserve">Index (the ratio between </w:t>
      </w:r>
      <w:r w:rsidRPr="002915B7">
        <w:rPr>
          <w:rFonts w:eastAsia="Times New Roman" w:cs="Calibri"/>
          <w:sz w:val="18"/>
          <w:szCs w:val="18"/>
          <w:lang w:eastAsia="fi-FI"/>
        </w:rPr>
        <w:tab/>
        <w:t>2000</w:t>
      </w:r>
      <w:r w:rsidRPr="002915B7">
        <w:rPr>
          <w:rFonts w:eastAsia="Times New Roman" w:cs="Calibri"/>
          <w:sz w:val="18"/>
          <w:szCs w:val="18"/>
          <w:lang w:eastAsia="fi-FI"/>
        </w:rPr>
        <w:tab/>
      </w:r>
      <w:r w:rsidRPr="002915B7">
        <w:rPr>
          <w:rFonts w:eastAsia="Times New Roman" w:cs="Calibri"/>
          <w:sz w:val="18"/>
          <w:szCs w:val="18"/>
          <w:lang w:eastAsia="fi-FI"/>
        </w:rPr>
        <w:tab/>
        <w:t xml:space="preserve">Serna-Chavez  </w:t>
      </w:r>
    </w:p>
    <w:p w14:paraId="7017FA0A"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suitable natural and semi-natural </w:t>
      </w:r>
      <w:r w:rsidRPr="002915B7">
        <w:rPr>
          <w:rFonts w:eastAsia="Times New Roman" w:cs="Calibri"/>
          <w:sz w:val="18"/>
          <w:szCs w:val="18"/>
          <w:lang w:eastAsia="fi-FI"/>
        </w:rPr>
        <w:tab/>
        <w:t xml:space="preserve">the proportion of benefiting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et al. (2014)</w:t>
      </w:r>
    </w:p>
    <w:p w14:paraId="62E0368F"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lastRenderedPageBreak/>
        <w:tab/>
      </w:r>
      <w:r w:rsidRPr="002915B7">
        <w:rPr>
          <w:rFonts w:eastAsia="Times New Roman" w:cs="Calibri"/>
          <w:sz w:val="18"/>
          <w:szCs w:val="18"/>
          <w:lang w:eastAsia="fi-FI"/>
        </w:rPr>
        <w:tab/>
      </w:r>
      <w:r w:rsidRPr="002915B7">
        <w:rPr>
          <w:rFonts w:eastAsia="Times New Roman" w:cs="Calibri"/>
          <w:sz w:val="18"/>
          <w:szCs w:val="18"/>
          <w:lang w:eastAsia="fi-FI"/>
        </w:rPr>
        <w:tab/>
        <w:t xml:space="preserve">habitats provide pollination services </w:t>
      </w:r>
      <w:r w:rsidRPr="002915B7">
        <w:rPr>
          <w:rFonts w:eastAsia="Times New Roman" w:cs="Calibri"/>
          <w:sz w:val="18"/>
          <w:szCs w:val="18"/>
          <w:lang w:eastAsia="fi-FI"/>
        </w:rPr>
        <w:tab/>
        <w:t xml:space="preserve">areas located within the flow </w:t>
      </w:r>
      <w:r w:rsidRPr="002915B7">
        <w:rPr>
          <w:rFonts w:eastAsia="Times New Roman" w:cs="Calibri"/>
          <w:sz w:val="18"/>
          <w:szCs w:val="18"/>
          <w:lang w:eastAsia="fi-FI"/>
        </w:rPr>
        <w:br/>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especially to near croplands.</w:t>
      </w:r>
      <w:r w:rsidRPr="002915B7">
        <w:rPr>
          <w:rFonts w:eastAsia="Times New Roman" w:cs="Calibri"/>
          <w:sz w:val="18"/>
          <w:szCs w:val="18"/>
          <w:lang w:eastAsia="fi-FI"/>
        </w:rPr>
        <w:tab/>
      </w:r>
      <w:r w:rsidRPr="002915B7">
        <w:rPr>
          <w:rFonts w:eastAsia="Times New Roman" w:cs="Calibri"/>
          <w:sz w:val="18"/>
          <w:szCs w:val="18"/>
          <w:lang w:eastAsia="fi-FI"/>
        </w:rPr>
        <w:tab/>
        <w:t xml:space="preserve">area and the total benefiting </w:t>
      </w:r>
    </w:p>
    <w:p w14:paraId="4E99FF9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areas)</w:t>
      </w:r>
      <w:r w:rsidRPr="002915B7">
        <w:rPr>
          <w:rFonts w:eastAsia="Times New Roman" w:cs="Calibri"/>
          <w:sz w:val="18"/>
          <w:szCs w:val="18"/>
          <w:lang w:eastAsia="fi-FI"/>
        </w:rPr>
        <w:br/>
      </w:r>
    </w:p>
    <w:p w14:paraId="04EE1B92"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Tourism</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t>Supply of assets for tourism</w:t>
      </w:r>
      <w:r w:rsidRPr="002915B7">
        <w:rPr>
          <w:rFonts w:eastAsia="Times New Roman" w:cs="Calibri"/>
          <w:sz w:val="18"/>
          <w:szCs w:val="18"/>
          <w:lang w:eastAsia="fi-FI"/>
        </w:rPr>
        <w:tab/>
      </w:r>
      <w:r w:rsidRPr="002915B7">
        <w:rPr>
          <w:rFonts w:eastAsia="Times New Roman" w:cs="Calibri"/>
          <w:sz w:val="18"/>
          <w:szCs w:val="18"/>
          <w:lang w:eastAsia="fi-FI"/>
        </w:rPr>
        <w:tab/>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1999-2009</w:t>
      </w:r>
      <w:r w:rsidRPr="002915B7">
        <w:rPr>
          <w:rFonts w:eastAsia="Times New Roman" w:cs="Calibri"/>
          <w:sz w:val="18"/>
          <w:szCs w:val="18"/>
          <w:lang w:eastAsia="fi-FI"/>
        </w:rPr>
        <w:tab/>
        <w:t xml:space="preserve">Van Berkel et al. </w:t>
      </w:r>
    </w:p>
    <w:p w14:paraId="3DA464DD"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supported by ecosystems.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(2011)</w:t>
      </w:r>
      <w:r w:rsidRPr="002915B7">
        <w:rPr>
          <w:rFonts w:eastAsia="Times New Roman" w:cs="Calibri"/>
          <w:sz w:val="18"/>
          <w:szCs w:val="18"/>
          <w:lang w:eastAsia="fi-FI"/>
        </w:rPr>
        <w:br/>
      </w:r>
    </w:p>
    <w:p w14:paraId="66BE4E4C"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Wild food </w:t>
      </w:r>
      <w:r w:rsidRPr="002915B7">
        <w:rPr>
          <w:rFonts w:eastAsia="Times New Roman" w:cs="Calibri"/>
          <w:sz w:val="18"/>
          <w:szCs w:val="18"/>
          <w:lang w:eastAsia="fi-FI"/>
        </w:rPr>
        <w:tab/>
        <w:t>ES</w:t>
      </w:r>
      <w:r w:rsidRPr="002915B7">
        <w:rPr>
          <w:rFonts w:eastAsia="Times New Roman" w:cs="Calibri"/>
          <w:sz w:val="18"/>
          <w:szCs w:val="18"/>
          <w:lang w:eastAsia="fi-FI"/>
        </w:rPr>
        <w:tab/>
        <w:t xml:space="preserve">Species richness of wild edible plants, </w:t>
      </w:r>
      <w:r w:rsidRPr="002915B7">
        <w:rPr>
          <w:rFonts w:eastAsia="Times New Roman" w:cs="Calibri"/>
          <w:sz w:val="18"/>
          <w:szCs w:val="18"/>
          <w:lang w:eastAsia="fi-FI"/>
        </w:rPr>
        <w:tab/>
        <w:t>Species richness of vascular</w:t>
      </w:r>
      <w:r w:rsidRPr="002915B7">
        <w:rPr>
          <w:rFonts w:eastAsia="Times New Roman" w:cs="Calibri"/>
          <w:sz w:val="18"/>
          <w:szCs w:val="18"/>
          <w:lang w:eastAsia="fi-FI"/>
        </w:rPr>
        <w:tab/>
        <w:t>1999 – 2012</w:t>
      </w:r>
      <w:r w:rsidRPr="002915B7">
        <w:rPr>
          <w:rFonts w:eastAsia="Times New Roman" w:cs="Calibri"/>
          <w:sz w:val="18"/>
          <w:szCs w:val="18"/>
          <w:lang w:eastAsia="fi-FI"/>
        </w:rPr>
        <w:tab/>
        <w:t xml:space="preserve">Schulp et al. </w:t>
      </w:r>
      <w:r w:rsidRPr="002915B7">
        <w:rPr>
          <w:rFonts w:eastAsia="Times New Roman" w:cs="Calibri"/>
          <w:sz w:val="18"/>
          <w:szCs w:val="18"/>
          <w:lang w:eastAsia="fi-FI"/>
        </w:rPr>
        <w:br/>
        <w:t>provisioning</w:t>
      </w:r>
      <w:r w:rsidRPr="002915B7">
        <w:rPr>
          <w:rFonts w:eastAsia="Times New Roman" w:cs="Calibri"/>
          <w:sz w:val="18"/>
          <w:szCs w:val="18"/>
          <w:lang w:eastAsia="fi-FI"/>
        </w:rPr>
        <w:tab/>
      </w:r>
      <w:r w:rsidRPr="002915B7">
        <w:rPr>
          <w:rFonts w:eastAsia="Times New Roman" w:cs="Calibri"/>
          <w:sz w:val="18"/>
          <w:szCs w:val="18"/>
          <w:lang w:eastAsia="fi-FI"/>
        </w:rPr>
        <w:tab/>
        <w:t>mushrooms and game (supply) and</w:t>
      </w:r>
      <w:r w:rsidRPr="002915B7">
        <w:rPr>
          <w:rFonts w:eastAsia="Times New Roman" w:cs="Calibri"/>
          <w:sz w:val="18"/>
          <w:szCs w:val="18"/>
          <w:lang w:eastAsia="fi-FI"/>
        </w:rPr>
        <w:tab/>
        <w:t>plants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(2014)</w:t>
      </w:r>
    </w:p>
    <w:p w14:paraId="2DCE958C"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demand of wild food.</w:t>
      </w:r>
      <w:r w:rsidRPr="002915B7">
        <w:rPr>
          <w:rFonts w:eastAsia="Times New Roman" w:cs="Calibri"/>
          <w:sz w:val="18"/>
          <w:szCs w:val="18"/>
          <w:lang w:eastAsia="fi-FI"/>
        </w:rPr>
        <w:br/>
      </w:r>
    </w:p>
    <w:p w14:paraId="694BF0D3"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Wood </w:t>
      </w:r>
      <w:r w:rsidRPr="002915B7">
        <w:rPr>
          <w:rFonts w:eastAsia="Times New Roman" w:cs="Calibri"/>
          <w:sz w:val="18"/>
          <w:szCs w:val="18"/>
          <w:lang w:eastAsia="fi-FI"/>
        </w:rPr>
        <w:tab/>
      </w:r>
      <w:r w:rsidRPr="002915B7">
        <w:rPr>
          <w:rFonts w:eastAsia="Times New Roman" w:cs="Calibri"/>
          <w:sz w:val="18"/>
          <w:szCs w:val="18"/>
          <w:lang w:eastAsia="fi-FI"/>
        </w:rPr>
        <w:tab/>
        <w:t>ES</w:t>
      </w:r>
      <w:r w:rsidRPr="002915B7">
        <w:rPr>
          <w:rFonts w:eastAsia="Times New Roman" w:cs="Calibri"/>
          <w:sz w:val="18"/>
          <w:szCs w:val="18"/>
          <w:lang w:eastAsia="fi-FI"/>
        </w:rPr>
        <w:tab/>
        <w:t xml:space="preserve">High-resolution wood production </w:t>
      </w:r>
      <w:r w:rsidRPr="002915B7">
        <w:rPr>
          <w:rFonts w:eastAsia="Times New Roman" w:cs="Calibri"/>
          <w:sz w:val="18"/>
          <w:szCs w:val="18"/>
          <w:lang w:eastAsia="fi-FI"/>
        </w:rPr>
        <w:tab/>
        <w:t>1000 m</w:t>
      </w:r>
      <w:r w:rsidRPr="002915B7">
        <w:rPr>
          <w:rFonts w:eastAsia="Times New Roman" w:cs="Calibri"/>
          <w:sz w:val="18"/>
          <w:szCs w:val="18"/>
          <w:vertAlign w:val="superscript"/>
          <w:lang w:eastAsia="fi-FI"/>
        </w:rPr>
        <w:t>3</w:t>
      </w:r>
      <w:r w:rsidRPr="002915B7">
        <w:rPr>
          <w:rFonts w:eastAsia="Times New Roman" w:cs="Calibri"/>
          <w:sz w:val="18"/>
          <w:szCs w:val="18"/>
          <w:lang w:eastAsia="fi-FI"/>
        </w:rPr>
        <w:t xml:space="preserve"> / pixel</w:t>
      </w:r>
      <w:r w:rsidRPr="002915B7">
        <w:rPr>
          <w:rFonts w:eastAsia="Times New Roman" w:cs="Calibri"/>
          <w:sz w:val="18"/>
          <w:szCs w:val="18"/>
          <w:lang w:eastAsia="fi-FI"/>
        </w:rPr>
        <w:tab/>
      </w:r>
      <w:r w:rsidRPr="002915B7">
        <w:rPr>
          <w:rFonts w:eastAsia="Times New Roman" w:cs="Calibri"/>
          <w:sz w:val="18"/>
          <w:szCs w:val="18"/>
          <w:lang w:eastAsia="fi-FI"/>
        </w:rPr>
        <w:tab/>
        <w:t>Average of</w:t>
      </w:r>
      <w:r w:rsidRPr="002915B7">
        <w:rPr>
          <w:rFonts w:eastAsia="Times New Roman" w:cs="Calibri"/>
          <w:sz w:val="18"/>
          <w:szCs w:val="18"/>
          <w:lang w:eastAsia="fi-FI"/>
        </w:rPr>
        <w:tab/>
        <w:t>Verkerk et al.</w:t>
      </w:r>
      <w:r w:rsidRPr="002915B7">
        <w:rPr>
          <w:rFonts w:eastAsia="Times New Roman" w:cs="Calibri"/>
          <w:sz w:val="18"/>
          <w:szCs w:val="18"/>
          <w:lang w:eastAsia="fi-FI"/>
        </w:rPr>
        <w:br/>
        <w:t>production</w:t>
      </w:r>
      <w:r w:rsidRPr="002915B7">
        <w:rPr>
          <w:rFonts w:eastAsia="Times New Roman" w:cs="Calibri"/>
          <w:sz w:val="18"/>
          <w:szCs w:val="18"/>
          <w:lang w:eastAsia="fi-FI"/>
        </w:rPr>
        <w:tab/>
      </w:r>
      <w:r w:rsidRPr="002915B7">
        <w:rPr>
          <w:rFonts w:eastAsia="Times New Roman" w:cs="Calibri"/>
          <w:sz w:val="18"/>
          <w:szCs w:val="18"/>
          <w:lang w:eastAsia="fi-FI"/>
        </w:rPr>
        <w:tab/>
        <w:t>maps for European 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2000-2010</w:t>
      </w:r>
      <w:r w:rsidRPr="002915B7">
        <w:rPr>
          <w:rFonts w:eastAsia="Times New Roman" w:cs="Calibri"/>
          <w:sz w:val="18"/>
          <w:szCs w:val="18"/>
          <w:lang w:eastAsia="fi-FI"/>
        </w:rPr>
        <w:tab/>
        <w:t>(2015)</w:t>
      </w:r>
      <w:r w:rsidRPr="002915B7">
        <w:rPr>
          <w:rFonts w:eastAsia="Times New Roman" w:cs="Calibri"/>
          <w:sz w:val="18"/>
          <w:szCs w:val="18"/>
          <w:lang w:eastAsia="fi-FI"/>
        </w:rPr>
        <w:br/>
      </w:r>
    </w:p>
    <w:p w14:paraId="2162CE1C" w14:textId="77777777" w:rsidR="00E51042" w:rsidRPr="002915B7" w:rsidRDefault="00E51042" w:rsidP="003F6AB2">
      <w:pPr>
        <w:suppressAutoHyphens w:val="0"/>
        <w:spacing w:line="480" w:lineRule="auto"/>
        <w:textAlignment w:val="auto"/>
      </w:pPr>
      <w:r w:rsidRPr="002915B7">
        <w:rPr>
          <w:rFonts w:eastAsia="Times New Roman" w:cs="Calibri"/>
          <w:b/>
          <w:bCs/>
          <w:sz w:val="18"/>
          <w:szCs w:val="18"/>
          <w:lang w:eastAsia="fi-FI"/>
        </w:rPr>
        <w:t>Biodiversity features</w:t>
      </w:r>
    </w:p>
    <w:p w14:paraId="6689BA86"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European </w:t>
      </w:r>
      <w:r w:rsidRPr="002915B7">
        <w:rPr>
          <w:rFonts w:eastAsia="Times New Roman" w:cs="Calibri"/>
          <w:sz w:val="18"/>
          <w:szCs w:val="18"/>
          <w:lang w:eastAsia="fi-FI"/>
        </w:rPr>
        <w:tab/>
        <w:t>BD</w:t>
      </w:r>
      <w:r w:rsidRPr="002915B7">
        <w:rPr>
          <w:rFonts w:eastAsia="Times New Roman" w:cs="Calibri"/>
          <w:sz w:val="18"/>
          <w:szCs w:val="18"/>
          <w:lang w:eastAsia="fi-FI"/>
        </w:rPr>
        <w:tab/>
        <w:t xml:space="preserve">Species-specific expert-based </w:t>
      </w:r>
      <w:r w:rsidRPr="002915B7">
        <w:rPr>
          <w:rFonts w:eastAsia="Times New Roman" w:cs="Calibri"/>
          <w:sz w:val="18"/>
          <w:szCs w:val="18"/>
          <w:lang w:eastAsia="fi-FI"/>
        </w:rPr>
        <w:tab/>
        <w:t xml:space="preserve">Percentage of habitat in the </w:t>
      </w:r>
      <w:r w:rsidRPr="002915B7">
        <w:rPr>
          <w:rFonts w:eastAsia="Times New Roman" w:cs="Calibri"/>
          <w:sz w:val="18"/>
          <w:szCs w:val="18"/>
          <w:lang w:eastAsia="fi-FI"/>
        </w:rPr>
        <w:tab/>
        <w:t xml:space="preserve"> 1997 – 2013</w:t>
      </w:r>
      <w:r w:rsidRPr="002915B7">
        <w:rPr>
          <w:rFonts w:eastAsia="Times New Roman" w:cs="Calibri"/>
          <w:sz w:val="18"/>
          <w:szCs w:val="18"/>
          <w:lang w:eastAsia="fi-FI"/>
        </w:rPr>
        <w:tab/>
        <w:t xml:space="preserve">Thuiller et al </w:t>
      </w:r>
    </w:p>
    <w:p w14:paraId="4CC582EA"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 xml:space="preserve">terrestrial </w:t>
      </w:r>
      <w:r w:rsidRPr="002915B7">
        <w:rPr>
          <w:rFonts w:eastAsia="Times New Roman" w:cs="Calibri"/>
          <w:sz w:val="18"/>
          <w:szCs w:val="18"/>
          <w:lang w:eastAsia="fi-FI"/>
        </w:rPr>
        <w:tab/>
      </w:r>
      <w:r w:rsidRPr="002915B7">
        <w:rPr>
          <w:rFonts w:eastAsia="Times New Roman" w:cs="Calibri"/>
          <w:sz w:val="18"/>
          <w:szCs w:val="18"/>
          <w:lang w:eastAsia="fi-FI"/>
        </w:rPr>
        <w:tab/>
        <w:t xml:space="preserve">distribution models for 164 mammal, </w:t>
      </w:r>
      <w:r w:rsidRPr="002915B7">
        <w:rPr>
          <w:rFonts w:eastAsia="Times New Roman" w:cs="Calibri"/>
          <w:sz w:val="18"/>
          <w:szCs w:val="18"/>
          <w:lang w:eastAsia="fi-FI"/>
        </w:rPr>
        <w:tab/>
        <w:t xml:space="preserve">cell (primary + non-primary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(2015)</w:t>
      </w:r>
    </w:p>
    <w:p w14:paraId="503C3BD9"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vertebrates</w:t>
      </w:r>
      <w:r w:rsidRPr="002915B7">
        <w:rPr>
          <w:rFonts w:eastAsia="Times New Roman" w:cs="Calibri"/>
          <w:sz w:val="18"/>
          <w:szCs w:val="18"/>
          <w:lang w:eastAsia="fi-FI"/>
        </w:rPr>
        <w:tab/>
      </w:r>
      <w:r w:rsidRPr="002915B7">
        <w:rPr>
          <w:rFonts w:eastAsia="Times New Roman" w:cs="Calibri"/>
          <w:sz w:val="18"/>
          <w:szCs w:val="18"/>
          <w:lang w:eastAsia="fi-FI"/>
        </w:rPr>
        <w:tab/>
        <w:t xml:space="preserve">404 bird, 83 amphibian, and 112 </w:t>
      </w:r>
      <w:r w:rsidRPr="002915B7">
        <w:rPr>
          <w:rFonts w:eastAsia="Times New Roman" w:cs="Calibri"/>
          <w:sz w:val="18"/>
          <w:szCs w:val="18"/>
          <w:lang w:eastAsia="fi-FI"/>
        </w:rPr>
        <w:tab/>
        <w:t>habitat)</w:t>
      </w:r>
    </w:p>
    <w:p w14:paraId="31D0E2CD"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 xml:space="preserve">reptile species. See Table S1 for a </w:t>
      </w:r>
    </w:p>
    <w:p w14:paraId="3599ACB0" w14:textId="77777777" w:rsidR="00E51042" w:rsidRPr="002915B7" w:rsidRDefault="00E51042" w:rsidP="003F6AB2">
      <w:pPr>
        <w:suppressAutoHyphens w:val="0"/>
        <w:spacing w:line="480"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complete listing.</w:t>
      </w:r>
    </w:p>
    <w:p w14:paraId="6382AA16" w14:textId="77777777" w:rsidR="00F34710" w:rsidRPr="002915B7" w:rsidRDefault="00F34710" w:rsidP="003F6AB2">
      <w:pPr>
        <w:suppressAutoHyphens w:val="0"/>
        <w:spacing w:line="480" w:lineRule="auto"/>
        <w:textAlignment w:val="auto"/>
      </w:pPr>
      <w:r w:rsidRPr="002915B7">
        <w:br w:type="page"/>
      </w:r>
    </w:p>
    <w:p w14:paraId="26C3F924" w14:textId="77777777" w:rsidR="00F34710" w:rsidRPr="002915B7" w:rsidRDefault="00F34710" w:rsidP="003F6AB2">
      <w:pPr>
        <w:suppressAutoHyphens w:val="0"/>
        <w:spacing w:line="480" w:lineRule="auto"/>
        <w:textAlignment w:val="auto"/>
      </w:pPr>
      <w:r w:rsidRPr="002915B7">
        <w:rPr>
          <w:b/>
        </w:rPr>
        <w:lastRenderedPageBreak/>
        <w:t xml:space="preserve">Table 2. </w:t>
      </w:r>
      <w:r w:rsidRPr="002915B7">
        <w:t>Performance</w:t>
      </w:r>
      <w:r w:rsidRPr="002915B7">
        <w:rPr>
          <w:b/>
        </w:rPr>
        <w:t xml:space="preserve"> </w:t>
      </w:r>
      <w:r w:rsidRPr="002915B7">
        <w:t>statistics of variants RWR_ALL, ZON_ALL and ILP_ALL for the best 10% of the solutions</w:t>
      </w:r>
      <w:r w:rsidR="00FE24AA" w:rsidRPr="002915B7">
        <w:t xml:space="preserve"> (see also </w:t>
      </w:r>
      <w:r w:rsidR="00FE24AA" w:rsidRPr="002915B7">
        <w:rPr>
          <w:b/>
        </w:rPr>
        <w:t>Fig. 6</w:t>
      </w:r>
      <w:r w:rsidR="00FE24AA" w:rsidRPr="002915B7">
        <w:t>)</w:t>
      </w:r>
      <w:r w:rsidRPr="002915B7">
        <w:t xml:space="preserve">. </w:t>
      </w:r>
      <w:r w:rsidR="00572A8F" w:rsidRPr="002915B7">
        <w:t xml:space="preserve">Prioritizations are based on both feature groups (ALL), but statistics are also reported for both feature groups (ES and BD) separately. </w:t>
      </w:r>
      <w:r w:rsidR="006E7282" w:rsidRPr="002915B7">
        <w:t>The values describe the percentage over all features</w:t>
      </w:r>
      <w:r w:rsidR="00041652" w:rsidRPr="002915B7">
        <w:t xml:space="preserve"> in a given feature group.</w:t>
      </w:r>
    </w:p>
    <w:p w14:paraId="4739AA2D" w14:textId="77777777" w:rsidR="006E7282" w:rsidRPr="002915B7" w:rsidRDefault="006E7282" w:rsidP="003F6AB2">
      <w:pPr>
        <w:suppressAutoHyphens w:val="0"/>
        <w:spacing w:line="480" w:lineRule="auto"/>
        <w:textAlignment w:val="auto"/>
        <w:rPr>
          <w:b/>
        </w:rPr>
      </w:pPr>
    </w:p>
    <w:p w14:paraId="0A4260DC" w14:textId="77777777" w:rsidR="004E573C" w:rsidRPr="002915B7" w:rsidRDefault="004E573C" w:rsidP="003F6AB2">
      <w:pPr>
        <w:spacing w:line="480" w:lineRule="auto"/>
      </w:pPr>
      <w:r w:rsidRPr="002915B7">
        <w:tab/>
      </w:r>
      <w:r w:rsidRPr="002915B7">
        <w:rPr>
          <w:b/>
        </w:rPr>
        <w:t>RWR</w:t>
      </w:r>
      <w:r w:rsidRPr="002915B7">
        <w:tab/>
      </w:r>
      <w:r w:rsidRPr="002915B7">
        <w:tab/>
      </w:r>
      <w:r w:rsidRPr="002915B7">
        <w:tab/>
      </w:r>
      <w:r w:rsidR="00C61DEE" w:rsidRPr="002915B7">
        <w:tab/>
      </w:r>
      <w:r w:rsidRPr="002915B7">
        <w:rPr>
          <w:b/>
        </w:rPr>
        <w:t>ZON</w:t>
      </w:r>
      <w:r w:rsidRPr="002915B7">
        <w:tab/>
      </w:r>
      <w:r w:rsidRPr="002915B7">
        <w:tab/>
      </w:r>
      <w:r w:rsidRPr="002915B7">
        <w:tab/>
      </w:r>
      <w:r w:rsidR="00C61DEE" w:rsidRPr="002915B7">
        <w:tab/>
      </w:r>
      <w:r w:rsidRPr="002915B7">
        <w:rPr>
          <w:b/>
        </w:rPr>
        <w:t>ILP</w:t>
      </w:r>
    </w:p>
    <w:p w14:paraId="2F8A899A" w14:textId="77777777" w:rsidR="004E573C" w:rsidRPr="002915B7" w:rsidRDefault="004E573C" w:rsidP="003F6AB2">
      <w:pPr>
        <w:spacing w:line="480" w:lineRule="auto"/>
        <w:ind w:firstLine="720"/>
        <w:rPr>
          <w:sz w:val="20"/>
          <w:szCs w:val="20"/>
        </w:rPr>
      </w:pP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p>
    <w:p w14:paraId="70CD9CD4" w14:textId="77777777" w:rsidR="004E573C" w:rsidRPr="002915B7" w:rsidRDefault="004E573C" w:rsidP="003F6AB2">
      <w:pPr>
        <w:spacing w:line="480" w:lineRule="auto"/>
        <w:rPr>
          <w:sz w:val="20"/>
          <w:szCs w:val="20"/>
        </w:rPr>
      </w:pPr>
      <w:r w:rsidRPr="002915B7">
        <w:rPr>
          <w:b/>
          <w:sz w:val="20"/>
          <w:szCs w:val="20"/>
        </w:rPr>
        <w:t>min</w:t>
      </w:r>
      <w:r w:rsidRPr="002915B7">
        <w:rPr>
          <w:sz w:val="20"/>
          <w:szCs w:val="20"/>
        </w:rPr>
        <w:tab/>
      </w:r>
      <w:r w:rsidRPr="002915B7">
        <w:rPr>
          <w:b/>
          <w:sz w:val="20"/>
          <w:szCs w:val="20"/>
        </w:rPr>
        <w:t>0</w:t>
      </w:r>
      <w:r w:rsidR="00BA18D5" w:rsidRPr="002915B7">
        <w:rPr>
          <w:b/>
          <w:sz w:val="20"/>
          <w:szCs w:val="20"/>
        </w:rPr>
        <w:t>.1</w:t>
      </w:r>
      <w:r w:rsidRPr="002915B7">
        <w:rPr>
          <w:b/>
          <w:sz w:val="20"/>
          <w:szCs w:val="20"/>
        </w:rPr>
        <w:t>%</w:t>
      </w:r>
      <w:r w:rsidRPr="002915B7">
        <w:rPr>
          <w:sz w:val="20"/>
          <w:szCs w:val="20"/>
        </w:rPr>
        <w:tab/>
        <w:t>8</w:t>
      </w:r>
      <w:r w:rsidR="00BA18D5" w:rsidRPr="002915B7">
        <w:rPr>
          <w:sz w:val="20"/>
          <w:szCs w:val="20"/>
        </w:rPr>
        <w:t>.0</w:t>
      </w:r>
      <w:r w:rsidRPr="002915B7">
        <w:rPr>
          <w:sz w:val="20"/>
          <w:szCs w:val="20"/>
        </w:rPr>
        <w:t>%</w:t>
      </w:r>
      <w:r w:rsidRPr="002915B7">
        <w:rPr>
          <w:sz w:val="20"/>
          <w:szCs w:val="20"/>
        </w:rPr>
        <w:tab/>
        <w:t>0</w:t>
      </w:r>
      <w:r w:rsidR="00BA18D5" w:rsidRPr="002915B7">
        <w:rPr>
          <w:sz w:val="20"/>
          <w:szCs w:val="20"/>
        </w:rPr>
        <w:t>.1</w:t>
      </w:r>
      <w:r w:rsidRPr="002915B7">
        <w:rPr>
          <w:sz w:val="20"/>
          <w:szCs w:val="20"/>
        </w:rPr>
        <w:t>%</w:t>
      </w:r>
      <w:r w:rsidRPr="002915B7">
        <w:rPr>
          <w:sz w:val="20"/>
          <w:szCs w:val="20"/>
        </w:rPr>
        <w:tab/>
      </w:r>
      <w:r w:rsidRPr="002915B7">
        <w:rPr>
          <w:sz w:val="20"/>
          <w:szCs w:val="20"/>
        </w:rPr>
        <w:tab/>
      </w:r>
      <w:r w:rsidRPr="002915B7">
        <w:rPr>
          <w:b/>
          <w:sz w:val="20"/>
          <w:szCs w:val="20"/>
        </w:rPr>
        <w:t>2</w:t>
      </w:r>
      <w:r w:rsidR="00BA18D5" w:rsidRPr="002915B7">
        <w:rPr>
          <w:b/>
          <w:sz w:val="20"/>
          <w:szCs w:val="20"/>
        </w:rPr>
        <w:t>.0</w:t>
      </w:r>
      <w:r w:rsidRPr="002915B7">
        <w:rPr>
          <w:b/>
          <w:sz w:val="20"/>
          <w:szCs w:val="20"/>
        </w:rPr>
        <w:t>%</w:t>
      </w:r>
      <w:r w:rsidRPr="002915B7">
        <w:rPr>
          <w:sz w:val="20"/>
          <w:szCs w:val="20"/>
        </w:rPr>
        <w:tab/>
        <w:t>10</w:t>
      </w:r>
      <w:r w:rsidR="00BA18D5" w:rsidRPr="002915B7">
        <w:rPr>
          <w:sz w:val="20"/>
          <w:szCs w:val="20"/>
        </w:rPr>
        <w:t>.1</w:t>
      </w:r>
      <w:r w:rsidRPr="002915B7">
        <w:rPr>
          <w:sz w:val="20"/>
          <w:szCs w:val="20"/>
        </w:rPr>
        <w:t>%</w:t>
      </w:r>
      <w:r w:rsidRPr="002915B7">
        <w:rPr>
          <w:sz w:val="20"/>
          <w:szCs w:val="20"/>
        </w:rPr>
        <w:tab/>
        <w:t>2</w:t>
      </w:r>
      <w:r w:rsidR="00BA18D5"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0</w:t>
      </w:r>
      <w:r w:rsidR="00BA18D5" w:rsidRPr="002915B7">
        <w:rPr>
          <w:b/>
          <w:sz w:val="20"/>
          <w:szCs w:val="20"/>
        </w:rPr>
        <w:t>.0</w:t>
      </w:r>
      <w:r w:rsidRPr="002915B7">
        <w:rPr>
          <w:b/>
          <w:sz w:val="20"/>
          <w:szCs w:val="20"/>
        </w:rPr>
        <w:t>%</w:t>
      </w:r>
      <w:r w:rsidRPr="002915B7">
        <w:rPr>
          <w:sz w:val="20"/>
          <w:szCs w:val="20"/>
        </w:rPr>
        <w:tab/>
        <w:t>6</w:t>
      </w:r>
      <w:r w:rsidR="00BA18D5" w:rsidRPr="002915B7">
        <w:rPr>
          <w:sz w:val="20"/>
          <w:szCs w:val="20"/>
        </w:rPr>
        <w:t>.4</w:t>
      </w:r>
      <w:r w:rsidRPr="002915B7">
        <w:rPr>
          <w:sz w:val="20"/>
          <w:szCs w:val="20"/>
        </w:rPr>
        <w:t>%</w:t>
      </w:r>
      <w:r w:rsidRPr="002915B7">
        <w:rPr>
          <w:sz w:val="20"/>
          <w:szCs w:val="20"/>
        </w:rPr>
        <w:tab/>
        <w:t>0</w:t>
      </w:r>
      <w:r w:rsidR="00BA18D5" w:rsidRPr="002915B7">
        <w:rPr>
          <w:sz w:val="20"/>
          <w:szCs w:val="20"/>
        </w:rPr>
        <w:t>.0</w:t>
      </w:r>
      <w:r w:rsidRPr="002915B7">
        <w:rPr>
          <w:sz w:val="20"/>
          <w:szCs w:val="20"/>
        </w:rPr>
        <w:t>%</w:t>
      </w:r>
    </w:p>
    <w:p w14:paraId="1B066096" w14:textId="77777777" w:rsidR="004E573C" w:rsidRPr="002915B7" w:rsidRDefault="004E573C" w:rsidP="003F6AB2">
      <w:pPr>
        <w:spacing w:line="480" w:lineRule="auto"/>
        <w:rPr>
          <w:sz w:val="20"/>
          <w:szCs w:val="20"/>
        </w:rPr>
      </w:pPr>
      <w:r w:rsidRPr="002915B7">
        <w:rPr>
          <w:b/>
          <w:sz w:val="20"/>
          <w:szCs w:val="20"/>
        </w:rPr>
        <w:t>median</w:t>
      </w:r>
      <w:r w:rsidRPr="002915B7">
        <w:rPr>
          <w:sz w:val="20"/>
          <w:szCs w:val="20"/>
        </w:rPr>
        <w:tab/>
      </w:r>
      <w:r w:rsidR="00BA18D5" w:rsidRPr="002915B7">
        <w:rPr>
          <w:b/>
          <w:sz w:val="20"/>
          <w:szCs w:val="20"/>
        </w:rPr>
        <w:t>18.5%</w:t>
      </w:r>
      <w:r w:rsidR="00BA18D5" w:rsidRPr="002915B7">
        <w:rPr>
          <w:sz w:val="20"/>
          <w:szCs w:val="20"/>
        </w:rPr>
        <w:tab/>
        <w:t>9.8%</w:t>
      </w:r>
      <w:r w:rsidR="00BA18D5" w:rsidRPr="002915B7">
        <w:rPr>
          <w:sz w:val="20"/>
          <w:szCs w:val="20"/>
        </w:rPr>
        <w:tab/>
        <w:t>18.9</w:t>
      </w:r>
      <w:r w:rsidRPr="002915B7">
        <w:rPr>
          <w:sz w:val="20"/>
          <w:szCs w:val="20"/>
        </w:rPr>
        <w:t>%</w:t>
      </w:r>
      <w:r w:rsidRPr="002915B7">
        <w:rPr>
          <w:sz w:val="20"/>
          <w:szCs w:val="20"/>
        </w:rPr>
        <w:tab/>
      </w:r>
      <w:r w:rsidRPr="002915B7">
        <w:rPr>
          <w:sz w:val="20"/>
          <w:szCs w:val="20"/>
        </w:rPr>
        <w:tab/>
      </w:r>
      <w:r w:rsidR="00BA18D5" w:rsidRPr="002915B7">
        <w:rPr>
          <w:b/>
          <w:sz w:val="20"/>
          <w:szCs w:val="20"/>
        </w:rPr>
        <w:t>19.1%</w:t>
      </w:r>
      <w:r w:rsidR="00BA18D5" w:rsidRPr="002915B7">
        <w:rPr>
          <w:sz w:val="20"/>
          <w:szCs w:val="20"/>
        </w:rPr>
        <w:tab/>
        <w:t>14.5</w:t>
      </w:r>
      <w:r w:rsidRPr="002915B7">
        <w:rPr>
          <w:sz w:val="20"/>
          <w:szCs w:val="20"/>
        </w:rPr>
        <w:t>%</w:t>
      </w:r>
      <w:r w:rsidRPr="002915B7">
        <w:rPr>
          <w:sz w:val="20"/>
          <w:szCs w:val="20"/>
        </w:rPr>
        <w:tab/>
        <w:t>19</w:t>
      </w:r>
      <w:r w:rsidR="00BA18D5" w:rsidRPr="002915B7">
        <w:rPr>
          <w:sz w:val="20"/>
          <w:szCs w:val="20"/>
        </w:rPr>
        <w:t>.4</w:t>
      </w:r>
      <w:r w:rsidRPr="002915B7">
        <w:rPr>
          <w:sz w:val="20"/>
          <w:szCs w:val="20"/>
        </w:rPr>
        <w:t>%</w:t>
      </w:r>
      <w:r w:rsidRPr="002915B7">
        <w:rPr>
          <w:sz w:val="20"/>
          <w:szCs w:val="20"/>
        </w:rPr>
        <w:tab/>
      </w:r>
      <w:r w:rsidRPr="002915B7">
        <w:rPr>
          <w:sz w:val="20"/>
          <w:szCs w:val="20"/>
        </w:rPr>
        <w:tab/>
      </w:r>
      <w:r w:rsidRPr="002915B7">
        <w:rPr>
          <w:b/>
          <w:sz w:val="20"/>
          <w:szCs w:val="20"/>
        </w:rPr>
        <w:t>15</w:t>
      </w:r>
      <w:r w:rsidR="00A65929" w:rsidRPr="002915B7">
        <w:rPr>
          <w:b/>
          <w:sz w:val="20"/>
          <w:szCs w:val="20"/>
        </w:rPr>
        <w:t>.3</w:t>
      </w:r>
      <w:r w:rsidRPr="002915B7">
        <w:rPr>
          <w:b/>
          <w:sz w:val="20"/>
          <w:szCs w:val="20"/>
        </w:rPr>
        <w:t>%</w:t>
      </w:r>
      <w:r w:rsidR="00A65929" w:rsidRPr="002915B7">
        <w:rPr>
          <w:sz w:val="20"/>
          <w:szCs w:val="20"/>
        </w:rPr>
        <w:tab/>
        <w:t>12.8</w:t>
      </w:r>
      <w:r w:rsidRPr="002915B7">
        <w:rPr>
          <w:sz w:val="20"/>
          <w:szCs w:val="20"/>
        </w:rPr>
        <w:t>%</w:t>
      </w:r>
      <w:r w:rsidRPr="002915B7">
        <w:rPr>
          <w:sz w:val="20"/>
          <w:szCs w:val="20"/>
        </w:rPr>
        <w:tab/>
        <w:t>15</w:t>
      </w:r>
      <w:r w:rsidR="00A65929" w:rsidRPr="002915B7">
        <w:rPr>
          <w:sz w:val="20"/>
          <w:szCs w:val="20"/>
        </w:rPr>
        <w:t>.4</w:t>
      </w:r>
      <w:r w:rsidRPr="002915B7">
        <w:rPr>
          <w:sz w:val="20"/>
          <w:szCs w:val="20"/>
        </w:rPr>
        <w:t>%</w:t>
      </w:r>
    </w:p>
    <w:p w14:paraId="5EB41FCD" w14:textId="77777777" w:rsidR="004E573C" w:rsidRPr="002915B7" w:rsidRDefault="004E573C" w:rsidP="003F6AB2">
      <w:pPr>
        <w:spacing w:line="480" w:lineRule="auto"/>
        <w:rPr>
          <w:sz w:val="20"/>
          <w:szCs w:val="20"/>
        </w:rPr>
      </w:pPr>
      <w:r w:rsidRPr="002915B7">
        <w:rPr>
          <w:b/>
          <w:sz w:val="20"/>
          <w:szCs w:val="20"/>
        </w:rPr>
        <w:t>mean</w:t>
      </w:r>
      <w:r w:rsidRPr="002915B7">
        <w:rPr>
          <w:sz w:val="20"/>
          <w:szCs w:val="20"/>
        </w:rPr>
        <w:tab/>
      </w:r>
      <w:r w:rsidR="006D1C90" w:rsidRPr="002915B7">
        <w:rPr>
          <w:b/>
          <w:sz w:val="20"/>
          <w:szCs w:val="20"/>
        </w:rPr>
        <w:t>34.7</w:t>
      </w:r>
      <w:r w:rsidRPr="002915B7">
        <w:rPr>
          <w:b/>
          <w:sz w:val="20"/>
          <w:szCs w:val="20"/>
        </w:rPr>
        <w:t>%</w:t>
      </w:r>
      <w:r w:rsidRPr="002915B7">
        <w:rPr>
          <w:sz w:val="20"/>
          <w:szCs w:val="20"/>
        </w:rPr>
        <w:tab/>
        <w:t>17</w:t>
      </w:r>
      <w:r w:rsidR="006D1C90" w:rsidRPr="002915B7">
        <w:rPr>
          <w:sz w:val="20"/>
          <w:szCs w:val="20"/>
        </w:rPr>
        <w:t>.2%</w:t>
      </w:r>
      <w:r w:rsidR="006D1C90" w:rsidRPr="002915B7">
        <w:rPr>
          <w:sz w:val="20"/>
          <w:szCs w:val="20"/>
        </w:rPr>
        <w:tab/>
        <w:t>34.9</w:t>
      </w:r>
      <w:r w:rsidRPr="002915B7">
        <w:rPr>
          <w:sz w:val="20"/>
          <w:szCs w:val="20"/>
        </w:rPr>
        <w:t>%</w:t>
      </w:r>
      <w:r w:rsidRPr="002915B7">
        <w:rPr>
          <w:sz w:val="20"/>
          <w:szCs w:val="20"/>
        </w:rPr>
        <w:tab/>
      </w:r>
      <w:r w:rsidRPr="002915B7">
        <w:rPr>
          <w:sz w:val="20"/>
          <w:szCs w:val="20"/>
        </w:rPr>
        <w:tab/>
      </w:r>
      <w:r w:rsidR="006D1C90" w:rsidRPr="002915B7">
        <w:rPr>
          <w:b/>
          <w:sz w:val="20"/>
          <w:szCs w:val="20"/>
        </w:rPr>
        <w:t>30.6%</w:t>
      </w:r>
      <w:r w:rsidR="006D1C90" w:rsidRPr="002915B7">
        <w:rPr>
          <w:sz w:val="20"/>
          <w:szCs w:val="20"/>
        </w:rPr>
        <w:tab/>
        <w:t>18.5%</w:t>
      </w:r>
      <w:r w:rsidR="006D1C90" w:rsidRPr="002915B7">
        <w:rPr>
          <w:sz w:val="20"/>
          <w:szCs w:val="20"/>
        </w:rPr>
        <w:tab/>
        <w:t>30.8</w:t>
      </w:r>
      <w:r w:rsidRPr="002915B7">
        <w:rPr>
          <w:sz w:val="20"/>
          <w:szCs w:val="20"/>
        </w:rPr>
        <w:t>%</w:t>
      </w:r>
      <w:r w:rsidRPr="002915B7">
        <w:rPr>
          <w:sz w:val="20"/>
          <w:szCs w:val="20"/>
        </w:rPr>
        <w:tab/>
      </w:r>
      <w:r w:rsidRPr="002915B7">
        <w:rPr>
          <w:sz w:val="20"/>
          <w:szCs w:val="20"/>
        </w:rPr>
        <w:tab/>
      </w:r>
      <w:r w:rsidRPr="002915B7">
        <w:rPr>
          <w:b/>
          <w:sz w:val="20"/>
          <w:szCs w:val="20"/>
        </w:rPr>
        <w:t>25</w:t>
      </w:r>
      <w:r w:rsidR="006D1C90" w:rsidRPr="002915B7">
        <w:rPr>
          <w:b/>
          <w:sz w:val="20"/>
          <w:szCs w:val="20"/>
        </w:rPr>
        <w:t>.4%</w:t>
      </w:r>
      <w:r w:rsidR="006D1C90" w:rsidRPr="002915B7">
        <w:rPr>
          <w:sz w:val="20"/>
          <w:szCs w:val="20"/>
        </w:rPr>
        <w:tab/>
        <w:t>18.9</w:t>
      </w:r>
      <w:r w:rsidRPr="002915B7">
        <w:rPr>
          <w:sz w:val="20"/>
          <w:szCs w:val="20"/>
        </w:rPr>
        <w:t>%</w:t>
      </w:r>
      <w:r w:rsidRPr="002915B7">
        <w:rPr>
          <w:sz w:val="20"/>
          <w:szCs w:val="20"/>
        </w:rPr>
        <w:tab/>
        <w:t>25</w:t>
      </w:r>
      <w:r w:rsidR="006D1C90" w:rsidRPr="002915B7">
        <w:rPr>
          <w:sz w:val="20"/>
          <w:szCs w:val="20"/>
        </w:rPr>
        <w:t>.5</w:t>
      </w:r>
      <w:r w:rsidRPr="002915B7">
        <w:rPr>
          <w:sz w:val="20"/>
          <w:szCs w:val="20"/>
        </w:rPr>
        <w:t>%</w:t>
      </w:r>
    </w:p>
    <w:p w14:paraId="3F34D5FD" w14:textId="77777777" w:rsidR="004E573C" w:rsidRPr="002915B7" w:rsidRDefault="004E573C" w:rsidP="003F6AB2">
      <w:pPr>
        <w:spacing w:line="480" w:lineRule="auto"/>
        <w:rPr>
          <w:sz w:val="20"/>
          <w:szCs w:val="20"/>
        </w:rPr>
      </w:pPr>
      <w:r w:rsidRPr="002915B7">
        <w:rPr>
          <w:b/>
          <w:sz w:val="20"/>
          <w:szCs w:val="20"/>
        </w:rPr>
        <w:t>max</w:t>
      </w:r>
      <w:r w:rsidRPr="002915B7">
        <w:rPr>
          <w:sz w:val="20"/>
          <w:szCs w:val="20"/>
        </w:rPr>
        <w:tab/>
      </w:r>
      <w:r w:rsidRPr="002915B7">
        <w:rPr>
          <w:b/>
          <w:sz w:val="20"/>
          <w:szCs w:val="20"/>
        </w:rPr>
        <w:t>100</w:t>
      </w:r>
      <w:r w:rsidR="00700A9D" w:rsidRPr="002915B7">
        <w:rPr>
          <w:b/>
          <w:sz w:val="20"/>
          <w:szCs w:val="20"/>
        </w:rPr>
        <w:t>.0</w:t>
      </w:r>
      <w:r w:rsidRPr="002915B7">
        <w:rPr>
          <w:b/>
          <w:sz w:val="20"/>
          <w:szCs w:val="20"/>
        </w:rPr>
        <w:t>%</w:t>
      </w:r>
      <w:r w:rsidRPr="002915B7">
        <w:rPr>
          <w:sz w:val="20"/>
          <w:szCs w:val="20"/>
        </w:rPr>
        <w:tab/>
        <w:t>68</w:t>
      </w:r>
      <w:r w:rsidR="00700A9D" w:rsidRPr="002915B7">
        <w:rPr>
          <w:sz w:val="20"/>
          <w:szCs w:val="20"/>
        </w:rPr>
        <w:t>.4</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sz w:val="20"/>
          <w:szCs w:val="20"/>
        </w:rPr>
        <w:tab/>
        <w:t>55.6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b/>
          <w:sz w:val="20"/>
          <w:szCs w:val="20"/>
        </w:rPr>
        <w:tab/>
      </w:r>
      <w:r w:rsidR="00700A9D" w:rsidRPr="002915B7">
        <w:rPr>
          <w:sz w:val="20"/>
          <w:szCs w:val="20"/>
        </w:rPr>
        <w:t>67.6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p>
    <w:p w14:paraId="69020E91" w14:textId="77777777" w:rsidR="00F34710" w:rsidRPr="002915B7" w:rsidRDefault="00F34710" w:rsidP="003F6AB2">
      <w:pPr>
        <w:suppressAutoHyphens w:val="0"/>
        <w:spacing w:line="480" w:lineRule="auto"/>
        <w:textAlignment w:val="auto"/>
      </w:pPr>
    </w:p>
    <w:p w14:paraId="0EF5D1B5" w14:textId="77777777" w:rsidR="00F34710" w:rsidRPr="002915B7" w:rsidRDefault="00F34710" w:rsidP="003F6AB2">
      <w:pPr>
        <w:suppressAutoHyphens w:val="0"/>
        <w:spacing w:line="480" w:lineRule="auto"/>
        <w:textAlignment w:val="auto"/>
      </w:pPr>
      <w:r w:rsidRPr="002915B7">
        <w:br w:type="page"/>
      </w:r>
    </w:p>
    <w:p w14:paraId="077AB7FE" w14:textId="77777777" w:rsidR="00383036" w:rsidRPr="002915B7" w:rsidRDefault="00383036" w:rsidP="003F6AB2">
      <w:pPr>
        <w:suppressAutoHyphens w:val="0"/>
        <w:spacing w:line="480" w:lineRule="auto"/>
        <w:textAlignment w:val="auto"/>
      </w:pPr>
    </w:p>
    <w:p w14:paraId="09F13756" w14:textId="77777777" w:rsidR="00E51042" w:rsidRPr="002915B7" w:rsidRDefault="00E51042" w:rsidP="003F6AB2">
      <w:pPr>
        <w:suppressAutoHyphens w:val="0"/>
        <w:spacing w:line="480" w:lineRule="auto"/>
        <w:textAlignment w:val="auto"/>
        <w:rPr>
          <w:b/>
          <w:iCs/>
        </w:rPr>
      </w:pPr>
    </w:p>
    <w:p w14:paraId="05E48A3B" w14:textId="77777777" w:rsidR="00E51042" w:rsidRPr="002915B7" w:rsidRDefault="00E51042" w:rsidP="00FD069D">
      <w:pPr>
        <w:pStyle w:val="Heading1"/>
      </w:pPr>
      <w:r w:rsidRPr="002915B7">
        <w:t>Appendix</w:t>
      </w:r>
    </w:p>
    <w:p w14:paraId="2B979E73" w14:textId="77777777" w:rsidR="0027137B" w:rsidRPr="002915B7" w:rsidRDefault="0027137B" w:rsidP="003F6AB2">
      <w:pPr>
        <w:spacing w:line="480" w:lineRule="auto"/>
      </w:pPr>
    </w:p>
    <w:p w14:paraId="72A67146" w14:textId="77777777" w:rsidR="0027137B" w:rsidRPr="002915B7" w:rsidRDefault="0027137B" w:rsidP="003F6AB2">
      <w:pPr>
        <w:spacing w:line="480" w:lineRule="auto"/>
        <w:jc w:val="center"/>
      </w:pPr>
      <w:r w:rsidRPr="002915B7">
        <w:t>Figure S1.</w:t>
      </w:r>
    </w:p>
    <w:p w14:paraId="76547FEA" w14:textId="77777777" w:rsidR="0027137B" w:rsidRPr="002915B7" w:rsidRDefault="0027137B" w:rsidP="003F6AB2">
      <w:pPr>
        <w:suppressAutoHyphens w:val="0"/>
        <w:spacing w:line="480" w:lineRule="auto"/>
        <w:textAlignment w:val="auto"/>
      </w:pPr>
    </w:p>
    <w:p w14:paraId="22BC2D05" w14:textId="77777777" w:rsidR="0027137B" w:rsidRPr="002915B7" w:rsidRDefault="0027137B" w:rsidP="003F6AB2">
      <w:pPr>
        <w:spacing w:line="480" w:lineRule="auto"/>
      </w:pPr>
      <w:r w:rsidRPr="002915B7">
        <w:rPr>
          <w:noProof/>
        </w:rPr>
        <w:drawing>
          <wp:inline distT="0" distB="0" distL="0" distR="0" wp14:anchorId="202B332A" wp14:editId="3456A37B">
            <wp:extent cx="6329045" cy="39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VU\OPERAs\SP2\priocomp\reports\figures\figureS01\17_figure_s_01_alt.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329045" cy="3965120"/>
                    </a:xfrm>
                    <a:prstGeom prst="rect">
                      <a:avLst/>
                    </a:prstGeom>
                    <a:noFill/>
                    <a:ln>
                      <a:noFill/>
                    </a:ln>
                  </pic:spPr>
                </pic:pic>
              </a:graphicData>
            </a:graphic>
          </wp:inline>
        </w:drawing>
      </w:r>
    </w:p>
    <w:p w14:paraId="2817D9C8" w14:textId="77777777" w:rsidR="0027137B" w:rsidRPr="002915B7" w:rsidRDefault="0027137B" w:rsidP="003F6AB2">
      <w:pPr>
        <w:spacing w:line="480" w:lineRule="auto"/>
      </w:pPr>
      <w:r w:rsidRPr="002915B7">
        <w:rPr>
          <w:b/>
          <w:color w:val="000000"/>
        </w:rPr>
        <w:t xml:space="preserve">Figure S1. </w:t>
      </w:r>
      <w:r w:rsidRPr="002915B7">
        <w:rPr>
          <w:color w:val="000000"/>
        </w:rPr>
        <w:t>Schematics of the study workflow.</w:t>
      </w:r>
    </w:p>
    <w:p w14:paraId="360A93A4" w14:textId="77777777" w:rsidR="0027137B" w:rsidRPr="002915B7" w:rsidRDefault="0027137B" w:rsidP="003F6AB2">
      <w:pPr>
        <w:spacing w:line="480" w:lineRule="auto"/>
      </w:pPr>
    </w:p>
    <w:p w14:paraId="4ECEC714" w14:textId="77777777" w:rsidR="0027137B" w:rsidRPr="002915B7" w:rsidRDefault="0027137B" w:rsidP="003F6AB2">
      <w:pPr>
        <w:spacing w:line="480" w:lineRule="auto"/>
      </w:pPr>
    </w:p>
    <w:p w14:paraId="6DB8358F" w14:textId="77777777" w:rsidR="00C62B39" w:rsidRPr="002915B7" w:rsidRDefault="00E51042" w:rsidP="003F6AB2">
      <w:pPr>
        <w:pStyle w:val="Caption1"/>
        <w:keepNext/>
        <w:pageBreakBefore/>
        <w:spacing w:line="480" w:lineRule="auto"/>
        <w:sectPr w:rsidR="00C62B39" w:rsidRPr="002915B7">
          <w:type w:val="continuous"/>
          <w:pgSz w:w="12240" w:h="15840"/>
          <w:pgMar w:top="1417" w:right="1134" w:bottom="1417" w:left="1134" w:header="720" w:footer="720" w:gutter="0"/>
          <w:lnNumType w:countBy="1" w:distance="283" w:restart="continuous"/>
          <w:cols w:space="720"/>
          <w:docGrid w:linePitch="240" w:charSpace="-2049"/>
        </w:sectPr>
      </w:pPr>
      <w:r w:rsidRPr="002915B7">
        <w:rPr>
          <w:sz w:val="22"/>
          <w:szCs w:val="22"/>
        </w:rPr>
        <w:lastRenderedPageBreak/>
        <w:t>Table</w:t>
      </w:r>
      <w:r w:rsidR="003D48D8" w:rsidRPr="002915B7">
        <w:rPr>
          <w:sz w:val="22"/>
          <w:szCs w:val="22"/>
        </w:rPr>
        <w:t xml:space="preserve"> S</w:t>
      </w:r>
      <w:r w:rsidR="00BA3301" w:rsidRPr="002915B7">
        <w:rPr>
          <w:sz w:val="22"/>
          <w:szCs w:val="22"/>
        </w:rPr>
        <w:t>1.</w:t>
      </w:r>
      <w:r w:rsidR="00C62B39" w:rsidRPr="002915B7">
        <w:rPr>
          <w:sz w:val="22"/>
          <w:szCs w:val="22"/>
        </w:rPr>
        <w:t xml:space="preserve"> </w:t>
      </w:r>
      <w:r w:rsidR="00C62B39" w:rsidRPr="002915B7">
        <w:rPr>
          <w:b w:val="0"/>
          <w:sz w:val="22"/>
          <w:szCs w:val="22"/>
        </w:rPr>
        <w:t>Biodiversity features (n=759) used in the prioritization analyses.</w:t>
      </w:r>
    </w:p>
    <w:tbl>
      <w:tblPr>
        <w:tblW w:w="0" w:type="auto"/>
        <w:tblLayout w:type="fixed"/>
        <w:tblCellMar>
          <w:left w:w="57" w:type="dxa"/>
          <w:right w:w="57" w:type="dxa"/>
        </w:tblCellMar>
        <w:tblLook w:val="0000" w:firstRow="0" w:lastRow="0" w:firstColumn="0" w:lastColumn="0" w:noHBand="0" w:noVBand="0"/>
      </w:tblPr>
      <w:tblGrid>
        <w:gridCol w:w="1962"/>
      </w:tblGrid>
      <w:tr w:rsidR="00C62B39" w:rsidRPr="002915B7" w14:paraId="434C35AC" w14:textId="77777777">
        <w:tc>
          <w:tcPr>
            <w:tcW w:w="1962" w:type="dxa"/>
            <w:shd w:val="clear" w:color="auto" w:fill="auto"/>
            <w:vAlign w:val="bottom"/>
          </w:tcPr>
          <w:p w14:paraId="4EEBB359" w14:textId="77777777" w:rsidR="00C62B39" w:rsidRPr="002915B7" w:rsidRDefault="00C62B39" w:rsidP="003F6AB2">
            <w:pPr>
              <w:pStyle w:val="Compact"/>
              <w:spacing w:line="480" w:lineRule="auto"/>
            </w:pPr>
            <w:r w:rsidRPr="002915B7">
              <w:rPr>
                <w:rFonts w:ascii="Calibri Light" w:hAnsi="Calibri Light" w:cs="Calibri Light"/>
                <w:b/>
                <w:sz w:val="18"/>
                <w:szCs w:val="18"/>
              </w:rPr>
              <w:t>Amphibians</w:t>
            </w:r>
          </w:p>
        </w:tc>
      </w:tr>
      <w:tr w:rsidR="00C62B39" w:rsidRPr="002915B7" w14:paraId="59BB149B" w14:textId="77777777">
        <w:tc>
          <w:tcPr>
            <w:tcW w:w="1962" w:type="dxa"/>
            <w:shd w:val="clear" w:color="auto" w:fill="auto"/>
          </w:tcPr>
          <w:p w14:paraId="5DB3E73E" w14:textId="77777777" w:rsidR="00C62B39" w:rsidRPr="002915B7" w:rsidRDefault="00C62B39" w:rsidP="003F6AB2">
            <w:pPr>
              <w:pStyle w:val="Compact"/>
              <w:spacing w:line="480" w:lineRule="auto"/>
            </w:pPr>
            <w:r w:rsidRPr="002915B7">
              <w:rPr>
                <w:rFonts w:ascii="Calibri Light" w:hAnsi="Calibri Light" w:cs="Calibri Light"/>
                <w:sz w:val="18"/>
                <w:szCs w:val="18"/>
              </w:rPr>
              <w:t>Alytes cisternasii</w:t>
            </w:r>
          </w:p>
        </w:tc>
      </w:tr>
      <w:tr w:rsidR="00C62B39" w:rsidRPr="002915B7" w14:paraId="52AF3A3D" w14:textId="77777777">
        <w:tc>
          <w:tcPr>
            <w:tcW w:w="1962" w:type="dxa"/>
            <w:shd w:val="clear" w:color="auto" w:fill="auto"/>
          </w:tcPr>
          <w:p w14:paraId="79126B67" w14:textId="77777777" w:rsidR="00C62B39" w:rsidRPr="002915B7" w:rsidRDefault="00C62B39" w:rsidP="003F6AB2">
            <w:pPr>
              <w:pStyle w:val="Compact"/>
              <w:spacing w:line="480" w:lineRule="auto"/>
            </w:pPr>
            <w:r w:rsidRPr="002915B7">
              <w:rPr>
                <w:rFonts w:ascii="Calibri Light" w:hAnsi="Calibri Light" w:cs="Calibri Light"/>
                <w:sz w:val="18"/>
                <w:szCs w:val="18"/>
              </w:rPr>
              <w:t>Alytes dickhilleni</w:t>
            </w:r>
          </w:p>
        </w:tc>
      </w:tr>
      <w:tr w:rsidR="00C62B39" w:rsidRPr="002915B7" w14:paraId="47580853" w14:textId="77777777">
        <w:tc>
          <w:tcPr>
            <w:tcW w:w="1962" w:type="dxa"/>
            <w:shd w:val="clear" w:color="auto" w:fill="auto"/>
          </w:tcPr>
          <w:p w14:paraId="275A1EB0" w14:textId="77777777" w:rsidR="00C62B39" w:rsidRPr="002915B7" w:rsidRDefault="00C62B39" w:rsidP="003F6AB2">
            <w:pPr>
              <w:pStyle w:val="Compact"/>
              <w:spacing w:line="480" w:lineRule="auto"/>
            </w:pPr>
            <w:r w:rsidRPr="002915B7">
              <w:rPr>
                <w:rFonts w:ascii="Calibri Light" w:hAnsi="Calibri Light" w:cs="Calibri Light"/>
                <w:sz w:val="18"/>
                <w:szCs w:val="18"/>
              </w:rPr>
              <w:t>Alytes muletensis</w:t>
            </w:r>
          </w:p>
        </w:tc>
      </w:tr>
      <w:tr w:rsidR="00C62B39" w:rsidRPr="002915B7" w14:paraId="2DDCF358" w14:textId="77777777">
        <w:tc>
          <w:tcPr>
            <w:tcW w:w="1962" w:type="dxa"/>
            <w:shd w:val="clear" w:color="auto" w:fill="auto"/>
          </w:tcPr>
          <w:p w14:paraId="17442F72" w14:textId="77777777" w:rsidR="00C62B39" w:rsidRPr="002915B7" w:rsidRDefault="00C62B39" w:rsidP="003F6AB2">
            <w:pPr>
              <w:pStyle w:val="Compact"/>
              <w:spacing w:line="480" w:lineRule="auto"/>
            </w:pPr>
            <w:r w:rsidRPr="002915B7">
              <w:rPr>
                <w:rFonts w:ascii="Calibri Light" w:hAnsi="Calibri Light" w:cs="Calibri Light"/>
                <w:sz w:val="18"/>
                <w:szCs w:val="18"/>
              </w:rPr>
              <w:t>Alytes obstetricans</w:t>
            </w:r>
          </w:p>
        </w:tc>
      </w:tr>
      <w:tr w:rsidR="00C62B39" w:rsidRPr="002915B7" w14:paraId="3DC7FEAB" w14:textId="77777777">
        <w:tc>
          <w:tcPr>
            <w:tcW w:w="1962" w:type="dxa"/>
            <w:shd w:val="clear" w:color="auto" w:fill="auto"/>
          </w:tcPr>
          <w:p w14:paraId="10704306" w14:textId="77777777" w:rsidR="00C62B39" w:rsidRPr="002915B7" w:rsidRDefault="00C62B39" w:rsidP="003F6AB2">
            <w:pPr>
              <w:pStyle w:val="Compact"/>
              <w:spacing w:line="480" w:lineRule="auto"/>
            </w:pPr>
            <w:r w:rsidRPr="002915B7">
              <w:rPr>
                <w:rFonts w:ascii="Calibri Light" w:hAnsi="Calibri Light" w:cs="Calibri Light"/>
                <w:sz w:val="18"/>
                <w:szCs w:val="18"/>
              </w:rPr>
              <w:t>Atylodes genei</w:t>
            </w:r>
          </w:p>
        </w:tc>
      </w:tr>
      <w:tr w:rsidR="00C62B39" w:rsidRPr="002915B7" w14:paraId="5743E255" w14:textId="77777777">
        <w:tc>
          <w:tcPr>
            <w:tcW w:w="1962" w:type="dxa"/>
            <w:shd w:val="clear" w:color="auto" w:fill="auto"/>
          </w:tcPr>
          <w:p w14:paraId="3C81B685" w14:textId="77777777" w:rsidR="00C62B39" w:rsidRPr="002915B7" w:rsidRDefault="00C62B39" w:rsidP="003F6AB2">
            <w:pPr>
              <w:pStyle w:val="Compact"/>
              <w:spacing w:line="480" w:lineRule="auto"/>
            </w:pPr>
            <w:r w:rsidRPr="002915B7">
              <w:rPr>
                <w:rFonts w:ascii="Calibri Light" w:hAnsi="Calibri Light" w:cs="Calibri Light"/>
                <w:sz w:val="18"/>
                <w:szCs w:val="18"/>
              </w:rPr>
              <w:t>Bombina bombina</w:t>
            </w:r>
          </w:p>
        </w:tc>
      </w:tr>
      <w:tr w:rsidR="00C62B39" w:rsidRPr="002915B7" w14:paraId="02E0B1DC" w14:textId="77777777">
        <w:tc>
          <w:tcPr>
            <w:tcW w:w="1962" w:type="dxa"/>
            <w:shd w:val="clear" w:color="auto" w:fill="auto"/>
          </w:tcPr>
          <w:p w14:paraId="624EC4CC" w14:textId="77777777" w:rsidR="00C62B39" w:rsidRPr="002915B7" w:rsidRDefault="00C62B39" w:rsidP="003F6AB2">
            <w:pPr>
              <w:pStyle w:val="Compact"/>
              <w:spacing w:line="480" w:lineRule="auto"/>
            </w:pPr>
            <w:r w:rsidRPr="002915B7">
              <w:rPr>
                <w:rFonts w:ascii="Calibri Light" w:hAnsi="Calibri Light" w:cs="Calibri Light"/>
                <w:sz w:val="18"/>
                <w:szCs w:val="18"/>
              </w:rPr>
              <w:t>Bombina pachypus</w:t>
            </w:r>
          </w:p>
        </w:tc>
      </w:tr>
      <w:tr w:rsidR="00C62B39" w:rsidRPr="002915B7" w14:paraId="77526589" w14:textId="77777777">
        <w:tc>
          <w:tcPr>
            <w:tcW w:w="1962" w:type="dxa"/>
            <w:shd w:val="clear" w:color="auto" w:fill="auto"/>
          </w:tcPr>
          <w:p w14:paraId="0114000B" w14:textId="77777777" w:rsidR="00C62B39" w:rsidRPr="002915B7" w:rsidRDefault="00C62B39" w:rsidP="003F6AB2">
            <w:pPr>
              <w:pStyle w:val="Compact"/>
              <w:spacing w:line="480" w:lineRule="auto"/>
            </w:pPr>
            <w:r w:rsidRPr="002915B7">
              <w:rPr>
                <w:rFonts w:ascii="Calibri Light" w:hAnsi="Calibri Light" w:cs="Calibri Light"/>
                <w:sz w:val="18"/>
                <w:szCs w:val="18"/>
              </w:rPr>
              <w:t>Bombina variegata</w:t>
            </w:r>
          </w:p>
        </w:tc>
      </w:tr>
      <w:tr w:rsidR="00C62B39" w:rsidRPr="002915B7" w14:paraId="4D8CF92D" w14:textId="77777777">
        <w:tc>
          <w:tcPr>
            <w:tcW w:w="1962" w:type="dxa"/>
            <w:shd w:val="clear" w:color="auto" w:fill="auto"/>
          </w:tcPr>
          <w:p w14:paraId="2F0E2ACE" w14:textId="77777777" w:rsidR="00C62B39" w:rsidRPr="002915B7" w:rsidRDefault="00C62B39" w:rsidP="003F6AB2">
            <w:pPr>
              <w:pStyle w:val="Compact"/>
              <w:spacing w:line="480" w:lineRule="auto"/>
            </w:pPr>
            <w:r w:rsidRPr="002915B7">
              <w:rPr>
                <w:rFonts w:ascii="Calibri Light" w:hAnsi="Calibri Light" w:cs="Calibri Light"/>
                <w:sz w:val="18"/>
                <w:szCs w:val="18"/>
              </w:rPr>
              <w:t>Bufo bufo</w:t>
            </w:r>
          </w:p>
        </w:tc>
      </w:tr>
      <w:tr w:rsidR="00C62B39" w:rsidRPr="002915B7" w14:paraId="1929D1E5" w14:textId="77777777">
        <w:tc>
          <w:tcPr>
            <w:tcW w:w="1962" w:type="dxa"/>
            <w:shd w:val="clear" w:color="auto" w:fill="auto"/>
          </w:tcPr>
          <w:p w14:paraId="3440131B"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arnoldi</w:t>
            </w:r>
          </w:p>
        </w:tc>
      </w:tr>
      <w:tr w:rsidR="00C62B39" w:rsidRPr="002915B7" w14:paraId="08D7BD8F" w14:textId="77777777">
        <w:tc>
          <w:tcPr>
            <w:tcW w:w="1962" w:type="dxa"/>
            <w:shd w:val="clear" w:color="auto" w:fill="auto"/>
          </w:tcPr>
          <w:p w14:paraId="746604EC"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asper</w:t>
            </w:r>
          </w:p>
        </w:tc>
      </w:tr>
      <w:tr w:rsidR="00C62B39" w:rsidRPr="002915B7" w14:paraId="4488EFEC" w14:textId="77777777">
        <w:tc>
          <w:tcPr>
            <w:tcW w:w="1962" w:type="dxa"/>
            <w:shd w:val="clear" w:color="auto" w:fill="auto"/>
          </w:tcPr>
          <w:p w14:paraId="578FD91C" w14:textId="77777777" w:rsidR="00C62B39" w:rsidRPr="002915B7" w:rsidRDefault="00C62B39" w:rsidP="003F6AB2">
            <w:pPr>
              <w:pStyle w:val="Compact"/>
              <w:spacing w:line="480" w:lineRule="auto"/>
            </w:pPr>
            <w:r w:rsidRPr="002915B7">
              <w:rPr>
                <w:rFonts w:ascii="Calibri Light" w:hAnsi="Calibri Light" w:cs="Calibri Light"/>
                <w:sz w:val="18"/>
                <w:szCs w:val="18"/>
              </w:rPr>
              <w:t>Chioglossa lusitanica</w:t>
            </w:r>
          </w:p>
        </w:tc>
      </w:tr>
      <w:tr w:rsidR="00C62B39" w:rsidRPr="002915B7" w14:paraId="5C65BF78" w14:textId="77777777">
        <w:tc>
          <w:tcPr>
            <w:tcW w:w="1962" w:type="dxa"/>
            <w:shd w:val="clear" w:color="auto" w:fill="auto"/>
          </w:tcPr>
          <w:p w14:paraId="54690806"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galganoi</w:t>
            </w:r>
          </w:p>
        </w:tc>
      </w:tr>
      <w:tr w:rsidR="00C62B39" w:rsidRPr="002915B7" w14:paraId="3783A194" w14:textId="77777777">
        <w:tc>
          <w:tcPr>
            <w:tcW w:w="1962" w:type="dxa"/>
            <w:shd w:val="clear" w:color="auto" w:fill="auto"/>
          </w:tcPr>
          <w:p w14:paraId="466F5102"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jeanneae</w:t>
            </w:r>
          </w:p>
        </w:tc>
      </w:tr>
      <w:tr w:rsidR="00C62B39" w:rsidRPr="002915B7" w14:paraId="0BB3D047" w14:textId="77777777">
        <w:tc>
          <w:tcPr>
            <w:tcW w:w="1962" w:type="dxa"/>
            <w:shd w:val="clear" w:color="auto" w:fill="auto"/>
          </w:tcPr>
          <w:p w14:paraId="4FDA7B2A"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montalentii</w:t>
            </w:r>
          </w:p>
        </w:tc>
      </w:tr>
      <w:tr w:rsidR="00C62B39" w:rsidRPr="002915B7" w14:paraId="0D3C7115" w14:textId="77777777">
        <w:tc>
          <w:tcPr>
            <w:tcW w:w="1962" w:type="dxa"/>
            <w:shd w:val="clear" w:color="auto" w:fill="auto"/>
          </w:tcPr>
          <w:p w14:paraId="0C49FB5A"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pictus</w:t>
            </w:r>
          </w:p>
        </w:tc>
      </w:tr>
      <w:tr w:rsidR="00C62B39" w:rsidRPr="002915B7" w14:paraId="1E0F9E4B" w14:textId="77777777">
        <w:tc>
          <w:tcPr>
            <w:tcW w:w="1962" w:type="dxa"/>
            <w:shd w:val="clear" w:color="auto" w:fill="auto"/>
          </w:tcPr>
          <w:p w14:paraId="62CAEDBF"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sardus</w:t>
            </w:r>
          </w:p>
        </w:tc>
      </w:tr>
      <w:tr w:rsidR="00C62B39" w:rsidRPr="002915B7" w14:paraId="0491C6D0" w14:textId="77777777">
        <w:tc>
          <w:tcPr>
            <w:tcW w:w="1962" w:type="dxa"/>
            <w:shd w:val="clear" w:color="auto" w:fill="auto"/>
          </w:tcPr>
          <w:p w14:paraId="583857EB" w14:textId="77777777" w:rsidR="00C62B39" w:rsidRPr="002915B7" w:rsidRDefault="00C62B39" w:rsidP="003F6AB2">
            <w:pPr>
              <w:pStyle w:val="Compact"/>
              <w:spacing w:line="480" w:lineRule="auto"/>
            </w:pPr>
            <w:r w:rsidRPr="002915B7">
              <w:rPr>
                <w:rFonts w:ascii="Calibri Light" w:hAnsi="Calibri Light" w:cs="Calibri Light"/>
                <w:sz w:val="18"/>
                <w:szCs w:val="18"/>
              </w:rPr>
              <w:t>Epidalea calamita</w:t>
            </w:r>
          </w:p>
        </w:tc>
      </w:tr>
      <w:tr w:rsidR="00C62B39" w:rsidRPr="002915B7" w14:paraId="6E477875" w14:textId="77777777">
        <w:tc>
          <w:tcPr>
            <w:tcW w:w="1962" w:type="dxa"/>
            <w:shd w:val="clear" w:color="auto" w:fill="auto"/>
          </w:tcPr>
          <w:p w14:paraId="6784D760"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montanus</w:t>
            </w:r>
          </w:p>
        </w:tc>
      </w:tr>
      <w:tr w:rsidR="00C62B39" w:rsidRPr="002915B7" w14:paraId="5A5648DA" w14:textId="77777777">
        <w:tc>
          <w:tcPr>
            <w:tcW w:w="1962" w:type="dxa"/>
            <w:shd w:val="clear" w:color="auto" w:fill="auto"/>
          </w:tcPr>
          <w:p w14:paraId="46E500A3"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platycephalus</w:t>
            </w:r>
          </w:p>
        </w:tc>
      </w:tr>
      <w:tr w:rsidR="00C62B39" w:rsidRPr="002915B7" w14:paraId="16139A3F" w14:textId="77777777">
        <w:tc>
          <w:tcPr>
            <w:tcW w:w="1962" w:type="dxa"/>
            <w:shd w:val="clear" w:color="auto" w:fill="auto"/>
          </w:tcPr>
          <w:p w14:paraId="3B35B2A8" w14:textId="77777777" w:rsidR="00C62B39" w:rsidRPr="002915B7" w:rsidRDefault="00C62B39" w:rsidP="003F6AB2">
            <w:pPr>
              <w:pStyle w:val="Compact"/>
              <w:spacing w:line="480" w:lineRule="auto"/>
            </w:pPr>
            <w:r w:rsidRPr="002915B7">
              <w:rPr>
                <w:rFonts w:ascii="Calibri Light" w:hAnsi="Calibri Light" w:cs="Calibri Light"/>
                <w:sz w:val="18"/>
                <w:szCs w:val="18"/>
              </w:rPr>
              <w:t>Hyla arborea</w:t>
            </w:r>
          </w:p>
        </w:tc>
      </w:tr>
      <w:tr w:rsidR="00C62B39" w:rsidRPr="002915B7" w14:paraId="6F2F23FB" w14:textId="77777777">
        <w:tc>
          <w:tcPr>
            <w:tcW w:w="1962" w:type="dxa"/>
            <w:shd w:val="clear" w:color="auto" w:fill="auto"/>
          </w:tcPr>
          <w:p w14:paraId="091113BE" w14:textId="77777777" w:rsidR="00C62B39" w:rsidRPr="002915B7" w:rsidRDefault="00C62B39" w:rsidP="003F6AB2">
            <w:pPr>
              <w:pStyle w:val="Compact"/>
              <w:spacing w:line="480" w:lineRule="auto"/>
            </w:pPr>
            <w:r w:rsidRPr="002915B7">
              <w:rPr>
                <w:rFonts w:ascii="Calibri Light" w:hAnsi="Calibri Light" w:cs="Calibri Light"/>
                <w:sz w:val="18"/>
                <w:szCs w:val="18"/>
              </w:rPr>
              <w:t>Hyla intermedia</w:t>
            </w:r>
          </w:p>
        </w:tc>
      </w:tr>
      <w:tr w:rsidR="00C62B39" w:rsidRPr="002915B7" w14:paraId="34335C78" w14:textId="77777777">
        <w:tc>
          <w:tcPr>
            <w:tcW w:w="1962" w:type="dxa"/>
            <w:shd w:val="clear" w:color="auto" w:fill="auto"/>
          </w:tcPr>
          <w:p w14:paraId="7E844AB7" w14:textId="77777777" w:rsidR="00C62B39" w:rsidRPr="002915B7" w:rsidRDefault="00C62B39" w:rsidP="003F6AB2">
            <w:pPr>
              <w:pStyle w:val="Compact"/>
              <w:spacing w:line="480" w:lineRule="auto"/>
            </w:pPr>
            <w:r w:rsidRPr="002915B7">
              <w:rPr>
                <w:rFonts w:ascii="Calibri Light" w:hAnsi="Calibri Light" w:cs="Calibri Light"/>
                <w:sz w:val="18"/>
                <w:szCs w:val="18"/>
              </w:rPr>
              <w:t>Hyla meridionalis</w:t>
            </w:r>
          </w:p>
        </w:tc>
      </w:tr>
      <w:tr w:rsidR="00C62B39" w:rsidRPr="002915B7" w14:paraId="15648308" w14:textId="77777777">
        <w:tc>
          <w:tcPr>
            <w:tcW w:w="1962" w:type="dxa"/>
            <w:shd w:val="clear" w:color="auto" w:fill="auto"/>
          </w:tcPr>
          <w:p w14:paraId="316F4987" w14:textId="77777777" w:rsidR="00C62B39" w:rsidRPr="002915B7" w:rsidRDefault="00C62B39" w:rsidP="003F6AB2">
            <w:pPr>
              <w:pStyle w:val="Compact"/>
              <w:spacing w:line="480" w:lineRule="auto"/>
            </w:pPr>
            <w:r w:rsidRPr="002915B7">
              <w:rPr>
                <w:rFonts w:ascii="Calibri Light" w:hAnsi="Calibri Light" w:cs="Calibri Light"/>
                <w:sz w:val="18"/>
                <w:szCs w:val="18"/>
              </w:rPr>
              <w:t>Hyla sarda</w:t>
            </w:r>
          </w:p>
        </w:tc>
      </w:tr>
      <w:tr w:rsidR="00C62B39" w:rsidRPr="002915B7" w14:paraId="3F2710AB" w14:textId="77777777">
        <w:tc>
          <w:tcPr>
            <w:tcW w:w="1962" w:type="dxa"/>
            <w:shd w:val="clear" w:color="auto" w:fill="auto"/>
          </w:tcPr>
          <w:p w14:paraId="4C038C38"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boscai</w:t>
            </w:r>
          </w:p>
        </w:tc>
      </w:tr>
      <w:tr w:rsidR="00C62B39" w:rsidRPr="002915B7" w14:paraId="08FF46AA" w14:textId="77777777">
        <w:tc>
          <w:tcPr>
            <w:tcW w:w="1962" w:type="dxa"/>
            <w:shd w:val="clear" w:color="auto" w:fill="auto"/>
          </w:tcPr>
          <w:p w14:paraId="58B73F2B"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helveticus</w:t>
            </w:r>
          </w:p>
        </w:tc>
      </w:tr>
      <w:tr w:rsidR="00C62B39" w:rsidRPr="002915B7" w14:paraId="665EC034" w14:textId="77777777">
        <w:tc>
          <w:tcPr>
            <w:tcW w:w="1962" w:type="dxa"/>
            <w:shd w:val="clear" w:color="auto" w:fill="auto"/>
          </w:tcPr>
          <w:p w14:paraId="4446ACC4"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italicus</w:t>
            </w:r>
          </w:p>
        </w:tc>
      </w:tr>
      <w:tr w:rsidR="00C62B39" w:rsidRPr="002915B7" w14:paraId="1B0A7339" w14:textId="77777777">
        <w:tc>
          <w:tcPr>
            <w:tcW w:w="1962" w:type="dxa"/>
            <w:shd w:val="clear" w:color="auto" w:fill="auto"/>
          </w:tcPr>
          <w:p w14:paraId="5C008566"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montandoni</w:t>
            </w:r>
          </w:p>
        </w:tc>
      </w:tr>
      <w:tr w:rsidR="00C62B39" w:rsidRPr="002915B7" w14:paraId="58FAE3A8" w14:textId="77777777">
        <w:tc>
          <w:tcPr>
            <w:tcW w:w="1962" w:type="dxa"/>
            <w:shd w:val="clear" w:color="auto" w:fill="auto"/>
          </w:tcPr>
          <w:p w14:paraId="7AF30B06"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vulgaris</w:t>
            </w:r>
          </w:p>
        </w:tc>
      </w:tr>
      <w:tr w:rsidR="00C62B39" w:rsidRPr="002915B7" w14:paraId="13F67D56" w14:textId="77777777">
        <w:tc>
          <w:tcPr>
            <w:tcW w:w="1962" w:type="dxa"/>
            <w:shd w:val="clear" w:color="auto" w:fill="auto"/>
          </w:tcPr>
          <w:p w14:paraId="2BFC9540"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helverseni</w:t>
            </w:r>
          </w:p>
        </w:tc>
      </w:tr>
      <w:tr w:rsidR="00C62B39" w:rsidRPr="002915B7" w14:paraId="2C40A838" w14:textId="77777777">
        <w:tc>
          <w:tcPr>
            <w:tcW w:w="1962" w:type="dxa"/>
            <w:shd w:val="clear" w:color="auto" w:fill="auto"/>
          </w:tcPr>
          <w:p w14:paraId="723311D9"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luschani</w:t>
            </w:r>
          </w:p>
        </w:tc>
      </w:tr>
      <w:tr w:rsidR="00C62B39" w:rsidRPr="002915B7" w14:paraId="6BBFCB43" w14:textId="77777777">
        <w:tc>
          <w:tcPr>
            <w:tcW w:w="1962" w:type="dxa"/>
            <w:shd w:val="clear" w:color="auto" w:fill="auto"/>
          </w:tcPr>
          <w:p w14:paraId="478245E2" w14:textId="77777777" w:rsidR="00C62B39" w:rsidRPr="002915B7" w:rsidRDefault="00C62B39" w:rsidP="003F6AB2">
            <w:pPr>
              <w:pStyle w:val="Compact"/>
              <w:spacing w:line="480" w:lineRule="auto"/>
            </w:pPr>
            <w:r w:rsidRPr="002915B7">
              <w:rPr>
                <w:rFonts w:ascii="Calibri Light" w:hAnsi="Calibri Light" w:cs="Calibri Light"/>
                <w:sz w:val="18"/>
                <w:szCs w:val="18"/>
              </w:rPr>
              <w:t>Mesotriton alpestris</w:t>
            </w:r>
          </w:p>
        </w:tc>
      </w:tr>
      <w:tr w:rsidR="00C62B39" w:rsidRPr="002915B7" w14:paraId="021911C9" w14:textId="77777777">
        <w:tc>
          <w:tcPr>
            <w:tcW w:w="1962" w:type="dxa"/>
            <w:shd w:val="clear" w:color="auto" w:fill="auto"/>
          </w:tcPr>
          <w:p w14:paraId="37E5B337"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cultripes</w:t>
            </w:r>
          </w:p>
        </w:tc>
      </w:tr>
      <w:tr w:rsidR="00C62B39" w:rsidRPr="002915B7" w14:paraId="2C20D0C9" w14:textId="77777777">
        <w:tc>
          <w:tcPr>
            <w:tcW w:w="1962" w:type="dxa"/>
            <w:shd w:val="clear" w:color="auto" w:fill="auto"/>
          </w:tcPr>
          <w:p w14:paraId="16CC0677"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fuscus</w:t>
            </w:r>
          </w:p>
        </w:tc>
      </w:tr>
      <w:tr w:rsidR="00C62B39" w:rsidRPr="002915B7" w14:paraId="679D0C3C" w14:textId="77777777">
        <w:tc>
          <w:tcPr>
            <w:tcW w:w="1962" w:type="dxa"/>
            <w:shd w:val="clear" w:color="auto" w:fill="auto"/>
          </w:tcPr>
          <w:p w14:paraId="01F6796D"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syriacus</w:t>
            </w:r>
          </w:p>
        </w:tc>
      </w:tr>
      <w:tr w:rsidR="00C62B39" w:rsidRPr="002915B7" w14:paraId="70D55521" w14:textId="77777777">
        <w:tc>
          <w:tcPr>
            <w:tcW w:w="1962" w:type="dxa"/>
            <w:shd w:val="clear" w:color="auto" w:fill="auto"/>
          </w:tcPr>
          <w:p w14:paraId="0EEB3823"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ibericus</w:t>
            </w:r>
          </w:p>
        </w:tc>
      </w:tr>
      <w:tr w:rsidR="00C62B39" w:rsidRPr="002915B7" w14:paraId="18C95E63" w14:textId="77777777">
        <w:tc>
          <w:tcPr>
            <w:tcW w:w="1962" w:type="dxa"/>
            <w:shd w:val="clear" w:color="auto" w:fill="auto"/>
          </w:tcPr>
          <w:p w14:paraId="432FB897"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punctatus</w:t>
            </w:r>
          </w:p>
        </w:tc>
      </w:tr>
      <w:tr w:rsidR="00C62B39" w:rsidRPr="002915B7" w14:paraId="4DAA6B93" w14:textId="77777777">
        <w:tc>
          <w:tcPr>
            <w:tcW w:w="1962" w:type="dxa"/>
            <w:shd w:val="clear" w:color="auto" w:fill="auto"/>
          </w:tcPr>
          <w:p w14:paraId="0036B42A"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bedriagae</w:t>
            </w:r>
          </w:p>
        </w:tc>
      </w:tr>
      <w:tr w:rsidR="00C62B39" w:rsidRPr="002915B7" w14:paraId="4639BBF8" w14:textId="77777777">
        <w:tc>
          <w:tcPr>
            <w:tcW w:w="1962" w:type="dxa"/>
            <w:shd w:val="clear" w:color="auto" w:fill="auto"/>
          </w:tcPr>
          <w:p w14:paraId="1DEDC8B6"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bergeri</w:t>
            </w:r>
          </w:p>
        </w:tc>
      </w:tr>
      <w:tr w:rsidR="00C62B39" w:rsidRPr="002915B7" w14:paraId="2E9B3EBB" w14:textId="77777777">
        <w:tc>
          <w:tcPr>
            <w:tcW w:w="1962" w:type="dxa"/>
            <w:shd w:val="clear" w:color="auto" w:fill="auto"/>
          </w:tcPr>
          <w:p w14:paraId="2FECE85F"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cerigensis</w:t>
            </w:r>
          </w:p>
        </w:tc>
      </w:tr>
      <w:tr w:rsidR="00C62B39" w:rsidRPr="002915B7" w14:paraId="018D85AF" w14:textId="77777777">
        <w:tc>
          <w:tcPr>
            <w:tcW w:w="1962" w:type="dxa"/>
            <w:shd w:val="clear" w:color="auto" w:fill="auto"/>
          </w:tcPr>
          <w:p w14:paraId="14C26AF2"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cretensis</w:t>
            </w:r>
          </w:p>
        </w:tc>
      </w:tr>
      <w:tr w:rsidR="00C62B39" w:rsidRPr="002915B7" w14:paraId="2B3F8676" w14:textId="77777777">
        <w:tc>
          <w:tcPr>
            <w:tcW w:w="1962" w:type="dxa"/>
            <w:shd w:val="clear" w:color="auto" w:fill="auto"/>
          </w:tcPr>
          <w:p w14:paraId="2D4E2DCB"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epeirotcus</w:t>
            </w:r>
          </w:p>
        </w:tc>
      </w:tr>
      <w:tr w:rsidR="00C62B39" w:rsidRPr="002915B7" w14:paraId="4FEEDA00" w14:textId="77777777">
        <w:tc>
          <w:tcPr>
            <w:tcW w:w="1962" w:type="dxa"/>
            <w:shd w:val="clear" w:color="auto" w:fill="auto"/>
          </w:tcPr>
          <w:p w14:paraId="3F16274F"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esculentus</w:t>
            </w:r>
          </w:p>
        </w:tc>
      </w:tr>
      <w:tr w:rsidR="00C62B39" w:rsidRPr="002915B7" w14:paraId="19C7C368" w14:textId="77777777">
        <w:tc>
          <w:tcPr>
            <w:tcW w:w="1962" w:type="dxa"/>
            <w:shd w:val="clear" w:color="auto" w:fill="auto"/>
          </w:tcPr>
          <w:p w14:paraId="192E217F"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grafi</w:t>
            </w:r>
          </w:p>
        </w:tc>
      </w:tr>
      <w:tr w:rsidR="00C62B39" w:rsidRPr="002915B7" w14:paraId="5CAEF966" w14:textId="77777777">
        <w:tc>
          <w:tcPr>
            <w:tcW w:w="1962" w:type="dxa"/>
            <w:shd w:val="clear" w:color="auto" w:fill="auto"/>
          </w:tcPr>
          <w:p w14:paraId="1FA01E16"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hispanicus</w:t>
            </w:r>
          </w:p>
        </w:tc>
      </w:tr>
      <w:tr w:rsidR="00C62B39" w:rsidRPr="002915B7" w14:paraId="5C425702" w14:textId="77777777">
        <w:tc>
          <w:tcPr>
            <w:tcW w:w="1962" w:type="dxa"/>
            <w:shd w:val="clear" w:color="auto" w:fill="auto"/>
          </w:tcPr>
          <w:p w14:paraId="3FA29BDE"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kurtmuelleri</w:t>
            </w:r>
          </w:p>
        </w:tc>
      </w:tr>
      <w:tr w:rsidR="00C62B39" w:rsidRPr="002915B7" w14:paraId="3790B5D2" w14:textId="77777777">
        <w:tc>
          <w:tcPr>
            <w:tcW w:w="1962" w:type="dxa"/>
            <w:shd w:val="clear" w:color="auto" w:fill="auto"/>
          </w:tcPr>
          <w:p w14:paraId="7810CCE0"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lessonae</w:t>
            </w:r>
          </w:p>
        </w:tc>
      </w:tr>
      <w:tr w:rsidR="00C62B39" w:rsidRPr="002915B7" w14:paraId="0E4379ED" w14:textId="77777777">
        <w:tc>
          <w:tcPr>
            <w:tcW w:w="1962" w:type="dxa"/>
            <w:shd w:val="clear" w:color="auto" w:fill="auto"/>
          </w:tcPr>
          <w:p w14:paraId="459C0A49"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perezi</w:t>
            </w:r>
          </w:p>
        </w:tc>
      </w:tr>
      <w:tr w:rsidR="00C62B39" w:rsidRPr="002915B7" w14:paraId="6C316B51" w14:textId="77777777">
        <w:tc>
          <w:tcPr>
            <w:tcW w:w="1962" w:type="dxa"/>
            <w:shd w:val="clear" w:color="auto" w:fill="auto"/>
          </w:tcPr>
          <w:p w14:paraId="4DA91FAF"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ridibundus</w:t>
            </w:r>
          </w:p>
        </w:tc>
      </w:tr>
      <w:tr w:rsidR="00C62B39" w:rsidRPr="002915B7" w14:paraId="6F310FAB" w14:textId="77777777">
        <w:tc>
          <w:tcPr>
            <w:tcW w:w="1962" w:type="dxa"/>
            <w:shd w:val="clear" w:color="auto" w:fill="auto"/>
          </w:tcPr>
          <w:p w14:paraId="3EEEEE19" w14:textId="77777777" w:rsidR="00C62B39" w:rsidRPr="002915B7" w:rsidRDefault="00C62B39" w:rsidP="003F6AB2">
            <w:pPr>
              <w:pStyle w:val="Compact"/>
              <w:spacing w:line="480" w:lineRule="auto"/>
            </w:pPr>
            <w:r w:rsidRPr="002915B7">
              <w:rPr>
                <w:rFonts w:ascii="Calibri Light" w:hAnsi="Calibri Light" w:cs="Calibri Light"/>
                <w:sz w:val="18"/>
                <w:szCs w:val="18"/>
              </w:rPr>
              <w:t>Pleurodeles waltl</w:t>
            </w:r>
          </w:p>
        </w:tc>
      </w:tr>
      <w:tr w:rsidR="00C62B39" w:rsidRPr="002915B7" w14:paraId="6831A313" w14:textId="77777777">
        <w:tc>
          <w:tcPr>
            <w:tcW w:w="1962" w:type="dxa"/>
            <w:shd w:val="clear" w:color="auto" w:fill="auto"/>
          </w:tcPr>
          <w:p w14:paraId="4833041D" w14:textId="77777777" w:rsidR="00C62B39" w:rsidRPr="002915B7" w:rsidRDefault="00C62B39" w:rsidP="003F6AB2">
            <w:pPr>
              <w:pStyle w:val="Compact"/>
              <w:spacing w:line="480" w:lineRule="auto"/>
            </w:pPr>
            <w:r w:rsidRPr="002915B7">
              <w:rPr>
                <w:rFonts w:ascii="Calibri Light" w:hAnsi="Calibri Light" w:cs="Calibri Light"/>
                <w:sz w:val="18"/>
                <w:szCs w:val="18"/>
              </w:rPr>
              <w:t>Proteus anguinus</w:t>
            </w:r>
          </w:p>
        </w:tc>
      </w:tr>
      <w:tr w:rsidR="00C62B39" w:rsidRPr="002915B7" w14:paraId="5A2ADB0F" w14:textId="77777777">
        <w:tc>
          <w:tcPr>
            <w:tcW w:w="1962" w:type="dxa"/>
            <w:shd w:val="clear" w:color="auto" w:fill="auto"/>
          </w:tcPr>
          <w:p w14:paraId="534A083C"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balearica</w:t>
            </w:r>
          </w:p>
        </w:tc>
      </w:tr>
      <w:tr w:rsidR="00C62B39" w:rsidRPr="002915B7" w14:paraId="0328BED7" w14:textId="77777777">
        <w:tc>
          <w:tcPr>
            <w:tcW w:w="1962" w:type="dxa"/>
            <w:shd w:val="clear" w:color="auto" w:fill="auto"/>
          </w:tcPr>
          <w:p w14:paraId="3922B28E"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sicula</w:t>
            </w:r>
          </w:p>
        </w:tc>
      </w:tr>
      <w:tr w:rsidR="00C62B39" w:rsidRPr="002915B7" w14:paraId="782940D3" w14:textId="77777777">
        <w:tc>
          <w:tcPr>
            <w:tcW w:w="1962" w:type="dxa"/>
            <w:shd w:val="clear" w:color="auto" w:fill="auto"/>
          </w:tcPr>
          <w:p w14:paraId="4D2DFBFF"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variabilis</w:t>
            </w:r>
          </w:p>
        </w:tc>
      </w:tr>
      <w:tr w:rsidR="00C62B39" w:rsidRPr="002915B7" w14:paraId="24806012" w14:textId="77777777">
        <w:tc>
          <w:tcPr>
            <w:tcW w:w="1962" w:type="dxa"/>
            <w:shd w:val="clear" w:color="auto" w:fill="auto"/>
          </w:tcPr>
          <w:p w14:paraId="61A8D1AA"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viridis</w:t>
            </w:r>
          </w:p>
        </w:tc>
      </w:tr>
      <w:tr w:rsidR="00C62B39" w:rsidRPr="002915B7" w14:paraId="48E4F415" w14:textId="77777777">
        <w:tc>
          <w:tcPr>
            <w:tcW w:w="1962" w:type="dxa"/>
            <w:shd w:val="clear" w:color="auto" w:fill="auto"/>
          </w:tcPr>
          <w:p w14:paraId="6BF248EF" w14:textId="77777777" w:rsidR="00C62B39" w:rsidRPr="002915B7" w:rsidRDefault="00C62B39" w:rsidP="003F6AB2">
            <w:pPr>
              <w:pStyle w:val="Compact"/>
              <w:spacing w:line="480" w:lineRule="auto"/>
            </w:pPr>
            <w:r w:rsidRPr="002915B7">
              <w:rPr>
                <w:rFonts w:ascii="Calibri Light" w:hAnsi="Calibri Light" w:cs="Calibri Light"/>
                <w:sz w:val="18"/>
                <w:szCs w:val="18"/>
              </w:rPr>
              <w:t>Rana arvalis</w:t>
            </w:r>
          </w:p>
        </w:tc>
      </w:tr>
      <w:tr w:rsidR="00C62B39" w:rsidRPr="002915B7" w14:paraId="1E8AD176" w14:textId="77777777">
        <w:tc>
          <w:tcPr>
            <w:tcW w:w="1962" w:type="dxa"/>
            <w:shd w:val="clear" w:color="auto" w:fill="auto"/>
          </w:tcPr>
          <w:p w14:paraId="12749BD4" w14:textId="77777777" w:rsidR="00C62B39" w:rsidRPr="002915B7" w:rsidRDefault="00C62B39" w:rsidP="003F6AB2">
            <w:pPr>
              <w:pStyle w:val="Compact"/>
              <w:spacing w:line="480" w:lineRule="auto"/>
            </w:pPr>
            <w:r w:rsidRPr="002915B7">
              <w:rPr>
                <w:rFonts w:ascii="Calibri Light" w:hAnsi="Calibri Light" w:cs="Calibri Light"/>
                <w:sz w:val="18"/>
                <w:szCs w:val="18"/>
              </w:rPr>
              <w:t>Rana dalmatina</w:t>
            </w:r>
          </w:p>
        </w:tc>
      </w:tr>
      <w:tr w:rsidR="00C62B39" w:rsidRPr="002915B7" w14:paraId="5DAA3843" w14:textId="77777777">
        <w:tc>
          <w:tcPr>
            <w:tcW w:w="1962" w:type="dxa"/>
            <w:shd w:val="clear" w:color="auto" w:fill="auto"/>
          </w:tcPr>
          <w:p w14:paraId="4E924D3F" w14:textId="77777777" w:rsidR="00C62B39" w:rsidRPr="002915B7" w:rsidRDefault="00C62B39" w:rsidP="003F6AB2">
            <w:pPr>
              <w:pStyle w:val="Compact"/>
              <w:spacing w:line="480" w:lineRule="auto"/>
            </w:pPr>
            <w:r w:rsidRPr="002915B7">
              <w:rPr>
                <w:rFonts w:ascii="Calibri Light" w:hAnsi="Calibri Light" w:cs="Calibri Light"/>
                <w:sz w:val="18"/>
                <w:szCs w:val="18"/>
              </w:rPr>
              <w:t>Rana graeca</w:t>
            </w:r>
          </w:p>
        </w:tc>
      </w:tr>
      <w:tr w:rsidR="00C62B39" w:rsidRPr="002915B7" w14:paraId="5634C2A4" w14:textId="77777777">
        <w:tc>
          <w:tcPr>
            <w:tcW w:w="1962" w:type="dxa"/>
            <w:shd w:val="clear" w:color="auto" w:fill="auto"/>
          </w:tcPr>
          <w:p w14:paraId="663D3C07" w14:textId="77777777" w:rsidR="00C62B39" w:rsidRPr="002915B7" w:rsidRDefault="00C62B39" w:rsidP="003F6AB2">
            <w:pPr>
              <w:pStyle w:val="Compact"/>
              <w:spacing w:line="480" w:lineRule="auto"/>
            </w:pPr>
            <w:r w:rsidRPr="002915B7">
              <w:rPr>
                <w:rFonts w:ascii="Calibri Light" w:hAnsi="Calibri Light" w:cs="Calibri Light"/>
                <w:sz w:val="18"/>
                <w:szCs w:val="18"/>
              </w:rPr>
              <w:t>Rana iberica</w:t>
            </w:r>
          </w:p>
        </w:tc>
      </w:tr>
      <w:tr w:rsidR="00C62B39" w:rsidRPr="002915B7" w14:paraId="67B4B817" w14:textId="77777777">
        <w:tc>
          <w:tcPr>
            <w:tcW w:w="1962" w:type="dxa"/>
            <w:shd w:val="clear" w:color="auto" w:fill="auto"/>
          </w:tcPr>
          <w:p w14:paraId="411BEF36" w14:textId="77777777" w:rsidR="00C62B39" w:rsidRPr="002915B7" w:rsidRDefault="00C62B39" w:rsidP="003F6AB2">
            <w:pPr>
              <w:pStyle w:val="Compact"/>
              <w:spacing w:line="480" w:lineRule="auto"/>
            </w:pPr>
            <w:r w:rsidRPr="002915B7">
              <w:rPr>
                <w:rFonts w:ascii="Calibri Light" w:hAnsi="Calibri Light" w:cs="Calibri Light"/>
                <w:sz w:val="18"/>
                <w:szCs w:val="18"/>
              </w:rPr>
              <w:t>Rana italica</w:t>
            </w:r>
          </w:p>
        </w:tc>
      </w:tr>
      <w:tr w:rsidR="00C62B39" w:rsidRPr="002915B7" w14:paraId="00B5EDC8" w14:textId="77777777">
        <w:tc>
          <w:tcPr>
            <w:tcW w:w="1962" w:type="dxa"/>
            <w:shd w:val="clear" w:color="auto" w:fill="auto"/>
          </w:tcPr>
          <w:p w14:paraId="1B074384" w14:textId="77777777" w:rsidR="00C62B39" w:rsidRPr="002915B7" w:rsidRDefault="00C62B39" w:rsidP="003F6AB2">
            <w:pPr>
              <w:pStyle w:val="Compact"/>
              <w:spacing w:line="480" w:lineRule="auto"/>
            </w:pPr>
            <w:r w:rsidRPr="002915B7">
              <w:rPr>
                <w:rFonts w:ascii="Calibri Light" w:hAnsi="Calibri Light" w:cs="Calibri Light"/>
                <w:sz w:val="18"/>
                <w:szCs w:val="18"/>
              </w:rPr>
              <w:t>Rana latastei</w:t>
            </w:r>
          </w:p>
        </w:tc>
      </w:tr>
      <w:tr w:rsidR="00C62B39" w:rsidRPr="002915B7" w14:paraId="0168F557" w14:textId="77777777">
        <w:tc>
          <w:tcPr>
            <w:tcW w:w="1962" w:type="dxa"/>
            <w:shd w:val="clear" w:color="auto" w:fill="auto"/>
          </w:tcPr>
          <w:p w14:paraId="5E6FC86D" w14:textId="77777777" w:rsidR="00C62B39" w:rsidRPr="002915B7" w:rsidRDefault="00C62B39" w:rsidP="003F6AB2">
            <w:pPr>
              <w:pStyle w:val="Compact"/>
              <w:spacing w:line="480" w:lineRule="auto"/>
            </w:pPr>
            <w:r w:rsidRPr="002915B7">
              <w:rPr>
                <w:rFonts w:ascii="Calibri Light" w:hAnsi="Calibri Light" w:cs="Calibri Light"/>
                <w:sz w:val="18"/>
                <w:szCs w:val="18"/>
              </w:rPr>
              <w:t>Rana pyrenaica</w:t>
            </w:r>
          </w:p>
        </w:tc>
      </w:tr>
      <w:tr w:rsidR="00C62B39" w:rsidRPr="002915B7" w14:paraId="263A3A67" w14:textId="77777777">
        <w:tc>
          <w:tcPr>
            <w:tcW w:w="1962" w:type="dxa"/>
            <w:shd w:val="clear" w:color="auto" w:fill="auto"/>
          </w:tcPr>
          <w:p w14:paraId="3298AD39" w14:textId="77777777" w:rsidR="00C62B39" w:rsidRPr="002915B7" w:rsidRDefault="00C62B39" w:rsidP="003F6AB2">
            <w:pPr>
              <w:pStyle w:val="Compact"/>
              <w:spacing w:line="480" w:lineRule="auto"/>
            </w:pPr>
            <w:r w:rsidRPr="002915B7">
              <w:rPr>
                <w:rFonts w:ascii="Calibri Light" w:hAnsi="Calibri Light" w:cs="Calibri Light"/>
                <w:sz w:val="18"/>
                <w:szCs w:val="18"/>
              </w:rPr>
              <w:t>Rana temporaria</w:t>
            </w:r>
          </w:p>
        </w:tc>
      </w:tr>
      <w:tr w:rsidR="00C62B39" w:rsidRPr="002915B7" w14:paraId="6A9F1889" w14:textId="77777777">
        <w:tc>
          <w:tcPr>
            <w:tcW w:w="1962" w:type="dxa"/>
            <w:shd w:val="clear" w:color="auto" w:fill="auto"/>
          </w:tcPr>
          <w:p w14:paraId="22DF4677"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atra</w:t>
            </w:r>
          </w:p>
        </w:tc>
      </w:tr>
      <w:tr w:rsidR="00C62B39" w:rsidRPr="002915B7" w14:paraId="0002A397" w14:textId="77777777">
        <w:tc>
          <w:tcPr>
            <w:tcW w:w="1962" w:type="dxa"/>
            <w:shd w:val="clear" w:color="auto" w:fill="auto"/>
          </w:tcPr>
          <w:p w14:paraId="747D2508"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corsica</w:t>
            </w:r>
          </w:p>
        </w:tc>
      </w:tr>
      <w:tr w:rsidR="00C62B39" w:rsidRPr="002915B7" w14:paraId="44072DA0" w14:textId="77777777">
        <w:tc>
          <w:tcPr>
            <w:tcW w:w="1962" w:type="dxa"/>
            <w:shd w:val="clear" w:color="auto" w:fill="auto"/>
          </w:tcPr>
          <w:p w14:paraId="004A78C1"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lanzai</w:t>
            </w:r>
          </w:p>
        </w:tc>
      </w:tr>
      <w:tr w:rsidR="00C62B39" w:rsidRPr="002915B7" w14:paraId="37B06C7A" w14:textId="77777777">
        <w:tc>
          <w:tcPr>
            <w:tcW w:w="1962" w:type="dxa"/>
            <w:shd w:val="clear" w:color="auto" w:fill="auto"/>
          </w:tcPr>
          <w:p w14:paraId="626E2C90"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salamandra</w:t>
            </w:r>
          </w:p>
        </w:tc>
      </w:tr>
      <w:tr w:rsidR="00C62B39" w:rsidRPr="002915B7" w14:paraId="1E56831C" w14:textId="77777777">
        <w:tc>
          <w:tcPr>
            <w:tcW w:w="1962" w:type="dxa"/>
            <w:shd w:val="clear" w:color="auto" w:fill="auto"/>
          </w:tcPr>
          <w:p w14:paraId="063E47D6"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perspicillata</w:t>
            </w:r>
          </w:p>
        </w:tc>
      </w:tr>
      <w:tr w:rsidR="00C62B39" w:rsidRPr="002915B7" w14:paraId="5FEABDFA" w14:textId="77777777">
        <w:tc>
          <w:tcPr>
            <w:tcW w:w="1962" w:type="dxa"/>
            <w:shd w:val="clear" w:color="auto" w:fill="auto"/>
          </w:tcPr>
          <w:p w14:paraId="77F07CA5"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terdigitata</w:t>
            </w:r>
          </w:p>
        </w:tc>
      </w:tr>
      <w:tr w:rsidR="00C62B39" w:rsidRPr="002915B7" w14:paraId="14191A96" w14:textId="77777777">
        <w:tc>
          <w:tcPr>
            <w:tcW w:w="1962" w:type="dxa"/>
            <w:shd w:val="clear" w:color="auto" w:fill="auto"/>
          </w:tcPr>
          <w:p w14:paraId="4B86F95C"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ambrosii</w:t>
            </w:r>
          </w:p>
        </w:tc>
      </w:tr>
      <w:tr w:rsidR="00C62B39" w:rsidRPr="002915B7" w14:paraId="67F5E316" w14:textId="77777777">
        <w:tc>
          <w:tcPr>
            <w:tcW w:w="1962" w:type="dxa"/>
            <w:shd w:val="clear" w:color="auto" w:fill="auto"/>
          </w:tcPr>
          <w:p w14:paraId="221DB001"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flavus</w:t>
            </w:r>
          </w:p>
        </w:tc>
      </w:tr>
      <w:tr w:rsidR="00C62B39" w:rsidRPr="002915B7" w14:paraId="60EE26D6" w14:textId="77777777">
        <w:tc>
          <w:tcPr>
            <w:tcW w:w="1962" w:type="dxa"/>
            <w:shd w:val="clear" w:color="auto" w:fill="auto"/>
          </w:tcPr>
          <w:p w14:paraId="5F15C331"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imperialis</w:t>
            </w:r>
          </w:p>
        </w:tc>
      </w:tr>
      <w:tr w:rsidR="00C62B39" w:rsidRPr="002915B7" w14:paraId="6C4F1B93" w14:textId="77777777">
        <w:tc>
          <w:tcPr>
            <w:tcW w:w="1962" w:type="dxa"/>
            <w:shd w:val="clear" w:color="auto" w:fill="auto"/>
          </w:tcPr>
          <w:p w14:paraId="2B54B922"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italicus</w:t>
            </w:r>
          </w:p>
        </w:tc>
      </w:tr>
      <w:tr w:rsidR="00C62B39" w:rsidRPr="002915B7" w14:paraId="3DD6625E" w14:textId="77777777">
        <w:tc>
          <w:tcPr>
            <w:tcW w:w="1962" w:type="dxa"/>
            <w:shd w:val="clear" w:color="auto" w:fill="auto"/>
          </w:tcPr>
          <w:p w14:paraId="31E1C885"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sarrabusensis</w:t>
            </w:r>
          </w:p>
        </w:tc>
      </w:tr>
      <w:tr w:rsidR="00C62B39" w:rsidRPr="002915B7" w14:paraId="673C0865" w14:textId="77777777">
        <w:tc>
          <w:tcPr>
            <w:tcW w:w="1962" w:type="dxa"/>
            <w:shd w:val="clear" w:color="auto" w:fill="auto"/>
          </w:tcPr>
          <w:p w14:paraId="648897FF"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strinatii</w:t>
            </w:r>
          </w:p>
        </w:tc>
      </w:tr>
      <w:tr w:rsidR="00C62B39" w:rsidRPr="002915B7" w14:paraId="78EB2B75" w14:textId="77777777">
        <w:tc>
          <w:tcPr>
            <w:tcW w:w="1962" w:type="dxa"/>
            <w:shd w:val="clear" w:color="auto" w:fill="auto"/>
          </w:tcPr>
          <w:p w14:paraId="051B0714"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supramontis</w:t>
            </w:r>
          </w:p>
        </w:tc>
      </w:tr>
      <w:tr w:rsidR="00C62B39" w:rsidRPr="002915B7" w14:paraId="1EC25FE2" w14:textId="77777777">
        <w:tc>
          <w:tcPr>
            <w:tcW w:w="1962" w:type="dxa"/>
            <w:shd w:val="clear" w:color="auto" w:fill="auto"/>
          </w:tcPr>
          <w:p w14:paraId="70EF1340"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carnifex</w:t>
            </w:r>
          </w:p>
        </w:tc>
      </w:tr>
      <w:tr w:rsidR="00C62B39" w:rsidRPr="002915B7" w14:paraId="703B966E" w14:textId="77777777">
        <w:tc>
          <w:tcPr>
            <w:tcW w:w="1962" w:type="dxa"/>
            <w:shd w:val="clear" w:color="auto" w:fill="auto"/>
          </w:tcPr>
          <w:p w14:paraId="21E52EA8"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cristatus</w:t>
            </w:r>
          </w:p>
        </w:tc>
      </w:tr>
      <w:tr w:rsidR="00C62B39" w:rsidRPr="002915B7" w14:paraId="59734921" w14:textId="77777777">
        <w:tc>
          <w:tcPr>
            <w:tcW w:w="1962" w:type="dxa"/>
            <w:shd w:val="clear" w:color="auto" w:fill="auto"/>
          </w:tcPr>
          <w:p w14:paraId="3906EB07"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dobrogicus</w:t>
            </w:r>
          </w:p>
        </w:tc>
      </w:tr>
      <w:tr w:rsidR="00C62B39" w:rsidRPr="002915B7" w14:paraId="636E0F5A" w14:textId="77777777">
        <w:tc>
          <w:tcPr>
            <w:tcW w:w="1962" w:type="dxa"/>
            <w:shd w:val="clear" w:color="auto" w:fill="auto"/>
          </w:tcPr>
          <w:p w14:paraId="36C94BCF"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karelinii</w:t>
            </w:r>
          </w:p>
        </w:tc>
      </w:tr>
      <w:tr w:rsidR="00C62B39" w:rsidRPr="002915B7" w14:paraId="61047227" w14:textId="77777777">
        <w:tc>
          <w:tcPr>
            <w:tcW w:w="1962" w:type="dxa"/>
            <w:shd w:val="clear" w:color="auto" w:fill="auto"/>
          </w:tcPr>
          <w:p w14:paraId="104FD0A8"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macedonicus</w:t>
            </w:r>
          </w:p>
        </w:tc>
      </w:tr>
      <w:tr w:rsidR="00C62B39" w:rsidRPr="002915B7" w14:paraId="3E6BF68A" w14:textId="77777777">
        <w:tc>
          <w:tcPr>
            <w:tcW w:w="1962" w:type="dxa"/>
            <w:shd w:val="clear" w:color="auto" w:fill="auto"/>
          </w:tcPr>
          <w:p w14:paraId="029C3A0F"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marmoratus</w:t>
            </w:r>
          </w:p>
        </w:tc>
      </w:tr>
      <w:tr w:rsidR="00C62B39" w:rsidRPr="002915B7" w14:paraId="27AFCD99" w14:textId="77777777">
        <w:tc>
          <w:tcPr>
            <w:tcW w:w="1962" w:type="dxa"/>
            <w:shd w:val="clear" w:color="auto" w:fill="auto"/>
          </w:tcPr>
          <w:p w14:paraId="4EDDE29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pygmaeus</w:t>
            </w:r>
          </w:p>
          <w:p w14:paraId="314B0FF4" w14:textId="77777777" w:rsidR="00C62B39" w:rsidRPr="002915B7" w:rsidRDefault="00C62B39" w:rsidP="003F6AB2">
            <w:pPr>
              <w:pStyle w:val="Compact"/>
              <w:spacing w:line="480" w:lineRule="auto"/>
            </w:pPr>
            <w:r w:rsidRPr="002915B7">
              <w:rPr>
                <w:rFonts w:ascii="Calibri Light" w:hAnsi="Calibri Light" w:cs="Calibri Light"/>
                <w:b/>
                <w:sz w:val="18"/>
                <w:szCs w:val="18"/>
              </w:rPr>
              <w:t>Birds</w:t>
            </w:r>
          </w:p>
        </w:tc>
      </w:tr>
      <w:tr w:rsidR="00C62B39" w:rsidRPr="002915B7" w14:paraId="28E290A1" w14:textId="77777777">
        <w:tc>
          <w:tcPr>
            <w:tcW w:w="1962" w:type="dxa"/>
            <w:shd w:val="clear" w:color="auto" w:fill="auto"/>
          </w:tcPr>
          <w:p w14:paraId="1E6F24C6" w14:textId="77777777" w:rsidR="00C62B39" w:rsidRPr="002915B7" w:rsidRDefault="00C62B39" w:rsidP="003F6AB2">
            <w:pPr>
              <w:pStyle w:val="Compact"/>
              <w:spacing w:line="480" w:lineRule="auto"/>
            </w:pPr>
            <w:r w:rsidRPr="002915B7">
              <w:rPr>
                <w:rFonts w:ascii="Calibri Light" w:hAnsi="Calibri Light" w:cs="Calibri Light"/>
                <w:sz w:val="18"/>
                <w:szCs w:val="18"/>
              </w:rPr>
              <w:t>Accipiter brevipes</w:t>
            </w:r>
          </w:p>
        </w:tc>
      </w:tr>
      <w:tr w:rsidR="00C62B39" w:rsidRPr="002915B7" w14:paraId="40B242E4" w14:textId="77777777">
        <w:tc>
          <w:tcPr>
            <w:tcW w:w="1962" w:type="dxa"/>
            <w:shd w:val="clear" w:color="auto" w:fill="auto"/>
          </w:tcPr>
          <w:p w14:paraId="16D33C05"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agricola</w:t>
            </w:r>
          </w:p>
        </w:tc>
      </w:tr>
      <w:tr w:rsidR="00C62B39" w:rsidRPr="002915B7" w14:paraId="17AB7884" w14:textId="77777777">
        <w:tc>
          <w:tcPr>
            <w:tcW w:w="1962" w:type="dxa"/>
            <w:shd w:val="clear" w:color="auto" w:fill="auto"/>
          </w:tcPr>
          <w:p w14:paraId="11BCEBB7"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arundinaceus</w:t>
            </w:r>
          </w:p>
        </w:tc>
      </w:tr>
      <w:tr w:rsidR="00C62B39" w:rsidRPr="002915B7" w14:paraId="7E5989A3" w14:textId="77777777">
        <w:tc>
          <w:tcPr>
            <w:tcW w:w="1962" w:type="dxa"/>
            <w:shd w:val="clear" w:color="auto" w:fill="auto"/>
          </w:tcPr>
          <w:p w14:paraId="283B19CD"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dumetorum</w:t>
            </w:r>
          </w:p>
        </w:tc>
      </w:tr>
      <w:tr w:rsidR="00C62B39" w:rsidRPr="002915B7" w14:paraId="0A832E23" w14:textId="77777777">
        <w:tc>
          <w:tcPr>
            <w:tcW w:w="1962" w:type="dxa"/>
            <w:shd w:val="clear" w:color="auto" w:fill="auto"/>
          </w:tcPr>
          <w:p w14:paraId="4C022CF2"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Acrocephalus melanopogon</w:t>
            </w:r>
          </w:p>
        </w:tc>
      </w:tr>
      <w:tr w:rsidR="00C62B39" w:rsidRPr="002915B7" w14:paraId="0796C4AC" w14:textId="77777777">
        <w:trPr>
          <w:trHeight w:val="431"/>
        </w:trPr>
        <w:tc>
          <w:tcPr>
            <w:tcW w:w="1962" w:type="dxa"/>
            <w:shd w:val="clear" w:color="auto" w:fill="auto"/>
          </w:tcPr>
          <w:p w14:paraId="658DAF9B"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paludicola</w:t>
            </w:r>
          </w:p>
        </w:tc>
      </w:tr>
      <w:tr w:rsidR="00C62B39" w:rsidRPr="002915B7" w14:paraId="303DD0A2" w14:textId="77777777">
        <w:tc>
          <w:tcPr>
            <w:tcW w:w="1962" w:type="dxa"/>
            <w:shd w:val="clear" w:color="auto" w:fill="auto"/>
          </w:tcPr>
          <w:p w14:paraId="3E03BB8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palustris</w:t>
            </w:r>
          </w:p>
        </w:tc>
      </w:tr>
      <w:tr w:rsidR="00C62B39" w:rsidRPr="002915B7" w14:paraId="2ADE861B" w14:textId="77777777">
        <w:tc>
          <w:tcPr>
            <w:tcW w:w="1962" w:type="dxa"/>
            <w:shd w:val="clear" w:color="auto" w:fill="auto"/>
          </w:tcPr>
          <w:p w14:paraId="4E799F3B"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schoenobaenus</w:t>
            </w:r>
          </w:p>
        </w:tc>
      </w:tr>
      <w:tr w:rsidR="00C62B39" w:rsidRPr="002915B7" w14:paraId="5E05F7D0" w14:textId="77777777">
        <w:tc>
          <w:tcPr>
            <w:tcW w:w="1962" w:type="dxa"/>
            <w:shd w:val="clear" w:color="auto" w:fill="auto"/>
          </w:tcPr>
          <w:p w14:paraId="35CB9453"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scirpaceus</w:t>
            </w:r>
          </w:p>
        </w:tc>
      </w:tr>
      <w:tr w:rsidR="00C62B39" w:rsidRPr="002915B7" w14:paraId="06019FAC" w14:textId="77777777">
        <w:tc>
          <w:tcPr>
            <w:tcW w:w="1962" w:type="dxa"/>
            <w:shd w:val="clear" w:color="auto" w:fill="auto"/>
          </w:tcPr>
          <w:p w14:paraId="2600C13A" w14:textId="77777777" w:rsidR="00C62B39" w:rsidRPr="002915B7" w:rsidRDefault="00C62B39" w:rsidP="003F6AB2">
            <w:pPr>
              <w:pStyle w:val="Compact"/>
              <w:spacing w:line="480" w:lineRule="auto"/>
            </w:pPr>
            <w:r w:rsidRPr="002915B7">
              <w:rPr>
                <w:rFonts w:ascii="Calibri Light" w:hAnsi="Calibri Light" w:cs="Calibri Light"/>
                <w:sz w:val="18"/>
                <w:szCs w:val="18"/>
              </w:rPr>
              <w:t>Actitis hypoleucos</w:t>
            </w:r>
          </w:p>
        </w:tc>
      </w:tr>
      <w:tr w:rsidR="00C62B39" w:rsidRPr="002915B7" w14:paraId="37ADE7D8" w14:textId="77777777">
        <w:tc>
          <w:tcPr>
            <w:tcW w:w="1962" w:type="dxa"/>
            <w:shd w:val="clear" w:color="auto" w:fill="auto"/>
          </w:tcPr>
          <w:p w14:paraId="0757358C" w14:textId="77777777" w:rsidR="00C62B39" w:rsidRPr="002915B7" w:rsidRDefault="00C62B39" w:rsidP="003F6AB2">
            <w:pPr>
              <w:pStyle w:val="Compact"/>
              <w:spacing w:line="480" w:lineRule="auto"/>
            </w:pPr>
            <w:r w:rsidRPr="002915B7">
              <w:rPr>
                <w:rFonts w:ascii="Calibri Light" w:hAnsi="Calibri Light" w:cs="Calibri Light"/>
                <w:sz w:val="18"/>
                <w:szCs w:val="18"/>
              </w:rPr>
              <w:t>Aegithalos caudatus</w:t>
            </w:r>
          </w:p>
        </w:tc>
      </w:tr>
      <w:tr w:rsidR="00C62B39" w:rsidRPr="002915B7" w14:paraId="22C09855" w14:textId="77777777">
        <w:tc>
          <w:tcPr>
            <w:tcW w:w="1962" w:type="dxa"/>
            <w:shd w:val="clear" w:color="auto" w:fill="auto"/>
          </w:tcPr>
          <w:p w14:paraId="25A414D9" w14:textId="77777777" w:rsidR="00C62B39" w:rsidRPr="002915B7" w:rsidRDefault="00C62B39" w:rsidP="003F6AB2">
            <w:pPr>
              <w:pStyle w:val="Compact"/>
              <w:spacing w:line="480" w:lineRule="auto"/>
            </w:pPr>
            <w:r w:rsidRPr="002915B7">
              <w:rPr>
                <w:rFonts w:ascii="Calibri Light" w:hAnsi="Calibri Light" w:cs="Calibri Light"/>
                <w:sz w:val="18"/>
                <w:szCs w:val="18"/>
              </w:rPr>
              <w:t>Aegolius funereus</w:t>
            </w:r>
          </w:p>
        </w:tc>
      </w:tr>
      <w:tr w:rsidR="00C62B39" w:rsidRPr="002915B7" w14:paraId="1F8C2D03" w14:textId="77777777">
        <w:tc>
          <w:tcPr>
            <w:tcW w:w="1962" w:type="dxa"/>
            <w:shd w:val="clear" w:color="auto" w:fill="auto"/>
          </w:tcPr>
          <w:p w14:paraId="51A0C401" w14:textId="77777777" w:rsidR="00C62B39" w:rsidRPr="002915B7" w:rsidRDefault="00C62B39" w:rsidP="003F6AB2">
            <w:pPr>
              <w:pStyle w:val="Compact"/>
              <w:spacing w:line="480" w:lineRule="auto"/>
            </w:pPr>
            <w:r w:rsidRPr="002915B7">
              <w:rPr>
                <w:rFonts w:ascii="Calibri Light" w:hAnsi="Calibri Light" w:cs="Calibri Light"/>
                <w:sz w:val="18"/>
                <w:szCs w:val="18"/>
              </w:rPr>
              <w:t>Aegypius monachus</w:t>
            </w:r>
          </w:p>
        </w:tc>
      </w:tr>
      <w:tr w:rsidR="00C62B39" w:rsidRPr="002915B7" w14:paraId="39D83833" w14:textId="77777777">
        <w:tc>
          <w:tcPr>
            <w:tcW w:w="1962" w:type="dxa"/>
            <w:shd w:val="clear" w:color="auto" w:fill="auto"/>
          </w:tcPr>
          <w:p w14:paraId="5FA78CFA" w14:textId="77777777" w:rsidR="00C62B39" w:rsidRPr="002915B7" w:rsidRDefault="00C62B39" w:rsidP="003F6AB2">
            <w:pPr>
              <w:pStyle w:val="Compact"/>
              <w:spacing w:line="480" w:lineRule="auto"/>
            </w:pPr>
            <w:r w:rsidRPr="002915B7">
              <w:rPr>
                <w:rFonts w:ascii="Calibri Light" w:hAnsi="Calibri Light" w:cs="Calibri Light"/>
                <w:sz w:val="18"/>
                <w:szCs w:val="18"/>
              </w:rPr>
              <w:t>Alauda arvensis</w:t>
            </w:r>
          </w:p>
        </w:tc>
      </w:tr>
      <w:tr w:rsidR="00C62B39" w:rsidRPr="002915B7" w14:paraId="4EFB15BA" w14:textId="77777777">
        <w:tc>
          <w:tcPr>
            <w:tcW w:w="1962" w:type="dxa"/>
            <w:shd w:val="clear" w:color="auto" w:fill="auto"/>
          </w:tcPr>
          <w:p w14:paraId="36F0CD27" w14:textId="77777777" w:rsidR="00C62B39" w:rsidRPr="002915B7" w:rsidRDefault="00C62B39" w:rsidP="003F6AB2">
            <w:pPr>
              <w:pStyle w:val="Compact"/>
              <w:spacing w:line="480" w:lineRule="auto"/>
            </w:pPr>
            <w:r w:rsidRPr="002915B7">
              <w:rPr>
                <w:rFonts w:ascii="Calibri Light" w:hAnsi="Calibri Light" w:cs="Calibri Light"/>
                <w:sz w:val="18"/>
                <w:szCs w:val="18"/>
              </w:rPr>
              <w:t>Alca torda</w:t>
            </w:r>
          </w:p>
        </w:tc>
      </w:tr>
      <w:tr w:rsidR="00C62B39" w:rsidRPr="002915B7" w14:paraId="122A5280" w14:textId="77777777">
        <w:tc>
          <w:tcPr>
            <w:tcW w:w="1962" w:type="dxa"/>
            <w:shd w:val="clear" w:color="auto" w:fill="auto"/>
          </w:tcPr>
          <w:p w14:paraId="117D6221" w14:textId="77777777" w:rsidR="00C62B39" w:rsidRPr="002915B7" w:rsidRDefault="00C62B39" w:rsidP="003F6AB2">
            <w:pPr>
              <w:pStyle w:val="Compact"/>
              <w:spacing w:line="480" w:lineRule="auto"/>
            </w:pPr>
            <w:r w:rsidRPr="002915B7">
              <w:rPr>
                <w:rFonts w:ascii="Calibri Light" w:hAnsi="Calibri Light" w:cs="Calibri Light"/>
                <w:sz w:val="18"/>
                <w:szCs w:val="18"/>
              </w:rPr>
              <w:t>Alcedo atthis</w:t>
            </w:r>
          </w:p>
        </w:tc>
      </w:tr>
      <w:tr w:rsidR="00C62B39" w:rsidRPr="002915B7" w14:paraId="60814C89" w14:textId="77777777">
        <w:tc>
          <w:tcPr>
            <w:tcW w:w="1962" w:type="dxa"/>
            <w:shd w:val="clear" w:color="auto" w:fill="auto"/>
          </w:tcPr>
          <w:p w14:paraId="7CABA90D"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barbara</w:t>
            </w:r>
          </w:p>
        </w:tc>
      </w:tr>
      <w:tr w:rsidR="00C62B39" w:rsidRPr="002915B7" w14:paraId="5A538F72" w14:textId="77777777">
        <w:tc>
          <w:tcPr>
            <w:tcW w:w="1962" w:type="dxa"/>
            <w:shd w:val="clear" w:color="auto" w:fill="auto"/>
          </w:tcPr>
          <w:p w14:paraId="5B620480"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chukar</w:t>
            </w:r>
          </w:p>
        </w:tc>
      </w:tr>
      <w:tr w:rsidR="00C62B39" w:rsidRPr="002915B7" w14:paraId="3439E24D" w14:textId="77777777">
        <w:tc>
          <w:tcPr>
            <w:tcW w:w="1962" w:type="dxa"/>
            <w:shd w:val="clear" w:color="auto" w:fill="auto"/>
          </w:tcPr>
          <w:p w14:paraId="52B2E64C"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graeca</w:t>
            </w:r>
          </w:p>
        </w:tc>
      </w:tr>
      <w:tr w:rsidR="00C62B39" w:rsidRPr="002915B7" w14:paraId="6E1A59D1" w14:textId="77777777">
        <w:tc>
          <w:tcPr>
            <w:tcW w:w="1962" w:type="dxa"/>
            <w:shd w:val="clear" w:color="auto" w:fill="auto"/>
          </w:tcPr>
          <w:p w14:paraId="2BAB8502"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rufa</w:t>
            </w:r>
          </w:p>
        </w:tc>
      </w:tr>
      <w:tr w:rsidR="00C62B39" w:rsidRPr="002915B7" w14:paraId="59DF4434" w14:textId="77777777">
        <w:tc>
          <w:tcPr>
            <w:tcW w:w="1962" w:type="dxa"/>
            <w:shd w:val="clear" w:color="auto" w:fill="auto"/>
          </w:tcPr>
          <w:p w14:paraId="03F49AB2" w14:textId="77777777" w:rsidR="00C62B39" w:rsidRPr="002915B7" w:rsidRDefault="00C62B39" w:rsidP="003F6AB2">
            <w:pPr>
              <w:pStyle w:val="Compact"/>
              <w:spacing w:line="480" w:lineRule="auto"/>
            </w:pPr>
            <w:r w:rsidRPr="002915B7">
              <w:rPr>
                <w:rFonts w:ascii="Calibri Light" w:hAnsi="Calibri Light" w:cs="Calibri Light"/>
                <w:sz w:val="18"/>
                <w:szCs w:val="18"/>
              </w:rPr>
              <w:t>Anas acuta</w:t>
            </w:r>
          </w:p>
        </w:tc>
      </w:tr>
      <w:tr w:rsidR="00C62B39" w:rsidRPr="002915B7" w14:paraId="2383AF7A" w14:textId="77777777">
        <w:tc>
          <w:tcPr>
            <w:tcW w:w="1962" w:type="dxa"/>
            <w:shd w:val="clear" w:color="auto" w:fill="auto"/>
          </w:tcPr>
          <w:p w14:paraId="654858CD" w14:textId="77777777" w:rsidR="00C62B39" w:rsidRPr="002915B7" w:rsidRDefault="00C62B39" w:rsidP="003F6AB2">
            <w:pPr>
              <w:pStyle w:val="Compact"/>
              <w:spacing w:line="480" w:lineRule="auto"/>
            </w:pPr>
            <w:r w:rsidRPr="002915B7">
              <w:rPr>
                <w:rFonts w:ascii="Calibri Light" w:hAnsi="Calibri Light" w:cs="Calibri Light"/>
                <w:sz w:val="18"/>
                <w:szCs w:val="18"/>
              </w:rPr>
              <w:t>Anas clypeata</w:t>
            </w:r>
          </w:p>
        </w:tc>
      </w:tr>
      <w:tr w:rsidR="00C62B39" w:rsidRPr="002915B7" w14:paraId="3F565F75" w14:textId="77777777">
        <w:tc>
          <w:tcPr>
            <w:tcW w:w="1962" w:type="dxa"/>
            <w:shd w:val="clear" w:color="auto" w:fill="auto"/>
          </w:tcPr>
          <w:p w14:paraId="0DEFB098" w14:textId="77777777" w:rsidR="00C62B39" w:rsidRPr="002915B7" w:rsidRDefault="00C62B39" w:rsidP="003F6AB2">
            <w:pPr>
              <w:pStyle w:val="Compact"/>
              <w:spacing w:line="480" w:lineRule="auto"/>
            </w:pPr>
            <w:r w:rsidRPr="002915B7">
              <w:rPr>
                <w:rFonts w:ascii="Calibri Light" w:hAnsi="Calibri Light" w:cs="Calibri Light"/>
                <w:sz w:val="18"/>
                <w:szCs w:val="18"/>
              </w:rPr>
              <w:t>Anas crecca</w:t>
            </w:r>
          </w:p>
        </w:tc>
      </w:tr>
      <w:tr w:rsidR="00C62B39" w:rsidRPr="002915B7" w14:paraId="54FFB108" w14:textId="77777777">
        <w:tc>
          <w:tcPr>
            <w:tcW w:w="1962" w:type="dxa"/>
            <w:shd w:val="clear" w:color="auto" w:fill="auto"/>
          </w:tcPr>
          <w:p w14:paraId="6F98D3BB" w14:textId="77777777" w:rsidR="00C62B39" w:rsidRPr="002915B7" w:rsidRDefault="00C62B39" w:rsidP="003F6AB2">
            <w:pPr>
              <w:pStyle w:val="Compact"/>
              <w:spacing w:line="480" w:lineRule="auto"/>
            </w:pPr>
            <w:r w:rsidRPr="002915B7">
              <w:rPr>
                <w:rFonts w:ascii="Calibri Light" w:hAnsi="Calibri Light" w:cs="Calibri Light"/>
                <w:sz w:val="18"/>
                <w:szCs w:val="18"/>
              </w:rPr>
              <w:t>Anas penelope</w:t>
            </w:r>
          </w:p>
        </w:tc>
      </w:tr>
      <w:tr w:rsidR="00C62B39" w:rsidRPr="002915B7" w14:paraId="17D3B68B" w14:textId="77777777">
        <w:tc>
          <w:tcPr>
            <w:tcW w:w="1962" w:type="dxa"/>
            <w:shd w:val="clear" w:color="auto" w:fill="auto"/>
          </w:tcPr>
          <w:p w14:paraId="703762BC" w14:textId="77777777" w:rsidR="00C62B39" w:rsidRPr="002915B7" w:rsidRDefault="00C62B39" w:rsidP="003F6AB2">
            <w:pPr>
              <w:pStyle w:val="Compact"/>
              <w:spacing w:line="480" w:lineRule="auto"/>
            </w:pPr>
            <w:r w:rsidRPr="002915B7">
              <w:rPr>
                <w:rFonts w:ascii="Calibri Light" w:hAnsi="Calibri Light" w:cs="Calibri Light"/>
                <w:sz w:val="18"/>
                <w:szCs w:val="18"/>
              </w:rPr>
              <w:t>Anas platyrhynchos</w:t>
            </w:r>
          </w:p>
        </w:tc>
      </w:tr>
      <w:tr w:rsidR="00C62B39" w:rsidRPr="002915B7" w14:paraId="3D978C68" w14:textId="77777777">
        <w:tc>
          <w:tcPr>
            <w:tcW w:w="1962" w:type="dxa"/>
            <w:shd w:val="clear" w:color="auto" w:fill="auto"/>
          </w:tcPr>
          <w:p w14:paraId="300EA9DF" w14:textId="77777777" w:rsidR="00C62B39" w:rsidRPr="002915B7" w:rsidRDefault="00C62B39" w:rsidP="003F6AB2">
            <w:pPr>
              <w:pStyle w:val="Compact"/>
              <w:spacing w:line="480" w:lineRule="auto"/>
            </w:pPr>
            <w:r w:rsidRPr="002915B7">
              <w:rPr>
                <w:rFonts w:ascii="Calibri Light" w:hAnsi="Calibri Light" w:cs="Calibri Light"/>
                <w:sz w:val="18"/>
                <w:szCs w:val="18"/>
              </w:rPr>
              <w:t>Anas querquedula</w:t>
            </w:r>
          </w:p>
        </w:tc>
      </w:tr>
      <w:tr w:rsidR="00C62B39" w:rsidRPr="002915B7" w14:paraId="5BDC4C02" w14:textId="77777777">
        <w:tc>
          <w:tcPr>
            <w:tcW w:w="1962" w:type="dxa"/>
            <w:shd w:val="clear" w:color="auto" w:fill="auto"/>
          </w:tcPr>
          <w:p w14:paraId="79F234B0" w14:textId="77777777" w:rsidR="00C62B39" w:rsidRPr="002915B7" w:rsidRDefault="00C62B39" w:rsidP="003F6AB2">
            <w:pPr>
              <w:pStyle w:val="Compact"/>
              <w:spacing w:line="480" w:lineRule="auto"/>
            </w:pPr>
            <w:r w:rsidRPr="002915B7">
              <w:rPr>
                <w:rFonts w:ascii="Calibri Light" w:hAnsi="Calibri Light" w:cs="Calibri Light"/>
                <w:sz w:val="18"/>
                <w:szCs w:val="18"/>
              </w:rPr>
              <w:t>Anas strepera</w:t>
            </w:r>
          </w:p>
        </w:tc>
      </w:tr>
      <w:tr w:rsidR="00C62B39" w:rsidRPr="002915B7" w14:paraId="59D20FA8" w14:textId="77777777">
        <w:tc>
          <w:tcPr>
            <w:tcW w:w="1962" w:type="dxa"/>
            <w:shd w:val="clear" w:color="auto" w:fill="auto"/>
          </w:tcPr>
          <w:p w14:paraId="2D5CBD2C" w14:textId="77777777" w:rsidR="00C62B39" w:rsidRPr="002915B7" w:rsidRDefault="00C62B39" w:rsidP="003F6AB2">
            <w:pPr>
              <w:pStyle w:val="Compact"/>
              <w:spacing w:line="480" w:lineRule="auto"/>
            </w:pPr>
            <w:r w:rsidRPr="002915B7">
              <w:rPr>
                <w:rFonts w:ascii="Calibri Light" w:hAnsi="Calibri Light" w:cs="Calibri Light"/>
                <w:sz w:val="18"/>
                <w:szCs w:val="18"/>
              </w:rPr>
              <w:t>Anser anser</w:t>
            </w:r>
          </w:p>
        </w:tc>
      </w:tr>
      <w:tr w:rsidR="00C62B39" w:rsidRPr="002915B7" w14:paraId="6D0AC1D5" w14:textId="77777777">
        <w:tc>
          <w:tcPr>
            <w:tcW w:w="1962" w:type="dxa"/>
            <w:shd w:val="clear" w:color="auto" w:fill="auto"/>
          </w:tcPr>
          <w:p w14:paraId="6AAF9597" w14:textId="77777777" w:rsidR="00C62B39" w:rsidRPr="002915B7" w:rsidRDefault="00C62B39" w:rsidP="003F6AB2">
            <w:pPr>
              <w:pStyle w:val="Compact"/>
              <w:spacing w:line="480" w:lineRule="auto"/>
            </w:pPr>
            <w:r w:rsidRPr="002915B7">
              <w:rPr>
                <w:rFonts w:ascii="Calibri Light" w:hAnsi="Calibri Light" w:cs="Calibri Light"/>
                <w:sz w:val="18"/>
                <w:szCs w:val="18"/>
              </w:rPr>
              <w:t>Anser brachyrhynchus</w:t>
            </w:r>
          </w:p>
        </w:tc>
      </w:tr>
      <w:tr w:rsidR="00C62B39" w:rsidRPr="002915B7" w14:paraId="2DE9C00E" w14:textId="77777777">
        <w:tc>
          <w:tcPr>
            <w:tcW w:w="1962" w:type="dxa"/>
            <w:shd w:val="clear" w:color="auto" w:fill="auto"/>
          </w:tcPr>
          <w:p w14:paraId="50BAEB82" w14:textId="77777777" w:rsidR="00C62B39" w:rsidRPr="002915B7" w:rsidRDefault="00C62B39" w:rsidP="003F6AB2">
            <w:pPr>
              <w:pStyle w:val="Compact"/>
              <w:spacing w:line="480" w:lineRule="auto"/>
            </w:pPr>
            <w:r w:rsidRPr="002915B7">
              <w:rPr>
                <w:rFonts w:ascii="Calibri Light" w:hAnsi="Calibri Light" w:cs="Calibri Light"/>
                <w:sz w:val="18"/>
                <w:szCs w:val="18"/>
              </w:rPr>
              <w:t>Anser erythropus</w:t>
            </w:r>
          </w:p>
        </w:tc>
      </w:tr>
      <w:tr w:rsidR="00C62B39" w:rsidRPr="002915B7" w14:paraId="05F4A9BB" w14:textId="77777777">
        <w:tc>
          <w:tcPr>
            <w:tcW w:w="1962" w:type="dxa"/>
            <w:shd w:val="clear" w:color="auto" w:fill="auto"/>
          </w:tcPr>
          <w:p w14:paraId="7B79AD27" w14:textId="77777777" w:rsidR="00C62B39" w:rsidRPr="002915B7" w:rsidRDefault="00C62B39" w:rsidP="003F6AB2">
            <w:pPr>
              <w:pStyle w:val="Compact"/>
              <w:spacing w:line="480" w:lineRule="auto"/>
            </w:pPr>
            <w:r w:rsidRPr="002915B7">
              <w:rPr>
                <w:rFonts w:ascii="Calibri Light" w:hAnsi="Calibri Light" w:cs="Calibri Light"/>
                <w:sz w:val="18"/>
                <w:szCs w:val="18"/>
              </w:rPr>
              <w:t>Anser fabalis</w:t>
            </w:r>
          </w:p>
        </w:tc>
      </w:tr>
      <w:tr w:rsidR="00C62B39" w:rsidRPr="002915B7" w14:paraId="6ABCA27C" w14:textId="77777777">
        <w:tc>
          <w:tcPr>
            <w:tcW w:w="1962" w:type="dxa"/>
            <w:shd w:val="clear" w:color="auto" w:fill="auto"/>
          </w:tcPr>
          <w:p w14:paraId="16202874" w14:textId="77777777" w:rsidR="00C62B39" w:rsidRPr="002915B7" w:rsidRDefault="00C62B39" w:rsidP="003F6AB2">
            <w:pPr>
              <w:pStyle w:val="Compact"/>
              <w:spacing w:line="480" w:lineRule="auto"/>
            </w:pPr>
            <w:r w:rsidRPr="002915B7">
              <w:rPr>
                <w:rFonts w:ascii="Calibri Light" w:hAnsi="Calibri Light" w:cs="Calibri Light"/>
                <w:sz w:val="18"/>
                <w:szCs w:val="18"/>
              </w:rPr>
              <w:t>Anthus campestris</w:t>
            </w:r>
          </w:p>
        </w:tc>
      </w:tr>
      <w:tr w:rsidR="00C62B39" w:rsidRPr="002915B7" w14:paraId="130CD6D3" w14:textId="77777777">
        <w:tc>
          <w:tcPr>
            <w:tcW w:w="1962" w:type="dxa"/>
            <w:shd w:val="clear" w:color="auto" w:fill="auto"/>
          </w:tcPr>
          <w:p w14:paraId="61B25FAA" w14:textId="77777777" w:rsidR="00C62B39" w:rsidRPr="002915B7" w:rsidRDefault="00C62B39" w:rsidP="003F6AB2">
            <w:pPr>
              <w:pStyle w:val="Compact"/>
              <w:spacing w:line="480" w:lineRule="auto"/>
            </w:pPr>
            <w:r w:rsidRPr="002915B7">
              <w:rPr>
                <w:rFonts w:ascii="Calibri Light" w:hAnsi="Calibri Light" w:cs="Calibri Light"/>
                <w:sz w:val="18"/>
                <w:szCs w:val="18"/>
              </w:rPr>
              <w:t>Anthus cervinus</w:t>
            </w:r>
          </w:p>
        </w:tc>
      </w:tr>
      <w:tr w:rsidR="00C62B39" w:rsidRPr="002915B7" w14:paraId="29523DAD" w14:textId="77777777">
        <w:tc>
          <w:tcPr>
            <w:tcW w:w="1962" w:type="dxa"/>
            <w:shd w:val="clear" w:color="auto" w:fill="auto"/>
          </w:tcPr>
          <w:p w14:paraId="6E9A1CDD" w14:textId="77777777" w:rsidR="00C62B39" w:rsidRPr="002915B7" w:rsidRDefault="00C62B39" w:rsidP="003F6AB2">
            <w:pPr>
              <w:pStyle w:val="Compact"/>
              <w:spacing w:line="480" w:lineRule="auto"/>
            </w:pPr>
            <w:r w:rsidRPr="002915B7">
              <w:rPr>
                <w:rFonts w:ascii="Calibri Light" w:hAnsi="Calibri Light" w:cs="Calibri Light"/>
                <w:sz w:val="18"/>
                <w:szCs w:val="18"/>
              </w:rPr>
              <w:t>Anthus petrosus</w:t>
            </w:r>
          </w:p>
        </w:tc>
      </w:tr>
      <w:tr w:rsidR="00C62B39" w:rsidRPr="002915B7" w14:paraId="63A996B7" w14:textId="77777777">
        <w:tc>
          <w:tcPr>
            <w:tcW w:w="1962" w:type="dxa"/>
            <w:shd w:val="clear" w:color="auto" w:fill="auto"/>
          </w:tcPr>
          <w:p w14:paraId="5314E532" w14:textId="77777777" w:rsidR="00C62B39" w:rsidRPr="002915B7" w:rsidRDefault="00C62B39" w:rsidP="003F6AB2">
            <w:pPr>
              <w:pStyle w:val="Compact"/>
              <w:spacing w:line="480" w:lineRule="auto"/>
            </w:pPr>
            <w:r w:rsidRPr="002915B7">
              <w:rPr>
                <w:rFonts w:ascii="Calibri Light" w:hAnsi="Calibri Light" w:cs="Calibri Light"/>
                <w:sz w:val="18"/>
                <w:szCs w:val="18"/>
              </w:rPr>
              <w:t>Anthus pratensis</w:t>
            </w:r>
          </w:p>
        </w:tc>
      </w:tr>
      <w:tr w:rsidR="00C62B39" w:rsidRPr="002915B7" w14:paraId="512B8DA6" w14:textId="77777777">
        <w:tc>
          <w:tcPr>
            <w:tcW w:w="1962" w:type="dxa"/>
            <w:shd w:val="clear" w:color="auto" w:fill="auto"/>
          </w:tcPr>
          <w:p w14:paraId="7C07C55D" w14:textId="77777777" w:rsidR="00C62B39" w:rsidRPr="002915B7" w:rsidRDefault="00C62B39" w:rsidP="003F6AB2">
            <w:pPr>
              <w:pStyle w:val="Compact"/>
              <w:spacing w:line="480" w:lineRule="auto"/>
            </w:pPr>
            <w:r w:rsidRPr="002915B7">
              <w:rPr>
                <w:rFonts w:ascii="Calibri Light" w:hAnsi="Calibri Light" w:cs="Calibri Light"/>
                <w:sz w:val="18"/>
                <w:szCs w:val="18"/>
              </w:rPr>
              <w:t>Anthus spinoletta</w:t>
            </w:r>
          </w:p>
        </w:tc>
      </w:tr>
      <w:tr w:rsidR="00C62B39" w:rsidRPr="002915B7" w14:paraId="2976840B" w14:textId="77777777">
        <w:tc>
          <w:tcPr>
            <w:tcW w:w="1962" w:type="dxa"/>
            <w:shd w:val="clear" w:color="auto" w:fill="auto"/>
          </w:tcPr>
          <w:p w14:paraId="0EE605BB" w14:textId="77777777" w:rsidR="00C62B39" w:rsidRPr="002915B7" w:rsidRDefault="00C62B39" w:rsidP="003F6AB2">
            <w:pPr>
              <w:pStyle w:val="Compact"/>
              <w:spacing w:line="480" w:lineRule="auto"/>
            </w:pPr>
            <w:r w:rsidRPr="002915B7">
              <w:rPr>
                <w:rFonts w:ascii="Calibri Light" w:hAnsi="Calibri Light" w:cs="Calibri Light"/>
                <w:sz w:val="18"/>
                <w:szCs w:val="18"/>
              </w:rPr>
              <w:t>Anthus trivialis</w:t>
            </w:r>
          </w:p>
        </w:tc>
      </w:tr>
      <w:tr w:rsidR="00C62B39" w:rsidRPr="002915B7" w14:paraId="1C0C959D" w14:textId="77777777">
        <w:tc>
          <w:tcPr>
            <w:tcW w:w="1962" w:type="dxa"/>
            <w:shd w:val="clear" w:color="auto" w:fill="auto"/>
          </w:tcPr>
          <w:p w14:paraId="42B45ACF" w14:textId="77777777" w:rsidR="00C62B39" w:rsidRPr="002915B7" w:rsidRDefault="00C62B39" w:rsidP="003F6AB2">
            <w:pPr>
              <w:pStyle w:val="Compact"/>
              <w:spacing w:line="480" w:lineRule="auto"/>
            </w:pPr>
            <w:r w:rsidRPr="002915B7">
              <w:rPr>
                <w:rFonts w:ascii="Calibri Light" w:hAnsi="Calibri Light" w:cs="Calibri Light"/>
                <w:sz w:val="18"/>
                <w:szCs w:val="18"/>
              </w:rPr>
              <w:t>Apus apus</w:t>
            </w:r>
          </w:p>
        </w:tc>
      </w:tr>
      <w:tr w:rsidR="00C62B39" w:rsidRPr="002915B7" w14:paraId="52040B0E" w14:textId="77777777">
        <w:tc>
          <w:tcPr>
            <w:tcW w:w="1962" w:type="dxa"/>
            <w:shd w:val="clear" w:color="auto" w:fill="auto"/>
          </w:tcPr>
          <w:p w14:paraId="29D4566B" w14:textId="77777777" w:rsidR="00C62B39" w:rsidRPr="002915B7" w:rsidRDefault="00C62B39" w:rsidP="003F6AB2">
            <w:pPr>
              <w:pStyle w:val="Compact"/>
              <w:spacing w:line="480" w:lineRule="auto"/>
            </w:pPr>
            <w:r w:rsidRPr="002915B7">
              <w:rPr>
                <w:rFonts w:ascii="Calibri Light" w:hAnsi="Calibri Light" w:cs="Calibri Light"/>
                <w:sz w:val="18"/>
                <w:szCs w:val="18"/>
              </w:rPr>
              <w:t>Apus caffer</w:t>
            </w:r>
          </w:p>
        </w:tc>
      </w:tr>
      <w:tr w:rsidR="00C62B39" w:rsidRPr="002915B7" w14:paraId="3F850F5F" w14:textId="77777777">
        <w:tc>
          <w:tcPr>
            <w:tcW w:w="1962" w:type="dxa"/>
            <w:shd w:val="clear" w:color="auto" w:fill="auto"/>
          </w:tcPr>
          <w:p w14:paraId="0028FD2B" w14:textId="77777777" w:rsidR="00C62B39" w:rsidRPr="002915B7" w:rsidRDefault="00C62B39" w:rsidP="003F6AB2">
            <w:pPr>
              <w:pStyle w:val="Compact"/>
              <w:spacing w:line="480" w:lineRule="auto"/>
            </w:pPr>
            <w:r w:rsidRPr="002915B7">
              <w:rPr>
                <w:rFonts w:ascii="Calibri Light" w:hAnsi="Calibri Light" w:cs="Calibri Light"/>
                <w:sz w:val="18"/>
                <w:szCs w:val="18"/>
              </w:rPr>
              <w:t>Apus melba</w:t>
            </w:r>
          </w:p>
        </w:tc>
      </w:tr>
      <w:tr w:rsidR="00C62B39" w:rsidRPr="002915B7" w14:paraId="45092A08" w14:textId="77777777">
        <w:tc>
          <w:tcPr>
            <w:tcW w:w="1962" w:type="dxa"/>
            <w:shd w:val="clear" w:color="auto" w:fill="auto"/>
          </w:tcPr>
          <w:p w14:paraId="6EAB848E" w14:textId="77777777" w:rsidR="00C62B39" w:rsidRPr="002915B7" w:rsidRDefault="00C62B39" w:rsidP="003F6AB2">
            <w:pPr>
              <w:pStyle w:val="Compact"/>
              <w:spacing w:line="480" w:lineRule="auto"/>
            </w:pPr>
            <w:r w:rsidRPr="002915B7">
              <w:rPr>
                <w:rFonts w:ascii="Calibri Light" w:hAnsi="Calibri Light" w:cs="Calibri Light"/>
                <w:sz w:val="18"/>
                <w:szCs w:val="18"/>
              </w:rPr>
              <w:t>Apus pallidus</w:t>
            </w:r>
          </w:p>
        </w:tc>
      </w:tr>
      <w:tr w:rsidR="00C62B39" w:rsidRPr="002915B7" w14:paraId="51C45821" w14:textId="77777777">
        <w:tc>
          <w:tcPr>
            <w:tcW w:w="1962" w:type="dxa"/>
            <w:shd w:val="clear" w:color="auto" w:fill="auto"/>
          </w:tcPr>
          <w:p w14:paraId="0B9E44DC" w14:textId="77777777" w:rsidR="00C62B39" w:rsidRPr="002915B7" w:rsidRDefault="00C62B39" w:rsidP="003F6AB2">
            <w:pPr>
              <w:pStyle w:val="Compact"/>
              <w:spacing w:line="480" w:lineRule="auto"/>
            </w:pPr>
            <w:r w:rsidRPr="002915B7">
              <w:rPr>
                <w:rFonts w:ascii="Calibri Light" w:hAnsi="Calibri Light" w:cs="Calibri Light"/>
                <w:sz w:val="18"/>
                <w:szCs w:val="18"/>
              </w:rPr>
              <w:t>Aquila adalberti</w:t>
            </w:r>
          </w:p>
        </w:tc>
      </w:tr>
      <w:tr w:rsidR="00C62B39" w:rsidRPr="002915B7" w14:paraId="65DDA290" w14:textId="77777777">
        <w:tc>
          <w:tcPr>
            <w:tcW w:w="1962" w:type="dxa"/>
            <w:shd w:val="clear" w:color="auto" w:fill="auto"/>
          </w:tcPr>
          <w:p w14:paraId="7475CA45" w14:textId="77777777" w:rsidR="00C62B39" w:rsidRPr="002915B7" w:rsidRDefault="00C62B39" w:rsidP="003F6AB2">
            <w:pPr>
              <w:pStyle w:val="Compact"/>
              <w:spacing w:line="480" w:lineRule="auto"/>
            </w:pPr>
            <w:r w:rsidRPr="002915B7">
              <w:rPr>
                <w:rFonts w:ascii="Calibri Light" w:hAnsi="Calibri Light" w:cs="Calibri Light"/>
                <w:sz w:val="18"/>
                <w:szCs w:val="18"/>
              </w:rPr>
              <w:t>Aquila chrysaetos</w:t>
            </w:r>
          </w:p>
        </w:tc>
      </w:tr>
      <w:tr w:rsidR="00C62B39" w:rsidRPr="002915B7" w14:paraId="10D6A02F" w14:textId="77777777">
        <w:tc>
          <w:tcPr>
            <w:tcW w:w="1962" w:type="dxa"/>
            <w:shd w:val="clear" w:color="auto" w:fill="auto"/>
          </w:tcPr>
          <w:p w14:paraId="02B264EE" w14:textId="77777777" w:rsidR="00C62B39" w:rsidRPr="002915B7" w:rsidRDefault="00C62B39" w:rsidP="003F6AB2">
            <w:pPr>
              <w:pStyle w:val="Compact"/>
              <w:spacing w:line="480" w:lineRule="auto"/>
            </w:pPr>
            <w:r w:rsidRPr="002915B7">
              <w:rPr>
                <w:rFonts w:ascii="Calibri Light" w:hAnsi="Calibri Light" w:cs="Calibri Light"/>
                <w:sz w:val="18"/>
                <w:szCs w:val="18"/>
              </w:rPr>
              <w:t>Aquila clanga</w:t>
            </w:r>
          </w:p>
        </w:tc>
      </w:tr>
      <w:tr w:rsidR="00C62B39" w:rsidRPr="002915B7" w14:paraId="6AA4813A" w14:textId="77777777">
        <w:tc>
          <w:tcPr>
            <w:tcW w:w="1962" w:type="dxa"/>
            <w:shd w:val="clear" w:color="auto" w:fill="auto"/>
          </w:tcPr>
          <w:p w14:paraId="14CBD484" w14:textId="77777777" w:rsidR="00C62B39" w:rsidRPr="002915B7" w:rsidRDefault="00C62B39" w:rsidP="003F6AB2">
            <w:pPr>
              <w:pStyle w:val="Compact"/>
              <w:spacing w:line="480" w:lineRule="auto"/>
            </w:pPr>
            <w:r w:rsidRPr="002915B7">
              <w:rPr>
                <w:rFonts w:ascii="Calibri Light" w:hAnsi="Calibri Light" w:cs="Calibri Light"/>
                <w:sz w:val="18"/>
                <w:szCs w:val="18"/>
              </w:rPr>
              <w:t>Aquila heliaca</w:t>
            </w:r>
          </w:p>
        </w:tc>
      </w:tr>
      <w:tr w:rsidR="00C62B39" w:rsidRPr="002915B7" w14:paraId="12BCBD9F" w14:textId="77777777">
        <w:tc>
          <w:tcPr>
            <w:tcW w:w="1962" w:type="dxa"/>
            <w:shd w:val="clear" w:color="auto" w:fill="auto"/>
          </w:tcPr>
          <w:p w14:paraId="43FE6D87" w14:textId="77777777" w:rsidR="00C62B39" w:rsidRPr="002915B7" w:rsidRDefault="00C62B39" w:rsidP="003F6AB2">
            <w:pPr>
              <w:pStyle w:val="Compact"/>
              <w:spacing w:line="480" w:lineRule="auto"/>
            </w:pPr>
            <w:r w:rsidRPr="002915B7">
              <w:rPr>
                <w:rFonts w:ascii="Calibri Light" w:hAnsi="Calibri Light" w:cs="Calibri Light"/>
                <w:sz w:val="18"/>
                <w:szCs w:val="18"/>
              </w:rPr>
              <w:t>Aquila pomarina</w:t>
            </w:r>
          </w:p>
        </w:tc>
      </w:tr>
      <w:tr w:rsidR="00C62B39" w:rsidRPr="002915B7" w14:paraId="73B9CA5B" w14:textId="77777777">
        <w:tc>
          <w:tcPr>
            <w:tcW w:w="1962" w:type="dxa"/>
            <w:shd w:val="clear" w:color="auto" w:fill="auto"/>
          </w:tcPr>
          <w:p w14:paraId="6DC32D9D" w14:textId="77777777" w:rsidR="00C62B39" w:rsidRPr="002915B7" w:rsidRDefault="00C62B39" w:rsidP="003F6AB2">
            <w:pPr>
              <w:pStyle w:val="Compact"/>
              <w:spacing w:line="480" w:lineRule="auto"/>
            </w:pPr>
            <w:r w:rsidRPr="002915B7">
              <w:rPr>
                <w:rFonts w:ascii="Calibri Light" w:hAnsi="Calibri Light" w:cs="Calibri Light"/>
                <w:sz w:val="18"/>
                <w:szCs w:val="18"/>
              </w:rPr>
              <w:t>Ardea cinerea</w:t>
            </w:r>
          </w:p>
        </w:tc>
      </w:tr>
      <w:tr w:rsidR="00C62B39" w:rsidRPr="002915B7" w14:paraId="2387BDA4" w14:textId="77777777">
        <w:tc>
          <w:tcPr>
            <w:tcW w:w="1962" w:type="dxa"/>
            <w:shd w:val="clear" w:color="auto" w:fill="auto"/>
          </w:tcPr>
          <w:p w14:paraId="3994FBAC" w14:textId="77777777" w:rsidR="00C62B39" w:rsidRPr="002915B7" w:rsidRDefault="00C62B39" w:rsidP="003F6AB2">
            <w:pPr>
              <w:pStyle w:val="Compact"/>
              <w:spacing w:line="480" w:lineRule="auto"/>
            </w:pPr>
            <w:r w:rsidRPr="002915B7">
              <w:rPr>
                <w:rFonts w:ascii="Calibri Light" w:hAnsi="Calibri Light" w:cs="Calibri Light"/>
                <w:sz w:val="18"/>
                <w:szCs w:val="18"/>
              </w:rPr>
              <w:t>Ardea purpurea</w:t>
            </w:r>
          </w:p>
        </w:tc>
      </w:tr>
      <w:tr w:rsidR="00C62B39" w:rsidRPr="002915B7" w14:paraId="2489FDD9" w14:textId="77777777">
        <w:tc>
          <w:tcPr>
            <w:tcW w:w="1962" w:type="dxa"/>
            <w:shd w:val="clear" w:color="auto" w:fill="auto"/>
          </w:tcPr>
          <w:p w14:paraId="29831359" w14:textId="77777777" w:rsidR="00C62B39" w:rsidRPr="002915B7" w:rsidRDefault="00C62B39" w:rsidP="003F6AB2">
            <w:pPr>
              <w:pStyle w:val="Compact"/>
              <w:spacing w:line="480" w:lineRule="auto"/>
            </w:pPr>
            <w:r w:rsidRPr="002915B7">
              <w:rPr>
                <w:rFonts w:ascii="Calibri Light" w:hAnsi="Calibri Light" w:cs="Calibri Light"/>
                <w:sz w:val="18"/>
                <w:szCs w:val="18"/>
              </w:rPr>
              <w:t>Ardeola ralloides</w:t>
            </w:r>
          </w:p>
        </w:tc>
      </w:tr>
      <w:tr w:rsidR="00C62B39" w:rsidRPr="002915B7" w14:paraId="06386B61" w14:textId="77777777">
        <w:tc>
          <w:tcPr>
            <w:tcW w:w="1962" w:type="dxa"/>
            <w:shd w:val="clear" w:color="auto" w:fill="auto"/>
          </w:tcPr>
          <w:p w14:paraId="5CDC305E" w14:textId="77777777" w:rsidR="00C62B39" w:rsidRPr="002915B7" w:rsidRDefault="00C62B39" w:rsidP="003F6AB2">
            <w:pPr>
              <w:pStyle w:val="Compact"/>
              <w:spacing w:line="480" w:lineRule="auto"/>
            </w:pPr>
            <w:r w:rsidRPr="002915B7">
              <w:rPr>
                <w:rFonts w:ascii="Calibri Light" w:hAnsi="Calibri Light" w:cs="Calibri Light"/>
                <w:sz w:val="18"/>
                <w:szCs w:val="18"/>
              </w:rPr>
              <w:t>Arenaria interpres</w:t>
            </w:r>
          </w:p>
        </w:tc>
      </w:tr>
      <w:tr w:rsidR="00C62B39" w:rsidRPr="002915B7" w14:paraId="5F8792E6" w14:textId="77777777">
        <w:tc>
          <w:tcPr>
            <w:tcW w:w="1962" w:type="dxa"/>
            <w:shd w:val="clear" w:color="auto" w:fill="auto"/>
          </w:tcPr>
          <w:p w14:paraId="3D7C2AED" w14:textId="77777777" w:rsidR="00C62B39" w:rsidRPr="002915B7" w:rsidRDefault="00C62B39" w:rsidP="003F6AB2">
            <w:pPr>
              <w:pStyle w:val="Compact"/>
              <w:spacing w:line="480" w:lineRule="auto"/>
            </w:pPr>
            <w:r w:rsidRPr="002915B7">
              <w:rPr>
                <w:rFonts w:ascii="Calibri Light" w:hAnsi="Calibri Light" w:cs="Calibri Light"/>
                <w:sz w:val="18"/>
                <w:szCs w:val="18"/>
              </w:rPr>
              <w:t>Asio flammeus</w:t>
            </w:r>
          </w:p>
        </w:tc>
      </w:tr>
      <w:tr w:rsidR="00C62B39" w:rsidRPr="002915B7" w14:paraId="08995757" w14:textId="77777777">
        <w:tc>
          <w:tcPr>
            <w:tcW w:w="1962" w:type="dxa"/>
            <w:shd w:val="clear" w:color="auto" w:fill="auto"/>
          </w:tcPr>
          <w:p w14:paraId="6F1B625C" w14:textId="77777777" w:rsidR="00C62B39" w:rsidRPr="002915B7" w:rsidRDefault="00C62B39" w:rsidP="003F6AB2">
            <w:pPr>
              <w:pStyle w:val="Compact"/>
              <w:spacing w:line="480" w:lineRule="auto"/>
            </w:pPr>
            <w:r w:rsidRPr="002915B7">
              <w:rPr>
                <w:rFonts w:ascii="Calibri Light" w:hAnsi="Calibri Light" w:cs="Calibri Light"/>
                <w:sz w:val="18"/>
                <w:szCs w:val="18"/>
              </w:rPr>
              <w:t>Asio otus</w:t>
            </w:r>
          </w:p>
        </w:tc>
      </w:tr>
      <w:tr w:rsidR="00C62B39" w:rsidRPr="002915B7" w14:paraId="2417EF4E" w14:textId="77777777">
        <w:tc>
          <w:tcPr>
            <w:tcW w:w="1962" w:type="dxa"/>
            <w:shd w:val="clear" w:color="auto" w:fill="auto"/>
          </w:tcPr>
          <w:p w14:paraId="7DB85814" w14:textId="77777777" w:rsidR="00C62B39" w:rsidRPr="002915B7" w:rsidRDefault="00C62B39" w:rsidP="003F6AB2">
            <w:pPr>
              <w:pStyle w:val="Compact"/>
              <w:spacing w:line="480" w:lineRule="auto"/>
            </w:pPr>
            <w:r w:rsidRPr="002915B7">
              <w:rPr>
                <w:rFonts w:ascii="Calibri Light" w:hAnsi="Calibri Light" w:cs="Calibri Light"/>
                <w:sz w:val="18"/>
                <w:szCs w:val="18"/>
              </w:rPr>
              <w:t>Athene noctua</w:t>
            </w:r>
          </w:p>
        </w:tc>
      </w:tr>
      <w:tr w:rsidR="00C62B39" w:rsidRPr="002915B7" w14:paraId="64EC1BC0" w14:textId="77777777">
        <w:tc>
          <w:tcPr>
            <w:tcW w:w="1962" w:type="dxa"/>
            <w:shd w:val="clear" w:color="auto" w:fill="auto"/>
          </w:tcPr>
          <w:p w14:paraId="45443683" w14:textId="77777777" w:rsidR="00C62B39" w:rsidRPr="002915B7" w:rsidRDefault="00C62B39" w:rsidP="003F6AB2">
            <w:pPr>
              <w:pStyle w:val="Compact"/>
              <w:spacing w:line="480" w:lineRule="auto"/>
            </w:pPr>
            <w:r w:rsidRPr="002915B7">
              <w:rPr>
                <w:rFonts w:ascii="Calibri Light" w:hAnsi="Calibri Light" w:cs="Calibri Light"/>
                <w:sz w:val="18"/>
                <w:szCs w:val="18"/>
              </w:rPr>
              <w:t>Aythya ferina</w:t>
            </w:r>
          </w:p>
        </w:tc>
      </w:tr>
      <w:tr w:rsidR="00C62B39" w:rsidRPr="002915B7" w14:paraId="5B938CDA" w14:textId="77777777">
        <w:tc>
          <w:tcPr>
            <w:tcW w:w="1962" w:type="dxa"/>
            <w:shd w:val="clear" w:color="auto" w:fill="auto"/>
          </w:tcPr>
          <w:p w14:paraId="50F17E9F" w14:textId="77777777" w:rsidR="00C62B39" w:rsidRPr="002915B7" w:rsidRDefault="00C62B39" w:rsidP="003F6AB2">
            <w:pPr>
              <w:pStyle w:val="Compact"/>
              <w:spacing w:line="480" w:lineRule="auto"/>
            </w:pPr>
            <w:r w:rsidRPr="002915B7">
              <w:rPr>
                <w:rFonts w:ascii="Calibri Light" w:hAnsi="Calibri Light" w:cs="Calibri Light"/>
                <w:sz w:val="18"/>
                <w:szCs w:val="18"/>
              </w:rPr>
              <w:t>Aythya fuligula</w:t>
            </w:r>
          </w:p>
        </w:tc>
      </w:tr>
      <w:tr w:rsidR="00C62B39" w:rsidRPr="002915B7" w14:paraId="058A67F2" w14:textId="77777777">
        <w:tc>
          <w:tcPr>
            <w:tcW w:w="1962" w:type="dxa"/>
            <w:shd w:val="clear" w:color="auto" w:fill="auto"/>
          </w:tcPr>
          <w:p w14:paraId="468F6109" w14:textId="77777777" w:rsidR="00C62B39" w:rsidRPr="002915B7" w:rsidRDefault="00C62B39" w:rsidP="003F6AB2">
            <w:pPr>
              <w:pStyle w:val="Compact"/>
              <w:spacing w:line="480" w:lineRule="auto"/>
            </w:pPr>
            <w:r w:rsidRPr="002915B7">
              <w:rPr>
                <w:rFonts w:ascii="Calibri Light" w:hAnsi="Calibri Light" w:cs="Calibri Light"/>
                <w:sz w:val="18"/>
                <w:szCs w:val="18"/>
              </w:rPr>
              <w:t>Aythya marila</w:t>
            </w:r>
          </w:p>
        </w:tc>
      </w:tr>
      <w:tr w:rsidR="00C62B39" w:rsidRPr="002915B7" w14:paraId="213428C7" w14:textId="77777777">
        <w:tc>
          <w:tcPr>
            <w:tcW w:w="1962" w:type="dxa"/>
            <w:shd w:val="clear" w:color="auto" w:fill="auto"/>
          </w:tcPr>
          <w:p w14:paraId="29C261F1" w14:textId="77777777" w:rsidR="00C62B39" w:rsidRPr="002915B7" w:rsidRDefault="00C62B39" w:rsidP="003F6AB2">
            <w:pPr>
              <w:pStyle w:val="Compact"/>
              <w:spacing w:line="480" w:lineRule="auto"/>
            </w:pPr>
            <w:r w:rsidRPr="002915B7">
              <w:rPr>
                <w:rFonts w:ascii="Calibri Light" w:hAnsi="Calibri Light" w:cs="Calibri Light"/>
                <w:sz w:val="18"/>
                <w:szCs w:val="18"/>
              </w:rPr>
              <w:t>Aythya nyroca</w:t>
            </w:r>
          </w:p>
        </w:tc>
      </w:tr>
      <w:tr w:rsidR="00C62B39" w:rsidRPr="002915B7" w14:paraId="38796656" w14:textId="77777777">
        <w:tc>
          <w:tcPr>
            <w:tcW w:w="1962" w:type="dxa"/>
            <w:shd w:val="clear" w:color="auto" w:fill="auto"/>
          </w:tcPr>
          <w:p w14:paraId="690D260B" w14:textId="77777777" w:rsidR="00C62B39" w:rsidRPr="002915B7" w:rsidRDefault="00C62B39" w:rsidP="003F6AB2">
            <w:pPr>
              <w:pStyle w:val="Compact"/>
              <w:spacing w:line="480" w:lineRule="auto"/>
            </w:pPr>
            <w:r w:rsidRPr="002915B7">
              <w:rPr>
                <w:rFonts w:ascii="Calibri Light" w:hAnsi="Calibri Light" w:cs="Calibri Light"/>
                <w:sz w:val="18"/>
                <w:szCs w:val="18"/>
              </w:rPr>
              <w:t>Bombycilla garrulus</w:t>
            </w:r>
          </w:p>
        </w:tc>
      </w:tr>
      <w:tr w:rsidR="00C62B39" w:rsidRPr="002915B7" w14:paraId="5824EA25" w14:textId="77777777">
        <w:tc>
          <w:tcPr>
            <w:tcW w:w="1962" w:type="dxa"/>
            <w:shd w:val="clear" w:color="auto" w:fill="auto"/>
          </w:tcPr>
          <w:p w14:paraId="2457D220" w14:textId="77777777" w:rsidR="00C62B39" w:rsidRPr="002915B7" w:rsidRDefault="00C62B39" w:rsidP="003F6AB2">
            <w:pPr>
              <w:pStyle w:val="Compact"/>
              <w:spacing w:line="480" w:lineRule="auto"/>
            </w:pPr>
            <w:r w:rsidRPr="002915B7">
              <w:rPr>
                <w:rFonts w:ascii="Calibri Light" w:hAnsi="Calibri Light" w:cs="Calibri Light"/>
                <w:sz w:val="18"/>
                <w:szCs w:val="18"/>
              </w:rPr>
              <w:t>Bonasa bonasia</w:t>
            </w:r>
          </w:p>
        </w:tc>
      </w:tr>
      <w:tr w:rsidR="00C62B39" w:rsidRPr="002915B7" w14:paraId="36E10E12" w14:textId="77777777">
        <w:tc>
          <w:tcPr>
            <w:tcW w:w="1962" w:type="dxa"/>
            <w:shd w:val="clear" w:color="auto" w:fill="auto"/>
          </w:tcPr>
          <w:p w14:paraId="1B376316" w14:textId="77777777" w:rsidR="00C62B39" w:rsidRPr="002915B7" w:rsidRDefault="00C62B39" w:rsidP="003F6AB2">
            <w:pPr>
              <w:pStyle w:val="Compact"/>
              <w:spacing w:line="480" w:lineRule="auto"/>
            </w:pPr>
            <w:r w:rsidRPr="002915B7">
              <w:rPr>
                <w:rFonts w:ascii="Calibri Light" w:hAnsi="Calibri Light" w:cs="Calibri Light"/>
                <w:sz w:val="18"/>
                <w:szCs w:val="18"/>
              </w:rPr>
              <w:t>Botaurus stellaris</w:t>
            </w:r>
          </w:p>
        </w:tc>
      </w:tr>
      <w:tr w:rsidR="00C62B39" w:rsidRPr="002915B7" w14:paraId="6E98F4A6" w14:textId="77777777">
        <w:tc>
          <w:tcPr>
            <w:tcW w:w="1962" w:type="dxa"/>
            <w:shd w:val="clear" w:color="auto" w:fill="auto"/>
          </w:tcPr>
          <w:p w14:paraId="72E5A286" w14:textId="77777777" w:rsidR="00C62B39" w:rsidRPr="002915B7" w:rsidRDefault="00C62B39" w:rsidP="003F6AB2">
            <w:pPr>
              <w:pStyle w:val="Compact"/>
              <w:spacing w:line="480" w:lineRule="auto"/>
            </w:pPr>
            <w:r w:rsidRPr="002915B7">
              <w:rPr>
                <w:rFonts w:ascii="Calibri Light" w:hAnsi="Calibri Light" w:cs="Calibri Light"/>
                <w:sz w:val="18"/>
                <w:szCs w:val="18"/>
              </w:rPr>
              <w:t>Branta bernicla</w:t>
            </w:r>
          </w:p>
        </w:tc>
      </w:tr>
      <w:tr w:rsidR="00C62B39" w:rsidRPr="002915B7" w14:paraId="6410CFF9" w14:textId="77777777">
        <w:tc>
          <w:tcPr>
            <w:tcW w:w="1962" w:type="dxa"/>
            <w:shd w:val="clear" w:color="auto" w:fill="auto"/>
          </w:tcPr>
          <w:p w14:paraId="7CEE7BD0" w14:textId="77777777" w:rsidR="00C62B39" w:rsidRPr="002915B7" w:rsidRDefault="00C62B39" w:rsidP="003F6AB2">
            <w:pPr>
              <w:pStyle w:val="Compact"/>
              <w:spacing w:line="480" w:lineRule="auto"/>
            </w:pPr>
            <w:r w:rsidRPr="002915B7">
              <w:rPr>
                <w:rFonts w:ascii="Calibri Light" w:hAnsi="Calibri Light" w:cs="Calibri Light"/>
                <w:sz w:val="18"/>
                <w:szCs w:val="18"/>
              </w:rPr>
              <w:t>Branta leucopsis</w:t>
            </w:r>
          </w:p>
        </w:tc>
      </w:tr>
      <w:tr w:rsidR="00C62B39" w:rsidRPr="002915B7" w14:paraId="5D365461" w14:textId="77777777">
        <w:tc>
          <w:tcPr>
            <w:tcW w:w="1962" w:type="dxa"/>
            <w:shd w:val="clear" w:color="auto" w:fill="auto"/>
          </w:tcPr>
          <w:p w14:paraId="74077592" w14:textId="77777777" w:rsidR="00C62B39" w:rsidRPr="002915B7" w:rsidRDefault="00C62B39" w:rsidP="003F6AB2">
            <w:pPr>
              <w:pStyle w:val="Compact"/>
              <w:spacing w:line="480" w:lineRule="auto"/>
            </w:pPr>
            <w:r w:rsidRPr="002915B7">
              <w:rPr>
                <w:rFonts w:ascii="Calibri Light" w:hAnsi="Calibri Light" w:cs="Calibri Light"/>
                <w:sz w:val="18"/>
                <w:szCs w:val="18"/>
              </w:rPr>
              <w:t>Bubo bubo</w:t>
            </w:r>
          </w:p>
        </w:tc>
      </w:tr>
      <w:tr w:rsidR="00C62B39" w:rsidRPr="002915B7" w14:paraId="7D74AF85" w14:textId="77777777">
        <w:tc>
          <w:tcPr>
            <w:tcW w:w="1962" w:type="dxa"/>
            <w:shd w:val="clear" w:color="auto" w:fill="auto"/>
          </w:tcPr>
          <w:p w14:paraId="084FEE46" w14:textId="77777777" w:rsidR="00C62B39" w:rsidRPr="002915B7" w:rsidRDefault="00C62B39" w:rsidP="003F6AB2">
            <w:pPr>
              <w:pStyle w:val="Compact"/>
              <w:spacing w:line="480" w:lineRule="auto"/>
            </w:pPr>
            <w:r w:rsidRPr="002915B7">
              <w:rPr>
                <w:rFonts w:ascii="Calibri Light" w:hAnsi="Calibri Light" w:cs="Calibri Light"/>
                <w:sz w:val="18"/>
                <w:szCs w:val="18"/>
              </w:rPr>
              <w:t>Bubulcus ibis</w:t>
            </w:r>
          </w:p>
        </w:tc>
      </w:tr>
      <w:tr w:rsidR="00C62B39" w:rsidRPr="002915B7" w14:paraId="0E5E7289" w14:textId="77777777">
        <w:tc>
          <w:tcPr>
            <w:tcW w:w="1962" w:type="dxa"/>
            <w:shd w:val="clear" w:color="auto" w:fill="auto"/>
          </w:tcPr>
          <w:p w14:paraId="007E7516" w14:textId="77777777" w:rsidR="00C62B39" w:rsidRPr="002915B7" w:rsidRDefault="00C62B39" w:rsidP="003F6AB2">
            <w:pPr>
              <w:pStyle w:val="Compact"/>
              <w:spacing w:line="480" w:lineRule="auto"/>
            </w:pPr>
            <w:r w:rsidRPr="002915B7">
              <w:rPr>
                <w:rFonts w:ascii="Calibri Light" w:hAnsi="Calibri Light" w:cs="Calibri Light"/>
                <w:sz w:val="18"/>
                <w:szCs w:val="18"/>
              </w:rPr>
              <w:t>Bucanetes githagineus</w:t>
            </w:r>
          </w:p>
        </w:tc>
      </w:tr>
      <w:tr w:rsidR="00C62B39" w:rsidRPr="002915B7" w14:paraId="753F1EEE" w14:textId="77777777">
        <w:tc>
          <w:tcPr>
            <w:tcW w:w="1962" w:type="dxa"/>
            <w:shd w:val="clear" w:color="auto" w:fill="auto"/>
          </w:tcPr>
          <w:p w14:paraId="585CA552" w14:textId="77777777" w:rsidR="00C62B39" w:rsidRPr="002915B7" w:rsidRDefault="00C62B39" w:rsidP="003F6AB2">
            <w:pPr>
              <w:pStyle w:val="Compact"/>
              <w:spacing w:line="480" w:lineRule="auto"/>
            </w:pPr>
            <w:r w:rsidRPr="002915B7">
              <w:rPr>
                <w:rFonts w:ascii="Calibri Light" w:hAnsi="Calibri Light" w:cs="Calibri Light"/>
                <w:sz w:val="18"/>
                <w:szCs w:val="18"/>
              </w:rPr>
              <w:t>Bucephala clangula</w:t>
            </w:r>
          </w:p>
        </w:tc>
      </w:tr>
      <w:tr w:rsidR="00C62B39" w:rsidRPr="002915B7" w14:paraId="3A88EC56" w14:textId="77777777">
        <w:tc>
          <w:tcPr>
            <w:tcW w:w="1962" w:type="dxa"/>
            <w:shd w:val="clear" w:color="auto" w:fill="auto"/>
          </w:tcPr>
          <w:p w14:paraId="1192746B" w14:textId="77777777" w:rsidR="00C62B39" w:rsidRPr="002915B7" w:rsidRDefault="00C62B39" w:rsidP="003F6AB2">
            <w:pPr>
              <w:pStyle w:val="Compact"/>
              <w:spacing w:line="480" w:lineRule="auto"/>
            </w:pPr>
            <w:r w:rsidRPr="002915B7">
              <w:rPr>
                <w:rFonts w:ascii="Calibri Light" w:hAnsi="Calibri Light" w:cs="Calibri Light"/>
                <w:sz w:val="18"/>
                <w:szCs w:val="18"/>
              </w:rPr>
              <w:t>Burhinus oedicnemus</w:t>
            </w:r>
          </w:p>
        </w:tc>
      </w:tr>
      <w:tr w:rsidR="00C62B39" w:rsidRPr="002915B7" w14:paraId="64579642" w14:textId="77777777">
        <w:tc>
          <w:tcPr>
            <w:tcW w:w="1962" w:type="dxa"/>
            <w:shd w:val="clear" w:color="auto" w:fill="auto"/>
          </w:tcPr>
          <w:p w14:paraId="31DF7350" w14:textId="77777777" w:rsidR="00C62B39" w:rsidRPr="002915B7" w:rsidRDefault="00C62B39" w:rsidP="003F6AB2">
            <w:pPr>
              <w:pStyle w:val="Compact"/>
              <w:spacing w:line="480" w:lineRule="auto"/>
            </w:pPr>
            <w:r w:rsidRPr="002915B7">
              <w:rPr>
                <w:rFonts w:ascii="Calibri Light" w:hAnsi="Calibri Light" w:cs="Calibri Light"/>
                <w:sz w:val="18"/>
                <w:szCs w:val="18"/>
              </w:rPr>
              <w:t>Buteo buteo</w:t>
            </w:r>
          </w:p>
        </w:tc>
      </w:tr>
      <w:tr w:rsidR="00C62B39" w:rsidRPr="002915B7" w14:paraId="307DE166" w14:textId="77777777">
        <w:tc>
          <w:tcPr>
            <w:tcW w:w="1962" w:type="dxa"/>
            <w:shd w:val="clear" w:color="auto" w:fill="auto"/>
          </w:tcPr>
          <w:p w14:paraId="0F2C45C9" w14:textId="77777777" w:rsidR="00C62B39" w:rsidRPr="002915B7" w:rsidRDefault="00C62B39" w:rsidP="003F6AB2">
            <w:pPr>
              <w:pStyle w:val="Compact"/>
              <w:spacing w:line="480" w:lineRule="auto"/>
            </w:pPr>
            <w:r w:rsidRPr="002915B7">
              <w:rPr>
                <w:rFonts w:ascii="Calibri Light" w:hAnsi="Calibri Light" w:cs="Calibri Light"/>
                <w:sz w:val="18"/>
                <w:szCs w:val="18"/>
              </w:rPr>
              <w:t>Buteo lagopus</w:t>
            </w:r>
          </w:p>
        </w:tc>
      </w:tr>
      <w:tr w:rsidR="00C62B39" w:rsidRPr="002915B7" w14:paraId="00AE59A7" w14:textId="77777777">
        <w:tc>
          <w:tcPr>
            <w:tcW w:w="1962" w:type="dxa"/>
            <w:shd w:val="clear" w:color="auto" w:fill="auto"/>
          </w:tcPr>
          <w:p w14:paraId="683CD46D" w14:textId="77777777" w:rsidR="00C62B39" w:rsidRPr="002915B7" w:rsidRDefault="00C62B39" w:rsidP="003F6AB2">
            <w:pPr>
              <w:pStyle w:val="Compact"/>
              <w:spacing w:line="480" w:lineRule="auto"/>
            </w:pPr>
            <w:r w:rsidRPr="002915B7">
              <w:rPr>
                <w:rFonts w:ascii="Calibri Light" w:hAnsi="Calibri Light" w:cs="Calibri Light"/>
                <w:sz w:val="18"/>
                <w:szCs w:val="18"/>
              </w:rPr>
              <w:t>Buteo rufinus</w:t>
            </w:r>
          </w:p>
        </w:tc>
      </w:tr>
      <w:tr w:rsidR="00C62B39" w:rsidRPr="002915B7" w14:paraId="3B6B940D" w14:textId="77777777">
        <w:tc>
          <w:tcPr>
            <w:tcW w:w="1962" w:type="dxa"/>
            <w:shd w:val="clear" w:color="auto" w:fill="auto"/>
          </w:tcPr>
          <w:p w14:paraId="3BB21F67"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brachydactyla</w:t>
            </w:r>
          </w:p>
        </w:tc>
      </w:tr>
      <w:tr w:rsidR="00C62B39" w:rsidRPr="002915B7" w14:paraId="2163378A" w14:textId="77777777">
        <w:tc>
          <w:tcPr>
            <w:tcW w:w="1962" w:type="dxa"/>
            <w:shd w:val="clear" w:color="auto" w:fill="auto"/>
          </w:tcPr>
          <w:p w14:paraId="291B8FAA"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rufescens</w:t>
            </w:r>
          </w:p>
        </w:tc>
      </w:tr>
      <w:tr w:rsidR="00C62B39" w:rsidRPr="002915B7" w14:paraId="6BC3CBFA" w14:textId="77777777">
        <w:tc>
          <w:tcPr>
            <w:tcW w:w="1962" w:type="dxa"/>
            <w:shd w:val="clear" w:color="auto" w:fill="auto"/>
          </w:tcPr>
          <w:p w14:paraId="7656673F" w14:textId="77777777" w:rsidR="00C62B39" w:rsidRPr="002915B7" w:rsidRDefault="00C62B39" w:rsidP="003F6AB2">
            <w:pPr>
              <w:pStyle w:val="Compact"/>
              <w:spacing w:line="480" w:lineRule="auto"/>
            </w:pPr>
            <w:r w:rsidRPr="002915B7">
              <w:rPr>
                <w:rFonts w:ascii="Calibri Light" w:hAnsi="Calibri Light" w:cs="Calibri Light"/>
                <w:sz w:val="18"/>
                <w:szCs w:val="18"/>
              </w:rPr>
              <w:t>Calcarius lapponicus</w:t>
            </w:r>
          </w:p>
        </w:tc>
      </w:tr>
      <w:tr w:rsidR="00C62B39" w:rsidRPr="002915B7" w14:paraId="171F6785" w14:textId="77777777">
        <w:tc>
          <w:tcPr>
            <w:tcW w:w="1962" w:type="dxa"/>
            <w:shd w:val="clear" w:color="auto" w:fill="auto"/>
          </w:tcPr>
          <w:p w14:paraId="51752BD5"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canutus</w:t>
            </w:r>
          </w:p>
        </w:tc>
      </w:tr>
      <w:tr w:rsidR="00C62B39" w:rsidRPr="002915B7" w14:paraId="7C59C807" w14:textId="77777777">
        <w:tc>
          <w:tcPr>
            <w:tcW w:w="1962" w:type="dxa"/>
            <w:shd w:val="clear" w:color="auto" w:fill="auto"/>
          </w:tcPr>
          <w:p w14:paraId="2AD30454"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maritima</w:t>
            </w:r>
          </w:p>
        </w:tc>
      </w:tr>
      <w:tr w:rsidR="00C62B39" w:rsidRPr="002915B7" w14:paraId="28ECACA7" w14:textId="77777777">
        <w:tc>
          <w:tcPr>
            <w:tcW w:w="1962" w:type="dxa"/>
            <w:shd w:val="clear" w:color="auto" w:fill="auto"/>
          </w:tcPr>
          <w:p w14:paraId="1B5BB99E"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minuta</w:t>
            </w:r>
          </w:p>
        </w:tc>
      </w:tr>
      <w:tr w:rsidR="00C62B39" w:rsidRPr="002915B7" w14:paraId="47FA5883" w14:textId="77777777">
        <w:tc>
          <w:tcPr>
            <w:tcW w:w="1962" w:type="dxa"/>
            <w:shd w:val="clear" w:color="auto" w:fill="auto"/>
          </w:tcPr>
          <w:p w14:paraId="1AA85CBC"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temminckii</w:t>
            </w:r>
          </w:p>
        </w:tc>
      </w:tr>
      <w:tr w:rsidR="00C62B39" w:rsidRPr="002915B7" w14:paraId="44C78ABF" w14:textId="77777777">
        <w:tc>
          <w:tcPr>
            <w:tcW w:w="1962" w:type="dxa"/>
            <w:shd w:val="clear" w:color="auto" w:fill="auto"/>
          </w:tcPr>
          <w:p w14:paraId="6A22669D" w14:textId="77777777" w:rsidR="00C62B39" w:rsidRPr="002915B7" w:rsidRDefault="00C62B39" w:rsidP="003F6AB2">
            <w:pPr>
              <w:pStyle w:val="Compact"/>
              <w:spacing w:line="480" w:lineRule="auto"/>
            </w:pPr>
            <w:r w:rsidRPr="002915B7">
              <w:rPr>
                <w:rFonts w:ascii="Calibri Light" w:hAnsi="Calibri Light" w:cs="Calibri Light"/>
                <w:sz w:val="18"/>
                <w:szCs w:val="18"/>
              </w:rPr>
              <w:t>Calonectris diomedea</w:t>
            </w:r>
          </w:p>
        </w:tc>
      </w:tr>
      <w:tr w:rsidR="00C62B39" w:rsidRPr="002915B7" w14:paraId="6AB7DA13" w14:textId="77777777">
        <w:tc>
          <w:tcPr>
            <w:tcW w:w="1962" w:type="dxa"/>
            <w:shd w:val="clear" w:color="auto" w:fill="auto"/>
          </w:tcPr>
          <w:p w14:paraId="3622A8F0"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europaeus</w:t>
            </w:r>
          </w:p>
        </w:tc>
      </w:tr>
      <w:tr w:rsidR="00C62B39" w:rsidRPr="002915B7" w14:paraId="727AE8D6" w14:textId="77777777">
        <w:tc>
          <w:tcPr>
            <w:tcW w:w="1962" w:type="dxa"/>
            <w:shd w:val="clear" w:color="auto" w:fill="auto"/>
          </w:tcPr>
          <w:p w14:paraId="2A35F168"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ruficollis</w:t>
            </w:r>
          </w:p>
        </w:tc>
      </w:tr>
      <w:tr w:rsidR="00C62B39" w:rsidRPr="002915B7" w14:paraId="61EA15BA" w14:textId="77777777">
        <w:tc>
          <w:tcPr>
            <w:tcW w:w="1962" w:type="dxa"/>
            <w:shd w:val="clear" w:color="auto" w:fill="auto"/>
          </w:tcPr>
          <w:p w14:paraId="70435393"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cannabina</w:t>
            </w:r>
          </w:p>
        </w:tc>
      </w:tr>
      <w:tr w:rsidR="00C62B39" w:rsidRPr="002915B7" w14:paraId="64721FBE" w14:textId="77777777">
        <w:tc>
          <w:tcPr>
            <w:tcW w:w="1962" w:type="dxa"/>
            <w:shd w:val="clear" w:color="auto" w:fill="auto"/>
          </w:tcPr>
          <w:p w14:paraId="6C506CFD"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carduelis</w:t>
            </w:r>
          </w:p>
        </w:tc>
      </w:tr>
      <w:tr w:rsidR="00C62B39" w:rsidRPr="002915B7" w14:paraId="5CDF79AD" w14:textId="77777777">
        <w:tc>
          <w:tcPr>
            <w:tcW w:w="1962" w:type="dxa"/>
            <w:shd w:val="clear" w:color="auto" w:fill="auto"/>
          </w:tcPr>
          <w:p w14:paraId="0938A35A"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chloris</w:t>
            </w:r>
          </w:p>
        </w:tc>
      </w:tr>
      <w:tr w:rsidR="00C62B39" w:rsidRPr="002915B7" w14:paraId="6C2C356A" w14:textId="77777777">
        <w:tc>
          <w:tcPr>
            <w:tcW w:w="1962" w:type="dxa"/>
            <w:shd w:val="clear" w:color="auto" w:fill="auto"/>
          </w:tcPr>
          <w:p w14:paraId="044BD4B7"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flammea</w:t>
            </w:r>
          </w:p>
        </w:tc>
      </w:tr>
      <w:tr w:rsidR="00C62B39" w:rsidRPr="002915B7" w14:paraId="55EA09D6" w14:textId="77777777">
        <w:tc>
          <w:tcPr>
            <w:tcW w:w="1962" w:type="dxa"/>
            <w:shd w:val="clear" w:color="auto" w:fill="auto"/>
          </w:tcPr>
          <w:p w14:paraId="770A018A"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flavirostris</w:t>
            </w:r>
          </w:p>
        </w:tc>
      </w:tr>
      <w:tr w:rsidR="00C62B39" w:rsidRPr="002915B7" w14:paraId="1AA28B75" w14:textId="77777777">
        <w:tc>
          <w:tcPr>
            <w:tcW w:w="1962" w:type="dxa"/>
            <w:shd w:val="clear" w:color="auto" w:fill="auto"/>
          </w:tcPr>
          <w:p w14:paraId="0E883694"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hornemanni</w:t>
            </w:r>
          </w:p>
        </w:tc>
      </w:tr>
      <w:tr w:rsidR="00C62B39" w:rsidRPr="002915B7" w14:paraId="1372A6BC" w14:textId="77777777">
        <w:tc>
          <w:tcPr>
            <w:tcW w:w="1962" w:type="dxa"/>
            <w:shd w:val="clear" w:color="auto" w:fill="auto"/>
          </w:tcPr>
          <w:p w14:paraId="68CCCA1D"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spinus</w:t>
            </w:r>
          </w:p>
        </w:tc>
      </w:tr>
      <w:tr w:rsidR="00C62B39" w:rsidRPr="002915B7" w14:paraId="4F594376" w14:textId="77777777">
        <w:tc>
          <w:tcPr>
            <w:tcW w:w="1962" w:type="dxa"/>
            <w:shd w:val="clear" w:color="auto" w:fill="auto"/>
          </w:tcPr>
          <w:p w14:paraId="307338DD" w14:textId="77777777" w:rsidR="00C62B39" w:rsidRPr="002915B7" w:rsidRDefault="00C62B39" w:rsidP="003F6AB2">
            <w:pPr>
              <w:pStyle w:val="Compact"/>
              <w:spacing w:line="480" w:lineRule="auto"/>
            </w:pPr>
            <w:r w:rsidRPr="002915B7">
              <w:rPr>
                <w:rFonts w:ascii="Calibri Light" w:hAnsi="Calibri Light" w:cs="Calibri Light"/>
                <w:sz w:val="18"/>
                <w:szCs w:val="18"/>
              </w:rPr>
              <w:t>Carpodacus erythrinus</w:t>
            </w:r>
          </w:p>
        </w:tc>
      </w:tr>
      <w:tr w:rsidR="00C62B39" w:rsidRPr="002915B7" w14:paraId="2E802E7A" w14:textId="77777777">
        <w:tc>
          <w:tcPr>
            <w:tcW w:w="1962" w:type="dxa"/>
            <w:shd w:val="clear" w:color="auto" w:fill="auto"/>
          </w:tcPr>
          <w:p w14:paraId="2E7DE328" w14:textId="77777777" w:rsidR="00C62B39" w:rsidRPr="002915B7" w:rsidRDefault="00C62B39" w:rsidP="003F6AB2">
            <w:pPr>
              <w:pStyle w:val="Compact"/>
              <w:spacing w:line="480" w:lineRule="auto"/>
            </w:pPr>
            <w:r w:rsidRPr="002915B7">
              <w:rPr>
                <w:rFonts w:ascii="Calibri Light" w:hAnsi="Calibri Light" w:cs="Calibri Light"/>
                <w:sz w:val="18"/>
                <w:szCs w:val="18"/>
              </w:rPr>
              <w:t>Cepphus grylle</w:t>
            </w:r>
          </w:p>
        </w:tc>
      </w:tr>
      <w:tr w:rsidR="00C62B39" w:rsidRPr="002915B7" w14:paraId="0B4D6B77" w14:textId="77777777">
        <w:tc>
          <w:tcPr>
            <w:tcW w:w="1962" w:type="dxa"/>
            <w:shd w:val="clear" w:color="auto" w:fill="auto"/>
          </w:tcPr>
          <w:p w14:paraId="0683D9F6" w14:textId="77777777" w:rsidR="00C62B39" w:rsidRPr="002915B7" w:rsidRDefault="00C62B39" w:rsidP="003F6AB2">
            <w:pPr>
              <w:pStyle w:val="Compact"/>
              <w:spacing w:line="480" w:lineRule="auto"/>
            </w:pPr>
            <w:r w:rsidRPr="002915B7">
              <w:rPr>
                <w:rFonts w:ascii="Calibri Light" w:hAnsi="Calibri Light" w:cs="Calibri Light"/>
                <w:sz w:val="18"/>
                <w:szCs w:val="18"/>
              </w:rPr>
              <w:t>Cercotrichas galactote</w:t>
            </w:r>
          </w:p>
        </w:tc>
      </w:tr>
      <w:tr w:rsidR="00C62B39" w:rsidRPr="002915B7" w14:paraId="5C930144" w14:textId="77777777">
        <w:tc>
          <w:tcPr>
            <w:tcW w:w="1962" w:type="dxa"/>
            <w:shd w:val="clear" w:color="auto" w:fill="auto"/>
          </w:tcPr>
          <w:p w14:paraId="34207771" w14:textId="77777777" w:rsidR="00C62B39" w:rsidRPr="002915B7" w:rsidRDefault="00C62B39" w:rsidP="003F6AB2">
            <w:pPr>
              <w:pStyle w:val="Compact"/>
              <w:spacing w:line="480" w:lineRule="auto"/>
            </w:pPr>
            <w:r w:rsidRPr="002915B7">
              <w:rPr>
                <w:rFonts w:ascii="Calibri Light" w:hAnsi="Calibri Light" w:cs="Calibri Light"/>
                <w:sz w:val="18"/>
                <w:szCs w:val="18"/>
              </w:rPr>
              <w:t>Certhia familiaris</w:t>
            </w:r>
          </w:p>
        </w:tc>
      </w:tr>
      <w:tr w:rsidR="00C62B39" w:rsidRPr="002915B7" w14:paraId="569D74B7" w14:textId="77777777">
        <w:tc>
          <w:tcPr>
            <w:tcW w:w="1962" w:type="dxa"/>
            <w:shd w:val="clear" w:color="auto" w:fill="auto"/>
          </w:tcPr>
          <w:p w14:paraId="0EA47808" w14:textId="77777777" w:rsidR="00C62B39" w:rsidRPr="002915B7" w:rsidRDefault="00C62B39" w:rsidP="003F6AB2">
            <w:pPr>
              <w:pStyle w:val="Compact"/>
              <w:spacing w:line="480" w:lineRule="auto"/>
            </w:pPr>
            <w:r w:rsidRPr="002915B7">
              <w:rPr>
                <w:rFonts w:ascii="Calibri Light" w:hAnsi="Calibri Light" w:cs="Calibri Light"/>
                <w:sz w:val="18"/>
                <w:szCs w:val="18"/>
              </w:rPr>
              <w:t>Cettia cetti</w:t>
            </w:r>
          </w:p>
        </w:tc>
      </w:tr>
      <w:tr w:rsidR="00C62B39" w:rsidRPr="002915B7" w14:paraId="416DC5ED" w14:textId="77777777">
        <w:tc>
          <w:tcPr>
            <w:tcW w:w="1962" w:type="dxa"/>
            <w:shd w:val="clear" w:color="auto" w:fill="auto"/>
          </w:tcPr>
          <w:p w14:paraId="719377F4"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alexandrinus</w:t>
            </w:r>
          </w:p>
        </w:tc>
      </w:tr>
      <w:tr w:rsidR="00C62B39" w:rsidRPr="002915B7" w14:paraId="0AF5641C" w14:textId="77777777">
        <w:tc>
          <w:tcPr>
            <w:tcW w:w="1962" w:type="dxa"/>
            <w:shd w:val="clear" w:color="auto" w:fill="auto"/>
          </w:tcPr>
          <w:p w14:paraId="2B4ED95C"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dubius</w:t>
            </w:r>
          </w:p>
        </w:tc>
      </w:tr>
      <w:tr w:rsidR="00C62B39" w:rsidRPr="002915B7" w14:paraId="53592BE4" w14:textId="77777777">
        <w:tc>
          <w:tcPr>
            <w:tcW w:w="1962" w:type="dxa"/>
            <w:shd w:val="clear" w:color="auto" w:fill="auto"/>
          </w:tcPr>
          <w:p w14:paraId="030E36CE"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hiaticula</w:t>
            </w:r>
          </w:p>
        </w:tc>
      </w:tr>
      <w:tr w:rsidR="00C62B39" w:rsidRPr="002915B7" w14:paraId="50FC3B24" w14:textId="77777777">
        <w:tc>
          <w:tcPr>
            <w:tcW w:w="1962" w:type="dxa"/>
            <w:shd w:val="clear" w:color="auto" w:fill="auto"/>
          </w:tcPr>
          <w:p w14:paraId="1EF5A65F"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morinellus</w:t>
            </w:r>
          </w:p>
        </w:tc>
      </w:tr>
      <w:tr w:rsidR="00C62B39" w:rsidRPr="002915B7" w14:paraId="77F449AC" w14:textId="77777777">
        <w:tc>
          <w:tcPr>
            <w:tcW w:w="1962" w:type="dxa"/>
            <w:shd w:val="clear" w:color="auto" w:fill="auto"/>
          </w:tcPr>
          <w:p w14:paraId="7775A97E" w14:textId="77777777" w:rsidR="00C62B39" w:rsidRPr="002915B7" w:rsidRDefault="00C62B39" w:rsidP="003F6AB2">
            <w:pPr>
              <w:pStyle w:val="Compact"/>
              <w:spacing w:line="480" w:lineRule="auto"/>
            </w:pPr>
            <w:r w:rsidRPr="002915B7">
              <w:rPr>
                <w:rFonts w:ascii="Calibri Light" w:hAnsi="Calibri Light" w:cs="Calibri Light"/>
                <w:sz w:val="18"/>
                <w:szCs w:val="18"/>
              </w:rPr>
              <w:t>Chersophilus duponti</w:t>
            </w:r>
          </w:p>
        </w:tc>
      </w:tr>
      <w:tr w:rsidR="00C62B39" w:rsidRPr="002915B7" w14:paraId="35769D2C" w14:textId="77777777">
        <w:tc>
          <w:tcPr>
            <w:tcW w:w="1962" w:type="dxa"/>
            <w:shd w:val="clear" w:color="auto" w:fill="auto"/>
          </w:tcPr>
          <w:p w14:paraId="71BB31E9"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hybridus</w:t>
            </w:r>
          </w:p>
        </w:tc>
      </w:tr>
      <w:tr w:rsidR="00C62B39" w:rsidRPr="002915B7" w14:paraId="03C4BA0D" w14:textId="77777777">
        <w:tc>
          <w:tcPr>
            <w:tcW w:w="1962" w:type="dxa"/>
            <w:shd w:val="clear" w:color="auto" w:fill="auto"/>
          </w:tcPr>
          <w:p w14:paraId="22787F9F"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leucopterus</w:t>
            </w:r>
          </w:p>
        </w:tc>
      </w:tr>
      <w:tr w:rsidR="00C62B39" w:rsidRPr="002915B7" w14:paraId="157986B4" w14:textId="77777777">
        <w:tc>
          <w:tcPr>
            <w:tcW w:w="1962" w:type="dxa"/>
            <w:shd w:val="clear" w:color="auto" w:fill="auto"/>
          </w:tcPr>
          <w:p w14:paraId="2D223C8C"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niger</w:t>
            </w:r>
          </w:p>
        </w:tc>
      </w:tr>
      <w:tr w:rsidR="00C62B39" w:rsidRPr="002915B7" w14:paraId="6913585B" w14:textId="77777777">
        <w:tc>
          <w:tcPr>
            <w:tcW w:w="1962" w:type="dxa"/>
            <w:shd w:val="clear" w:color="auto" w:fill="auto"/>
          </w:tcPr>
          <w:p w14:paraId="72315193" w14:textId="77777777" w:rsidR="00C62B39" w:rsidRPr="002915B7" w:rsidRDefault="00C62B39" w:rsidP="003F6AB2">
            <w:pPr>
              <w:pStyle w:val="Compact"/>
              <w:spacing w:line="480" w:lineRule="auto"/>
            </w:pPr>
            <w:r w:rsidRPr="002915B7">
              <w:rPr>
                <w:rFonts w:ascii="Calibri Light" w:hAnsi="Calibri Light" w:cs="Calibri Light"/>
                <w:sz w:val="18"/>
                <w:szCs w:val="18"/>
              </w:rPr>
              <w:t>Ciconia ciconia</w:t>
            </w:r>
          </w:p>
        </w:tc>
      </w:tr>
      <w:tr w:rsidR="00C62B39" w:rsidRPr="002915B7" w14:paraId="542A5889" w14:textId="77777777">
        <w:tc>
          <w:tcPr>
            <w:tcW w:w="1962" w:type="dxa"/>
            <w:shd w:val="clear" w:color="auto" w:fill="auto"/>
          </w:tcPr>
          <w:p w14:paraId="263180E3" w14:textId="77777777" w:rsidR="00C62B39" w:rsidRPr="002915B7" w:rsidRDefault="00C62B39" w:rsidP="003F6AB2">
            <w:pPr>
              <w:pStyle w:val="Compact"/>
              <w:spacing w:line="480" w:lineRule="auto"/>
            </w:pPr>
            <w:r w:rsidRPr="002915B7">
              <w:rPr>
                <w:rFonts w:ascii="Calibri Light" w:hAnsi="Calibri Light" w:cs="Calibri Light"/>
                <w:sz w:val="18"/>
                <w:szCs w:val="18"/>
              </w:rPr>
              <w:t>Ciconia nigra</w:t>
            </w:r>
          </w:p>
        </w:tc>
      </w:tr>
      <w:tr w:rsidR="00C62B39" w:rsidRPr="002915B7" w14:paraId="69BC5488" w14:textId="77777777">
        <w:tc>
          <w:tcPr>
            <w:tcW w:w="1962" w:type="dxa"/>
            <w:shd w:val="clear" w:color="auto" w:fill="auto"/>
          </w:tcPr>
          <w:p w14:paraId="779351F6"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Cinclus cinclus</w:t>
            </w:r>
          </w:p>
        </w:tc>
      </w:tr>
      <w:tr w:rsidR="00C62B39" w:rsidRPr="002915B7" w14:paraId="253BE6F8" w14:textId="77777777">
        <w:tc>
          <w:tcPr>
            <w:tcW w:w="1962" w:type="dxa"/>
            <w:shd w:val="clear" w:color="auto" w:fill="auto"/>
          </w:tcPr>
          <w:p w14:paraId="7903E382" w14:textId="77777777" w:rsidR="00C62B39" w:rsidRPr="002915B7" w:rsidRDefault="00C62B39" w:rsidP="003F6AB2">
            <w:pPr>
              <w:pStyle w:val="Compact"/>
              <w:spacing w:line="480" w:lineRule="auto"/>
            </w:pPr>
            <w:r w:rsidRPr="002915B7">
              <w:rPr>
                <w:rFonts w:ascii="Calibri Light" w:hAnsi="Calibri Light" w:cs="Calibri Light"/>
                <w:sz w:val="18"/>
                <w:szCs w:val="18"/>
              </w:rPr>
              <w:t>Circaetus gallicus</w:t>
            </w:r>
          </w:p>
        </w:tc>
      </w:tr>
      <w:tr w:rsidR="00C62B39" w:rsidRPr="002915B7" w14:paraId="71E391B5" w14:textId="77777777">
        <w:tc>
          <w:tcPr>
            <w:tcW w:w="1962" w:type="dxa"/>
            <w:shd w:val="clear" w:color="auto" w:fill="auto"/>
          </w:tcPr>
          <w:p w14:paraId="06186B93" w14:textId="77777777" w:rsidR="00C62B39" w:rsidRPr="002915B7" w:rsidRDefault="00C62B39" w:rsidP="003F6AB2">
            <w:pPr>
              <w:pStyle w:val="Compact"/>
              <w:spacing w:line="480" w:lineRule="auto"/>
            </w:pPr>
            <w:r w:rsidRPr="002915B7">
              <w:rPr>
                <w:rFonts w:ascii="Calibri Light" w:hAnsi="Calibri Light" w:cs="Calibri Light"/>
                <w:sz w:val="18"/>
                <w:szCs w:val="18"/>
              </w:rPr>
              <w:t>Circus aeruginosus</w:t>
            </w:r>
          </w:p>
        </w:tc>
      </w:tr>
      <w:tr w:rsidR="00C62B39" w:rsidRPr="002915B7" w14:paraId="0A076588" w14:textId="77777777">
        <w:tc>
          <w:tcPr>
            <w:tcW w:w="1962" w:type="dxa"/>
            <w:shd w:val="clear" w:color="auto" w:fill="auto"/>
          </w:tcPr>
          <w:p w14:paraId="4259CC82" w14:textId="77777777" w:rsidR="00C62B39" w:rsidRPr="002915B7" w:rsidRDefault="00C62B39" w:rsidP="003F6AB2">
            <w:pPr>
              <w:pStyle w:val="Compact"/>
              <w:spacing w:line="480" w:lineRule="auto"/>
            </w:pPr>
            <w:r w:rsidRPr="002915B7">
              <w:rPr>
                <w:rFonts w:ascii="Calibri Light" w:hAnsi="Calibri Light" w:cs="Calibri Light"/>
                <w:sz w:val="18"/>
                <w:szCs w:val="18"/>
              </w:rPr>
              <w:t>Circus cyaneus</w:t>
            </w:r>
          </w:p>
        </w:tc>
      </w:tr>
      <w:tr w:rsidR="00C62B39" w:rsidRPr="002915B7" w14:paraId="0E792D10" w14:textId="77777777">
        <w:tc>
          <w:tcPr>
            <w:tcW w:w="1962" w:type="dxa"/>
            <w:shd w:val="clear" w:color="auto" w:fill="auto"/>
          </w:tcPr>
          <w:p w14:paraId="58CEBEC3" w14:textId="77777777" w:rsidR="00C62B39" w:rsidRPr="002915B7" w:rsidRDefault="00C62B39" w:rsidP="003F6AB2">
            <w:pPr>
              <w:pStyle w:val="Compact"/>
              <w:spacing w:line="480" w:lineRule="auto"/>
            </w:pPr>
            <w:r w:rsidRPr="002915B7">
              <w:rPr>
                <w:rFonts w:ascii="Calibri Light" w:hAnsi="Calibri Light" w:cs="Calibri Light"/>
                <w:sz w:val="18"/>
                <w:szCs w:val="18"/>
              </w:rPr>
              <w:t>Circus macrourus</w:t>
            </w:r>
          </w:p>
        </w:tc>
      </w:tr>
      <w:tr w:rsidR="00C62B39" w:rsidRPr="002915B7" w14:paraId="14C3E5C1" w14:textId="77777777">
        <w:tc>
          <w:tcPr>
            <w:tcW w:w="1962" w:type="dxa"/>
            <w:shd w:val="clear" w:color="auto" w:fill="auto"/>
          </w:tcPr>
          <w:p w14:paraId="59C279B4" w14:textId="77777777" w:rsidR="00C62B39" w:rsidRPr="002915B7" w:rsidRDefault="00C62B39" w:rsidP="003F6AB2">
            <w:pPr>
              <w:pStyle w:val="Compact"/>
              <w:spacing w:line="480" w:lineRule="auto"/>
            </w:pPr>
            <w:r w:rsidRPr="002915B7">
              <w:rPr>
                <w:rFonts w:ascii="Calibri Light" w:hAnsi="Calibri Light" w:cs="Calibri Light"/>
                <w:sz w:val="18"/>
                <w:szCs w:val="18"/>
              </w:rPr>
              <w:t>Circus pygargus</w:t>
            </w:r>
          </w:p>
        </w:tc>
      </w:tr>
      <w:tr w:rsidR="00C62B39" w:rsidRPr="002915B7" w14:paraId="71C44B1E" w14:textId="77777777">
        <w:tc>
          <w:tcPr>
            <w:tcW w:w="1962" w:type="dxa"/>
            <w:shd w:val="clear" w:color="auto" w:fill="auto"/>
          </w:tcPr>
          <w:p w14:paraId="3A51DE27" w14:textId="77777777" w:rsidR="00C62B39" w:rsidRPr="002915B7" w:rsidRDefault="00C62B39" w:rsidP="003F6AB2">
            <w:pPr>
              <w:pStyle w:val="Compact"/>
              <w:spacing w:line="480" w:lineRule="auto"/>
            </w:pPr>
            <w:r w:rsidRPr="002915B7">
              <w:rPr>
                <w:rFonts w:ascii="Calibri Light" w:hAnsi="Calibri Light" w:cs="Calibri Light"/>
                <w:sz w:val="18"/>
                <w:szCs w:val="18"/>
              </w:rPr>
              <w:t>Cisticola juncidis</w:t>
            </w:r>
          </w:p>
        </w:tc>
      </w:tr>
      <w:tr w:rsidR="00C62B39" w:rsidRPr="002915B7" w14:paraId="3A25FB67" w14:textId="77777777">
        <w:tc>
          <w:tcPr>
            <w:tcW w:w="1962" w:type="dxa"/>
            <w:shd w:val="clear" w:color="auto" w:fill="auto"/>
          </w:tcPr>
          <w:p w14:paraId="1282ACA5" w14:textId="77777777" w:rsidR="00C62B39" w:rsidRPr="002915B7" w:rsidRDefault="00C62B39" w:rsidP="003F6AB2">
            <w:pPr>
              <w:pStyle w:val="Compact"/>
              <w:spacing w:line="480" w:lineRule="auto"/>
            </w:pPr>
            <w:r w:rsidRPr="002915B7">
              <w:rPr>
                <w:rFonts w:ascii="Calibri Light" w:hAnsi="Calibri Light" w:cs="Calibri Light"/>
                <w:sz w:val="18"/>
                <w:szCs w:val="18"/>
              </w:rPr>
              <w:t>Clamator glandarius</w:t>
            </w:r>
          </w:p>
        </w:tc>
      </w:tr>
      <w:tr w:rsidR="00C62B39" w:rsidRPr="002915B7" w14:paraId="1AC516A6" w14:textId="77777777">
        <w:tc>
          <w:tcPr>
            <w:tcW w:w="1962" w:type="dxa"/>
            <w:shd w:val="clear" w:color="auto" w:fill="auto"/>
          </w:tcPr>
          <w:p w14:paraId="5E2A6081" w14:textId="77777777" w:rsidR="00C62B39" w:rsidRPr="002915B7" w:rsidRDefault="00C62B39" w:rsidP="003F6AB2">
            <w:pPr>
              <w:pStyle w:val="Compact"/>
              <w:spacing w:line="480" w:lineRule="auto"/>
            </w:pPr>
            <w:r w:rsidRPr="002915B7">
              <w:rPr>
                <w:rFonts w:ascii="Calibri Light" w:hAnsi="Calibri Light" w:cs="Calibri Light"/>
                <w:sz w:val="18"/>
                <w:szCs w:val="18"/>
              </w:rPr>
              <w:t>Clangula hyemalis</w:t>
            </w:r>
          </w:p>
        </w:tc>
      </w:tr>
      <w:tr w:rsidR="00C62B39" w:rsidRPr="002915B7" w14:paraId="7BDBD49C" w14:textId="77777777">
        <w:tc>
          <w:tcPr>
            <w:tcW w:w="1962" w:type="dxa"/>
            <w:shd w:val="clear" w:color="auto" w:fill="auto"/>
          </w:tcPr>
          <w:p w14:paraId="1602935B" w14:textId="77777777" w:rsidR="00C62B39" w:rsidRPr="002915B7" w:rsidRDefault="00C62B39" w:rsidP="003F6AB2">
            <w:pPr>
              <w:pStyle w:val="Compact"/>
              <w:spacing w:line="480" w:lineRule="auto"/>
            </w:pPr>
            <w:r w:rsidRPr="002915B7">
              <w:rPr>
                <w:rFonts w:ascii="Calibri Light" w:hAnsi="Calibri Light" w:cs="Calibri Light"/>
                <w:sz w:val="18"/>
                <w:szCs w:val="18"/>
              </w:rPr>
              <w:t>Coccothraustes coccothraustes</w:t>
            </w:r>
          </w:p>
        </w:tc>
      </w:tr>
      <w:tr w:rsidR="00C62B39" w:rsidRPr="002915B7" w14:paraId="1338E8EB" w14:textId="77777777">
        <w:tc>
          <w:tcPr>
            <w:tcW w:w="1962" w:type="dxa"/>
            <w:shd w:val="clear" w:color="auto" w:fill="auto"/>
          </w:tcPr>
          <w:p w14:paraId="3B785A9C" w14:textId="77777777" w:rsidR="00C62B39" w:rsidRPr="002915B7" w:rsidRDefault="00C62B39" w:rsidP="003F6AB2">
            <w:pPr>
              <w:pStyle w:val="Compact"/>
              <w:spacing w:line="480" w:lineRule="auto"/>
            </w:pPr>
            <w:r w:rsidRPr="002915B7">
              <w:rPr>
                <w:rFonts w:ascii="Calibri Light" w:hAnsi="Calibri Light" w:cs="Calibri Light"/>
                <w:sz w:val="18"/>
                <w:szCs w:val="18"/>
              </w:rPr>
              <w:t>Columba livia</w:t>
            </w:r>
          </w:p>
        </w:tc>
      </w:tr>
      <w:tr w:rsidR="00C62B39" w:rsidRPr="002915B7" w14:paraId="4BAC1BFA" w14:textId="77777777">
        <w:tc>
          <w:tcPr>
            <w:tcW w:w="1962" w:type="dxa"/>
            <w:shd w:val="clear" w:color="auto" w:fill="auto"/>
          </w:tcPr>
          <w:p w14:paraId="094C3579" w14:textId="77777777" w:rsidR="00C62B39" w:rsidRPr="002915B7" w:rsidRDefault="00C62B39" w:rsidP="003F6AB2">
            <w:pPr>
              <w:pStyle w:val="Compact"/>
              <w:spacing w:line="480" w:lineRule="auto"/>
            </w:pPr>
            <w:r w:rsidRPr="002915B7">
              <w:rPr>
                <w:rFonts w:ascii="Calibri Light" w:hAnsi="Calibri Light" w:cs="Calibri Light"/>
                <w:sz w:val="18"/>
                <w:szCs w:val="18"/>
              </w:rPr>
              <w:t>Columba oenas</w:t>
            </w:r>
          </w:p>
        </w:tc>
      </w:tr>
      <w:tr w:rsidR="00C62B39" w:rsidRPr="002915B7" w14:paraId="14ADB8F0" w14:textId="77777777">
        <w:tc>
          <w:tcPr>
            <w:tcW w:w="1962" w:type="dxa"/>
            <w:shd w:val="clear" w:color="auto" w:fill="auto"/>
          </w:tcPr>
          <w:p w14:paraId="24BA286E" w14:textId="77777777" w:rsidR="00C62B39" w:rsidRPr="002915B7" w:rsidRDefault="00C62B39" w:rsidP="003F6AB2">
            <w:pPr>
              <w:pStyle w:val="Compact"/>
              <w:spacing w:line="480" w:lineRule="auto"/>
            </w:pPr>
            <w:r w:rsidRPr="002915B7">
              <w:rPr>
                <w:rFonts w:ascii="Calibri Light" w:hAnsi="Calibri Light" w:cs="Calibri Light"/>
                <w:sz w:val="18"/>
                <w:szCs w:val="18"/>
              </w:rPr>
              <w:t>Coracias garrulus</w:t>
            </w:r>
          </w:p>
        </w:tc>
      </w:tr>
      <w:tr w:rsidR="00C62B39" w:rsidRPr="002915B7" w14:paraId="7CB7899F" w14:textId="77777777">
        <w:tc>
          <w:tcPr>
            <w:tcW w:w="1962" w:type="dxa"/>
            <w:shd w:val="clear" w:color="auto" w:fill="auto"/>
          </w:tcPr>
          <w:p w14:paraId="679C92C5"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corax</w:t>
            </w:r>
          </w:p>
        </w:tc>
      </w:tr>
      <w:tr w:rsidR="00C62B39" w:rsidRPr="002915B7" w14:paraId="1185F485" w14:textId="77777777">
        <w:tc>
          <w:tcPr>
            <w:tcW w:w="1962" w:type="dxa"/>
            <w:shd w:val="clear" w:color="auto" w:fill="auto"/>
          </w:tcPr>
          <w:p w14:paraId="282794D8"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corone</w:t>
            </w:r>
          </w:p>
        </w:tc>
      </w:tr>
      <w:tr w:rsidR="00C62B39" w:rsidRPr="002915B7" w14:paraId="00A3F547" w14:textId="77777777">
        <w:tc>
          <w:tcPr>
            <w:tcW w:w="1962" w:type="dxa"/>
            <w:shd w:val="clear" w:color="auto" w:fill="auto"/>
          </w:tcPr>
          <w:p w14:paraId="5B0241D2" w14:textId="77777777" w:rsidR="00C62B39" w:rsidRPr="002915B7" w:rsidRDefault="00C62B39" w:rsidP="003F6AB2">
            <w:pPr>
              <w:pStyle w:val="Compact"/>
              <w:spacing w:line="480" w:lineRule="auto"/>
            </w:pPr>
            <w:r w:rsidRPr="002915B7">
              <w:rPr>
                <w:rFonts w:ascii="Calibri Light" w:hAnsi="Calibri Light" w:cs="Calibri Light"/>
                <w:sz w:val="18"/>
                <w:szCs w:val="18"/>
              </w:rPr>
              <w:t>Corvus frugilegus</w:t>
            </w:r>
          </w:p>
        </w:tc>
      </w:tr>
      <w:tr w:rsidR="00C62B39" w:rsidRPr="002915B7" w14:paraId="3F4395D2" w14:textId="77777777">
        <w:tc>
          <w:tcPr>
            <w:tcW w:w="1962" w:type="dxa"/>
            <w:shd w:val="clear" w:color="auto" w:fill="auto"/>
          </w:tcPr>
          <w:p w14:paraId="2D054C0F" w14:textId="77777777" w:rsidR="00C62B39" w:rsidRPr="002915B7" w:rsidRDefault="00C62B39" w:rsidP="003F6AB2">
            <w:pPr>
              <w:pStyle w:val="Compact"/>
              <w:spacing w:line="480" w:lineRule="auto"/>
            </w:pPr>
            <w:r w:rsidRPr="002915B7">
              <w:rPr>
                <w:rFonts w:ascii="Calibri Light" w:hAnsi="Calibri Light" w:cs="Calibri Light"/>
                <w:sz w:val="18"/>
                <w:szCs w:val="18"/>
              </w:rPr>
              <w:t>Corvus monedula</w:t>
            </w:r>
          </w:p>
        </w:tc>
      </w:tr>
      <w:tr w:rsidR="00C62B39" w:rsidRPr="002915B7" w14:paraId="493F0802" w14:textId="77777777">
        <w:tc>
          <w:tcPr>
            <w:tcW w:w="1962" w:type="dxa"/>
            <w:shd w:val="clear" w:color="auto" w:fill="auto"/>
          </w:tcPr>
          <w:p w14:paraId="1ED76B60" w14:textId="77777777" w:rsidR="00C62B39" w:rsidRPr="002915B7" w:rsidRDefault="00C62B39" w:rsidP="003F6AB2">
            <w:pPr>
              <w:pStyle w:val="Compact"/>
              <w:spacing w:line="480" w:lineRule="auto"/>
            </w:pPr>
            <w:r w:rsidRPr="002915B7">
              <w:rPr>
                <w:rFonts w:ascii="Calibri Light" w:hAnsi="Calibri Light" w:cs="Calibri Light"/>
                <w:sz w:val="18"/>
                <w:szCs w:val="18"/>
              </w:rPr>
              <w:t>Coturnix coturnix</w:t>
            </w:r>
          </w:p>
        </w:tc>
      </w:tr>
      <w:tr w:rsidR="00C62B39" w:rsidRPr="002915B7" w14:paraId="6609A150" w14:textId="77777777">
        <w:tc>
          <w:tcPr>
            <w:tcW w:w="1962" w:type="dxa"/>
            <w:shd w:val="clear" w:color="auto" w:fill="auto"/>
          </w:tcPr>
          <w:p w14:paraId="12230F2B" w14:textId="77777777" w:rsidR="00C62B39" w:rsidRPr="002915B7" w:rsidRDefault="00C62B39" w:rsidP="003F6AB2">
            <w:pPr>
              <w:pStyle w:val="Compact"/>
              <w:spacing w:line="480" w:lineRule="auto"/>
            </w:pPr>
            <w:r w:rsidRPr="002915B7">
              <w:rPr>
                <w:rFonts w:ascii="Calibri Light" w:hAnsi="Calibri Light" w:cs="Calibri Light"/>
                <w:sz w:val="18"/>
                <w:szCs w:val="18"/>
              </w:rPr>
              <w:t>Crex crex</w:t>
            </w:r>
          </w:p>
        </w:tc>
      </w:tr>
      <w:tr w:rsidR="00C62B39" w:rsidRPr="002915B7" w14:paraId="7C234E0D" w14:textId="77777777">
        <w:tc>
          <w:tcPr>
            <w:tcW w:w="1962" w:type="dxa"/>
            <w:shd w:val="clear" w:color="auto" w:fill="auto"/>
          </w:tcPr>
          <w:p w14:paraId="1A7E58D9" w14:textId="77777777" w:rsidR="00C62B39" w:rsidRPr="002915B7" w:rsidRDefault="00C62B39" w:rsidP="003F6AB2">
            <w:pPr>
              <w:pStyle w:val="Compact"/>
              <w:spacing w:line="480" w:lineRule="auto"/>
            </w:pPr>
            <w:r w:rsidRPr="002915B7">
              <w:rPr>
                <w:rFonts w:ascii="Calibri Light" w:hAnsi="Calibri Light" w:cs="Calibri Light"/>
                <w:sz w:val="18"/>
                <w:szCs w:val="18"/>
              </w:rPr>
              <w:t>Cuculus canorus</w:t>
            </w:r>
          </w:p>
        </w:tc>
      </w:tr>
      <w:tr w:rsidR="00C62B39" w:rsidRPr="002915B7" w14:paraId="61430491" w14:textId="77777777">
        <w:tc>
          <w:tcPr>
            <w:tcW w:w="1962" w:type="dxa"/>
            <w:shd w:val="clear" w:color="auto" w:fill="auto"/>
          </w:tcPr>
          <w:p w14:paraId="71764507" w14:textId="77777777" w:rsidR="00C62B39" w:rsidRPr="002915B7" w:rsidRDefault="00C62B39" w:rsidP="003F6AB2">
            <w:pPr>
              <w:pStyle w:val="Compact"/>
              <w:spacing w:line="480" w:lineRule="auto"/>
            </w:pPr>
            <w:r w:rsidRPr="002915B7">
              <w:rPr>
                <w:rFonts w:ascii="Calibri Light" w:hAnsi="Calibri Light" w:cs="Calibri Light"/>
                <w:sz w:val="18"/>
                <w:szCs w:val="18"/>
              </w:rPr>
              <w:t>Cuculus saturatus</w:t>
            </w:r>
          </w:p>
        </w:tc>
      </w:tr>
      <w:tr w:rsidR="00C62B39" w:rsidRPr="002915B7" w14:paraId="7095CF72" w14:textId="77777777">
        <w:tc>
          <w:tcPr>
            <w:tcW w:w="1962" w:type="dxa"/>
            <w:shd w:val="clear" w:color="auto" w:fill="auto"/>
          </w:tcPr>
          <w:p w14:paraId="63132596" w14:textId="77777777" w:rsidR="00C62B39" w:rsidRPr="002915B7" w:rsidRDefault="00C62B39" w:rsidP="003F6AB2">
            <w:pPr>
              <w:pStyle w:val="Compact"/>
              <w:spacing w:line="480" w:lineRule="auto"/>
            </w:pPr>
            <w:r w:rsidRPr="002915B7">
              <w:rPr>
                <w:rFonts w:ascii="Calibri Light" w:hAnsi="Calibri Light" w:cs="Calibri Light"/>
                <w:sz w:val="18"/>
                <w:szCs w:val="18"/>
              </w:rPr>
              <w:t>Cyanopica cyana cyanus</w:t>
            </w:r>
          </w:p>
        </w:tc>
      </w:tr>
      <w:tr w:rsidR="00C62B39" w:rsidRPr="002915B7" w14:paraId="58A914ED" w14:textId="77777777">
        <w:tc>
          <w:tcPr>
            <w:tcW w:w="1962" w:type="dxa"/>
            <w:shd w:val="clear" w:color="auto" w:fill="auto"/>
          </w:tcPr>
          <w:p w14:paraId="3E442E18" w14:textId="77777777" w:rsidR="00C62B39" w:rsidRPr="002915B7" w:rsidRDefault="00C62B39" w:rsidP="003F6AB2">
            <w:pPr>
              <w:pStyle w:val="Compact"/>
              <w:spacing w:line="480" w:lineRule="auto"/>
            </w:pPr>
            <w:r w:rsidRPr="002915B7">
              <w:rPr>
                <w:rFonts w:ascii="Calibri Light" w:hAnsi="Calibri Light" w:cs="Calibri Light"/>
                <w:sz w:val="18"/>
                <w:szCs w:val="18"/>
              </w:rPr>
              <w:t>Cygnus cygnus</w:t>
            </w:r>
          </w:p>
        </w:tc>
      </w:tr>
      <w:tr w:rsidR="00C62B39" w:rsidRPr="002915B7" w14:paraId="073798CD" w14:textId="77777777">
        <w:tc>
          <w:tcPr>
            <w:tcW w:w="1962" w:type="dxa"/>
            <w:shd w:val="clear" w:color="auto" w:fill="auto"/>
          </w:tcPr>
          <w:p w14:paraId="6994A981" w14:textId="77777777" w:rsidR="00C62B39" w:rsidRPr="002915B7" w:rsidRDefault="00C62B39" w:rsidP="003F6AB2">
            <w:pPr>
              <w:pStyle w:val="Compact"/>
              <w:spacing w:line="480" w:lineRule="auto"/>
            </w:pPr>
            <w:r w:rsidRPr="002915B7">
              <w:rPr>
                <w:rFonts w:ascii="Calibri Light" w:hAnsi="Calibri Light" w:cs="Calibri Light"/>
                <w:sz w:val="18"/>
                <w:szCs w:val="18"/>
              </w:rPr>
              <w:t>Cygnus olor</w:t>
            </w:r>
          </w:p>
        </w:tc>
      </w:tr>
      <w:tr w:rsidR="00C62B39" w:rsidRPr="002915B7" w14:paraId="0A8389C5" w14:textId="77777777">
        <w:tc>
          <w:tcPr>
            <w:tcW w:w="1962" w:type="dxa"/>
            <w:shd w:val="clear" w:color="auto" w:fill="auto"/>
          </w:tcPr>
          <w:p w14:paraId="7AEDA944" w14:textId="77777777" w:rsidR="00C62B39" w:rsidRPr="002915B7" w:rsidRDefault="00C62B39" w:rsidP="003F6AB2">
            <w:pPr>
              <w:pStyle w:val="Compact"/>
              <w:spacing w:line="480" w:lineRule="auto"/>
            </w:pPr>
            <w:r w:rsidRPr="002915B7">
              <w:rPr>
                <w:rFonts w:ascii="Calibri Light" w:hAnsi="Calibri Light" w:cs="Calibri Light"/>
                <w:sz w:val="18"/>
                <w:szCs w:val="18"/>
              </w:rPr>
              <w:t>Delichon urbica</w:t>
            </w:r>
          </w:p>
        </w:tc>
      </w:tr>
      <w:tr w:rsidR="00C62B39" w:rsidRPr="002915B7" w14:paraId="545D659D" w14:textId="77777777">
        <w:tc>
          <w:tcPr>
            <w:tcW w:w="1962" w:type="dxa"/>
            <w:shd w:val="clear" w:color="auto" w:fill="auto"/>
          </w:tcPr>
          <w:p w14:paraId="73490BFA"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leucotos</w:t>
            </w:r>
          </w:p>
        </w:tc>
      </w:tr>
      <w:tr w:rsidR="00C62B39" w:rsidRPr="002915B7" w14:paraId="69960F87" w14:textId="77777777">
        <w:tc>
          <w:tcPr>
            <w:tcW w:w="1962" w:type="dxa"/>
            <w:shd w:val="clear" w:color="auto" w:fill="auto"/>
          </w:tcPr>
          <w:p w14:paraId="1E10122D"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major</w:t>
            </w:r>
          </w:p>
        </w:tc>
      </w:tr>
      <w:tr w:rsidR="00C62B39" w:rsidRPr="002915B7" w14:paraId="4345D5C9" w14:textId="77777777">
        <w:tc>
          <w:tcPr>
            <w:tcW w:w="1962" w:type="dxa"/>
            <w:shd w:val="clear" w:color="auto" w:fill="auto"/>
          </w:tcPr>
          <w:p w14:paraId="3CDE9D50"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medius</w:t>
            </w:r>
          </w:p>
        </w:tc>
      </w:tr>
      <w:tr w:rsidR="00C62B39" w:rsidRPr="002915B7" w14:paraId="27360D02" w14:textId="77777777">
        <w:tc>
          <w:tcPr>
            <w:tcW w:w="1962" w:type="dxa"/>
            <w:shd w:val="clear" w:color="auto" w:fill="auto"/>
          </w:tcPr>
          <w:p w14:paraId="6927640C"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minor</w:t>
            </w:r>
          </w:p>
        </w:tc>
      </w:tr>
      <w:tr w:rsidR="00C62B39" w:rsidRPr="002915B7" w14:paraId="43047879" w14:textId="77777777">
        <w:tc>
          <w:tcPr>
            <w:tcW w:w="1962" w:type="dxa"/>
            <w:shd w:val="clear" w:color="auto" w:fill="auto"/>
          </w:tcPr>
          <w:p w14:paraId="5F9DC7BD"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syriacus</w:t>
            </w:r>
          </w:p>
        </w:tc>
      </w:tr>
      <w:tr w:rsidR="00C62B39" w:rsidRPr="002915B7" w14:paraId="02A340F5" w14:textId="77777777">
        <w:tc>
          <w:tcPr>
            <w:tcW w:w="1962" w:type="dxa"/>
            <w:shd w:val="clear" w:color="auto" w:fill="auto"/>
          </w:tcPr>
          <w:p w14:paraId="1D8E997E" w14:textId="77777777" w:rsidR="00C62B39" w:rsidRPr="002915B7" w:rsidRDefault="00C62B39" w:rsidP="003F6AB2">
            <w:pPr>
              <w:pStyle w:val="Compact"/>
              <w:spacing w:line="480" w:lineRule="auto"/>
            </w:pPr>
            <w:r w:rsidRPr="002915B7">
              <w:rPr>
                <w:rFonts w:ascii="Calibri Light" w:hAnsi="Calibri Light" w:cs="Calibri Light"/>
                <w:sz w:val="18"/>
                <w:szCs w:val="18"/>
              </w:rPr>
              <w:t>Dryocopus martius</w:t>
            </w:r>
          </w:p>
        </w:tc>
      </w:tr>
      <w:tr w:rsidR="00C62B39" w:rsidRPr="002915B7" w14:paraId="29394E00" w14:textId="77777777">
        <w:tc>
          <w:tcPr>
            <w:tcW w:w="1962" w:type="dxa"/>
            <w:shd w:val="clear" w:color="auto" w:fill="auto"/>
          </w:tcPr>
          <w:p w14:paraId="4BFFA3BC" w14:textId="77777777" w:rsidR="00C62B39" w:rsidRPr="002915B7" w:rsidRDefault="00C62B39" w:rsidP="003F6AB2">
            <w:pPr>
              <w:pStyle w:val="Compact"/>
              <w:spacing w:line="480" w:lineRule="auto"/>
            </w:pPr>
            <w:r w:rsidRPr="002915B7">
              <w:rPr>
                <w:rFonts w:ascii="Calibri Light" w:hAnsi="Calibri Light" w:cs="Calibri Light"/>
                <w:sz w:val="18"/>
                <w:szCs w:val="18"/>
              </w:rPr>
              <w:t>Egretta alba</w:t>
            </w:r>
          </w:p>
        </w:tc>
      </w:tr>
      <w:tr w:rsidR="00C62B39" w:rsidRPr="002915B7" w14:paraId="315AEE0D" w14:textId="77777777">
        <w:tc>
          <w:tcPr>
            <w:tcW w:w="1962" w:type="dxa"/>
            <w:shd w:val="clear" w:color="auto" w:fill="auto"/>
          </w:tcPr>
          <w:p w14:paraId="1672134B" w14:textId="77777777" w:rsidR="00C62B39" w:rsidRPr="002915B7" w:rsidRDefault="00C62B39" w:rsidP="003F6AB2">
            <w:pPr>
              <w:pStyle w:val="Compact"/>
              <w:spacing w:line="480" w:lineRule="auto"/>
            </w:pPr>
            <w:r w:rsidRPr="002915B7">
              <w:rPr>
                <w:rFonts w:ascii="Calibri Light" w:hAnsi="Calibri Light" w:cs="Calibri Light"/>
                <w:sz w:val="18"/>
                <w:szCs w:val="18"/>
              </w:rPr>
              <w:t>Egretta garzetta</w:t>
            </w:r>
          </w:p>
        </w:tc>
      </w:tr>
      <w:tr w:rsidR="00C62B39" w:rsidRPr="002915B7" w14:paraId="1569C58C" w14:textId="77777777">
        <w:tc>
          <w:tcPr>
            <w:tcW w:w="1962" w:type="dxa"/>
            <w:shd w:val="clear" w:color="auto" w:fill="auto"/>
          </w:tcPr>
          <w:p w14:paraId="086B3F58" w14:textId="77777777" w:rsidR="00C62B39" w:rsidRPr="002915B7" w:rsidRDefault="00C62B39" w:rsidP="003F6AB2">
            <w:pPr>
              <w:pStyle w:val="Compact"/>
              <w:spacing w:line="480" w:lineRule="auto"/>
            </w:pPr>
            <w:r w:rsidRPr="002915B7">
              <w:rPr>
                <w:rFonts w:ascii="Calibri Light" w:hAnsi="Calibri Light" w:cs="Calibri Light"/>
                <w:sz w:val="18"/>
                <w:szCs w:val="18"/>
              </w:rPr>
              <w:t>Elanus caeruleus</w:t>
            </w:r>
          </w:p>
        </w:tc>
      </w:tr>
      <w:tr w:rsidR="00C62B39" w:rsidRPr="002915B7" w14:paraId="5B248FB1" w14:textId="77777777">
        <w:tc>
          <w:tcPr>
            <w:tcW w:w="1962" w:type="dxa"/>
            <w:shd w:val="clear" w:color="auto" w:fill="auto"/>
          </w:tcPr>
          <w:p w14:paraId="15CC56A4"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aureola</w:t>
            </w:r>
          </w:p>
        </w:tc>
      </w:tr>
      <w:tr w:rsidR="00C62B39" w:rsidRPr="002915B7" w14:paraId="123D1758" w14:textId="77777777">
        <w:tc>
          <w:tcPr>
            <w:tcW w:w="1962" w:type="dxa"/>
            <w:shd w:val="clear" w:color="auto" w:fill="auto"/>
          </w:tcPr>
          <w:p w14:paraId="24A9696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caesia</w:t>
            </w:r>
          </w:p>
        </w:tc>
      </w:tr>
      <w:tr w:rsidR="00C62B39" w:rsidRPr="002915B7" w14:paraId="60A50786" w14:textId="77777777">
        <w:tc>
          <w:tcPr>
            <w:tcW w:w="1962" w:type="dxa"/>
            <w:shd w:val="clear" w:color="auto" w:fill="auto"/>
          </w:tcPr>
          <w:p w14:paraId="4CB541AA"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cia</w:t>
            </w:r>
          </w:p>
        </w:tc>
      </w:tr>
      <w:tr w:rsidR="00C62B39" w:rsidRPr="002915B7" w14:paraId="4C47FC8C" w14:textId="77777777">
        <w:tc>
          <w:tcPr>
            <w:tcW w:w="1962" w:type="dxa"/>
            <w:shd w:val="clear" w:color="auto" w:fill="auto"/>
          </w:tcPr>
          <w:p w14:paraId="361E87AE"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cineracea</w:t>
            </w:r>
          </w:p>
        </w:tc>
      </w:tr>
      <w:tr w:rsidR="00C62B39" w:rsidRPr="002915B7" w14:paraId="07ABB986" w14:textId="77777777">
        <w:tc>
          <w:tcPr>
            <w:tcW w:w="1962" w:type="dxa"/>
            <w:shd w:val="clear" w:color="auto" w:fill="auto"/>
          </w:tcPr>
          <w:p w14:paraId="00B054A4"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cirlus</w:t>
            </w:r>
          </w:p>
        </w:tc>
      </w:tr>
      <w:tr w:rsidR="00C62B39" w:rsidRPr="002915B7" w14:paraId="29B591F4" w14:textId="77777777">
        <w:tc>
          <w:tcPr>
            <w:tcW w:w="1962" w:type="dxa"/>
            <w:shd w:val="clear" w:color="auto" w:fill="auto"/>
          </w:tcPr>
          <w:p w14:paraId="61F9080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citrinella</w:t>
            </w:r>
          </w:p>
        </w:tc>
      </w:tr>
      <w:tr w:rsidR="00C62B39" w:rsidRPr="002915B7" w14:paraId="4B3CC8EF" w14:textId="77777777">
        <w:tc>
          <w:tcPr>
            <w:tcW w:w="1962" w:type="dxa"/>
            <w:shd w:val="clear" w:color="auto" w:fill="auto"/>
          </w:tcPr>
          <w:p w14:paraId="35AD0F9D"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hortulana</w:t>
            </w:r>
          </w:p>
        </w:tc>
      </w:tr>
      <w:tr w:rsidR="00C62B39" w:rsidRPr="002915B7" w14:paraId="60FAE3B6" w14:textId="77777777">
        <w:tc>
          <w:tcPr>
            <w:tcW w:w="1962" w:type="dxa"/>
            <w:shd w:val="clear" w:color="auto" w:fill="auto"/>
          </w:tcPr>
          <w:p w14:paraId="75F55CED"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melanocephala</w:t>
            </w:r>
          </w:p>
        </w:tc>
      </w:tr>
      <w:tr w:rsidR="00C62B39" w:rsidRPr="002915B7" w14:paraId="2A847492" w14:textId="77777777">
        <w:tc>
          <w:tcPr>
            <w:tcW w:w="1962" w:type="dxa"/>
            <w:shd w:val="clear" w:color="auto" w:fill="auto"/>
          </w:tcPr>
          <w:p w14:paraId="13FEA173"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pusilla</w:t>
            </w:r>
          </w:p>
        </w:tc>
      </w:tr>
      <w:tr w:rsidR="00C62B39" w:rsidRPr="002915B7" w14:paraId="55C072C6" w14:textId="77777777">
        <w:tc>
          <w:tcPr>
            <w:tcW w:w="1962" w:type="dxa"/>
            <w:shd w:val="clear" w:color="auto" w:fill="auto"/>
          </w:tcPr>
          <w:p w14:paraId="3678DCEE"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rustica</w:t>
            </w:r>
          </w:p>
        </w:tc>
      </w:tr>
      <w:tr w:rsidR="00C62B39" w:rsidRPr="002915B7" w14:paraId="3E5C38B9" w14:textId="77777777">
        <w:tc>
          <w:tcPr>
            <w:tcW w:w="1962" w:type="dxa"/>
            <w:shd w:val="clear" w:color="auto" w:fill="auto"/>
          </w:tcPr>
          <w:p w14:paraId="52FFE760"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schoeniclus</w:t>
            </w:r>
          </w:p>
        </w:tc>
      </w:tr>
      <w:tr w:rsidR="00C62B39" w:rsidRPr="002915B7" w14:paraId="527ABBBD" w14:textId="77777777">
        <w:tc>
          <w:tcPr>
            <w:tcW w:w="1962" w:type="dxa"/>
            <w:shd w:val="clear" w:color="auto" w:fill="auto"/>
          </w:tcPr>
          <w:p w14:paraId="72F8EBCB" w14:textId="77777777" w:rsidR="00C62B39" w:rsidRPr="002915B7" w:rsidRDefault="00C62B39" w:rsidP="003F6AB2">
            <w:pPr>
              <w:pStyle w:val="Compact"/>
              <w:spacing w:line="480" w:lineRule="auto"/>
            </w:pPr>
            <w:r w:rsidRPr="002915B7">
              <w:rPr>
                <w:rFonts w:ascii="Calibri Light" w:hAnsi="Calibri Light" w:cs="Calibri Light"/>
                <w:sz w:val="18"/>
                <w:szCs w:val="18"/>
              </w:rPr>
              <w:t>Eremophila alpestris</w:t>
            </w:r>
          </w:p>
        </w:tc>
      </w:tr>
      <w:tr w:rsidR="00C62B39" w:rsidRPr="002915B7" w14:paraId="788A54DC" w14:textId="77777777">
        <w:tc>
          <w:tcPr>
            <w:tcW w:w="1962" w:type="dxa"/>
            <w:shd w:val="clear" w:color="auto" w:fill="auto"/>
          </w:tcPr>
          <w:p w14:paraId="49811834" w14:textId="77777777" w:rsidR="00C62B39" w:rsidRPr="002915B7" w:rsidRDefault="00C62B39" w:rsidP="003F6AB2">
            <w:pPr>
              <w:pStyle w:val="Compact"/>
              <w:spacing w:line="480" w:lineRule="auto"/>
            </w:pPr>
            <w:r w:rsidRPr="002915B7">
              <w:rPr>
                <w:rFonts w:ascii="Calibri Light" w:hAnsi="Calibri Light" w:cs="Calibri Light"/>
                <w:sz w:val="18"/>
                <w:szCs w:val="18"/>
              </w:rPr>
              <w:t>Erithacus rubecula</w:t>
            </w:r>
          </w:p>
        </w:tc>
      </w:tr>
      <w:tr w:rsidR="00C62B39" w:rsidRPr="002915B7" w14:paraId="3C90FC41" w14:textId="77777777">
        <w:tc>
          <w:tcPr>
            <w:tcW w:w="1962" w:type="dxa"/>
            <w:shd w:val="clear" w:color="auto" w:fill="auto"/>
          </w:tcPr>
          <w:p w14:paraId="6DE6712F" w14:textId="77777777" w:rsidR="00C62B39" w:rsidRPr="002915B7" w:rsidRDefault="00C62B39" w:rsidP="003F6AB2">
            <w:pPr>
              <w:pStyle w:val="Compact"/>
              <w:spacing w:line="480" w:lineRule="auto"/>
            </w:pPr>
            <w:r w:rsidRPr="002915B7">
              <w:rPr>
                <w:rFonts w:ascii="Calibri Light" w:hAnsi="Calibri Light" w:cs="Calibri Light"/>
                <w:sz w:val="18"/>
                <w:szCs w:val="18"/>
              </w:rPr>
              <w:t>Falco biarmicus</w:t>
            </w:r>
          </w:p>
        </w:tc>
      </w:tr>
      <w:tr w:rsidR="00C62B39" w:rsidRPr="002915B7" w14:paraId="67CA3461" w14:textId="77777777">
        <w:tc>
          <w:tcPr>
            <w:tcW w:w="1962" w:type="dxa"/>
            <w:shd w:val="clear" w:color="auto" w:fill="auto"/>
          </w:tcPr>
          <w:p w14:paraId="212A1DE9" w14:textId="77777777" w:rsidR="00C62B39" w:rsidRPr="002915B7" w:rsidRDefault="00C62B39" w:rsidP="003F6AB2">
            <w:pPr>
              <w:pStyle w:val="Compact"/>
              <w:spacing w:line="480" w:lineRule="auto"/>
            </w:pPr>
            <w:r w:rsidRPr="002915B7">
              <w:rPr>
                <w:rFonts w:ascii="Calibri Light" w:hAnsi="Calibri Light" w:cs="Calibri Light"/>
                <w:sz w:val="18"/>
                <w:szCs w:val="18"/>
              </w:rPr>
              <w:t>Falco cherrug</w:t>
            </w:r>
          </w:p>
        </w:tc>
      </w:tr>
      <w:tr w:rsidR="00C62B39" w:rsidRPr="002915B7" w14:paraId="1C3F5DDD" w14:textId="77777777">
        <w:tc>
          <w:tcPr>
            <w:tcW w:w="1962" w:type="dxa"/>
            <w:shd w:val="clear" w:color="auto" w:fill="auto"/>
          </w:tcPr>
          <w:p w14:paraId="53486B0B" w14:textId="77777777" w:rsidR="00C62B39" w:rsidRPr="002915B7" w:rsidRDefault="00C62B39" w:rsidP="003F6AB2">
            <w:pPr>
              <w:pStyle w:val="Compact"/>
              <w:spacing w:line="480" w:lineRule="auto"/>
            </w:pPr>
            <w:r w:rsidRPr="002915B7">
              <w:rPr>
                <w:rFonts w:ascii="Calibri Light" w:hAnsi="Calibri Light" w:cs="Calibri Light"/>
                <w:sz w:val="18"/>
                <w:szCs w:val="18"/>
              </w:rPr>
              <w:t>Falco columbarius</w:t>
            </w:r>
          </w:p>
        </w:tc>
      </w:tr>
      <w:tr w:rsidR="00C62B39" w:rsidRPr="002915B7" w14:paraId="22B0A052" w14:textId="77777777">
        <w:tc>
          <w:tcPr>
            <w:tcW w:w="1962" w:type="dxa"/>
            <w:shd w:val="clear" w:color="auto" w:fill="auto"/>
          </w:tcPr>
          <w:p w14:paraId="4600AB18" w14:textId="77777777" w:rsidR="00C62B39" w:rsidRPr="002915B7" w:rsidRDefault="00C62B39" w:rsidP="003F6AB2">
            <w:pPr>
              <w:pStyle w:val="Compact"/>
              <w:spacing w:line="480" w:lineRule="auto"/>
            </w:pPr>
            <w:r w:rsidRPr="002915B7">
              <w:rPr>
                <w:rFonts w:ascii="Calibri Light" w:hAnsi="Calibri Light" w:cs="Calibri Light"/>
                <w:sz w:val="18"/>
                <w:szCs w:val="18"/>
              </w:rPr>
              <w:t>Falco eleonorae</w:t>
            </w:r>
          </w:p>
        </w:tc>
      </w:tr>
      <w:tr w:rsidR="00C62B39" w:rsidRPr="002915B7" w14:paraId="2ECDE59D" w14:textId="77777777">
        <w:tc>
          <w:tcPr>
            <w:tcW w:w="1962" w:type="dxa"/>
            <w:shd w:val="clear" w:color="auto" w:fill="auto"/>
          </w:tcPr>
          <w:p w14:paraId="6D033324" w14:textId="77777777" w:rsidR="00C62B39" w:rsidRPr="002915B7" w:rsidRDefault="00C62B39" w:rsidP="003F6AB2">
            <w:pPr>
              <w:pStyle w:val="Compact"/>
              <w:spacing w:line="480" w:lineRule="auto"/>
            </w:pPr>
            <w:r w:rsidRPr="002915B7">
              <w:rPr>
                <w:rFonts w:ascii="Calibri Light" w:hAnsi="Calibri Light" w:cs="Calibri Light"/>
                <w:sz w:val="18"/>
                <w:szCs w:val="18"/>
              </w:rPr>
              <w:t>Falco naumanni</w:t>
            </w:r>
          </w:p>
        </w:tc>
      </w:tr>
      <w:tr w:rsidR="00C62B39" w:rsidRPr="002915B7" w14:paraId="783728E0" w14:textId="77777777">
        <w:tc>
          <w:tcPr>
            <w:tcW w:w="1962" w:type="dxa"/>
            <w:shd w:val="clear" w:color="auto" w:fill="auto"/>
          </w:tcPr>
          <w:p w14:paraId="2BEE837D" w14:textId="77777777" w:rsidR="00C62B39" w:rsidRPr="002915B7" w:rsidRDefault="00C62B39" w:rsidP="003F6AB2">
            <w:pPr>
              <w:pStyle w:val="Compact"/>
              <w:spacing w:line="480" w:lineRule="auto"/>
            </w:pPr>
            <w:r w:rsidRPr="002915B7">
              <w:rPr>
                <w:rFonts w:ascii="Calibri Light" w:hAnsi="Calibri Light" w:cs="Calibri Light"/>
                <w:sz w:val="18"/>
                <w:szCs w:val="18"/>
              </w:rPr>
              <w:t>Falco peregrinus</w:t>
            </w:r>
          </w:p>
        </w:tc>
      </w:tr>
      <w:tr w:rsidR="00C62B39" w:rsidRPr="002915B7" w14:paraId="5630EE1E" w14:textId="77777777">
        <w:tc>
          <w:tcPr>
            <w:tcW w:w="1962" w:type="dxa"/>
            <w:shd w:val="clear" w:color="auto" w:fill="auto"/>
          </w:tcPr>
          <w:p w14:paraId="77280ABD" w14:textId="77777777" w:rsidR="00C62B39" w:rsidRPr="002915B7" w:rsidRDefault="00C62B39" w:rsidP="003F6AB2">
            <w:pPr>
              <w:pStyle w:val="Compact"/>
              <w:spacing w:line="480" w:lineRule="auto"/>
            </w:pPr>
            <w:r w:rsidRPr="002915B7">
              <w:rPr>
                <w:rFonts w:ascii="Calibri Light" w:hAnsi="Calibri Light" w:cs="Calibri Light"/>
                <w:sz w:val="18"/>
                <w:szCs w:val="18"/>
              </w:rPr>
              <w:t>Falco rusticolus</w:t>
            </w:r>
          </w:p>
        </w:tc>
      </w:tr>
      <w:tr w:rsidR="00C62B39" w:rsidRPr="002915B7" w14:paraId="64309D1A" w14:textId="77777777">
        <w:tc>
          <w:tcPr>
            <w:tcW w:w="1962" w:type="dxa"/>
            <w:shd w:val="clear" w:color="auto" w:fill="auto"/>
          </w:tcPr>
          <w:p w14:paraId="2E2BDFAC" w14:textId="77777777" w:rsidR="00C62B39" w:rsidRPr="002915B7" w:rsidRDefault="00C62B39" w:rsidP="003F6AB2">
            <w:pPr>
              <w:pStyle w:val="Compact"/>
              <w:spacing w:line="480" w:lineRule="auto"/>
            </w:pPr>
            <w:r w:rsidRPr="002915B7">
              <w:rPr>
                <w:rFonts w:ascii="Calibri Light" w:hAnsi="Calibri Light" w:cs="Calibri Light"/>
                <w:sz w:val="18"/>
                <w:szCs w:val="18"/>
              </w:rPr>
              <w:t>Falco subbuteo</w:t>
            </w:r>
          </w:p>
        </w:tc>
      </w:tr>
      <w:tr w:rsidR="00C62B39" w:rsidRPr="002915B7" w14:paraId="21B1BB1E" w14:textId="77777777">
        <w:tc>
          <w:tcPr>
            <w:tcW w:w="1962" w:type="dxa"/>
            <w:shd w:val="clear" w:color="auto" w:fill="auto"/>
          </w:tcPr>
          <w:p w14:paraId="3807E38F" w14:textId="77777777" w:rsidR="00C62B39" w:rsidRPr="002915B7" w:rsidRDefault="00C62B39" w:rsidP="003F6AB2">
            <w:pPr>
              <w:pStyle w:val="Compact"/>
              <w:spacing w:line="480" w:lineRule="auto"/>
            </w:pPr>
            <w:r w:rsidRPr="002915B7">
              <w:rPr>
                <w:rFonts w:ascii="Calibri Light" w:hAnsi="Calibri Light" w:cs="Calibri Light"/>
                <w:sz w:val="18"/>
                <w:szCs w:val="18"/>
              </w:rPr>
              <w:t>Falco tinnunculus</w:t>
            </w:r>
          </w:p>
        </w:tc>
      </w:tr>
      <w:tr w:rsidR="00C62B39" w:rsidRPr="002915B7" w14:paraId="337A36D6" w14:textId="77777777">
        <w:tc>
          <w:tcPr>
            <w:tcW w:w="1962" w:type="dxa"/>
            <w:shd w:val="clear" w:color="auto" w:fill="auto"/>
          </w:tcPr>
          <w:p w14:paraId="3A644364" w14:textId="77777777" w:rsidR="00C62B39" w:rsidRPr="002915B7" w:rsidRDefault="00C62B39" w:rsidP="003F6AB2">
            <w:pPr>
              <w:pStyle w:val="Compact"/>
              <w:spacing w:line="480" w:lineRule="auto"/>
            </w:pPr>
            <w:r w:rsidRPr="002915B7">
              <w:rPr>
                <w:rFonts w:ascii="Calibri Light" w:hAnsi="Calibri Light" w:cs="Calibri Light"/>
                <w:sz w:val="18"/>
                <w:szCs w:val="18"/>
              </w:rPr>
              <w:t>Falco vespertinus</w:t>
            </w:r>
          </w:p>
        </w:tc>
      </w:tr>
      <w:tr w:rsidR="00C62B39" w:rsidRPr="002915B7" w14:paraId="0FAB1E89" w14:textId="77777777">
        <w:tc>
          <w:tcPr>
            <w:tcW w:w="1962" w:type="dxa"/>
            <w:shd w:val="clear" w:color="auto" w:fill="auto"/>
          </w:tcPr>
          <w:p w14:paraId="72966B9B"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albicollis</w:t>
            </w:r>
          </w:p>
        </w:tc>
      </w:tr>
      <w:tr w:rsidR="00C62B39" w:rsidRPr="002915B7" w14:paraId="6931C225" w14:textId="77777777">
        <w:tc>
          <w:tcPr>
            <w:tcW w:w="1962" w:type="dxa"/>
            <w:shd w:val="clear" w:color="auto" w:fill="auto"/>
          </w:tcPr>
          <w:p w14:paraId="32BF1FBF"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hypoleuca</w:t>
            </w:r>
          </w:p>
        </w:tc>
      </w:tr>
      <w:tr w:rsidR="00C62B39" w:rsidRPr="002915B7" w14:paraId="3ED8D5C7" w14:textId="77777777">
        <w:tc>
          <w:tcPr>
            <w:tcW w:w="1962" w:type="dxa"/>
            <w:shd w:val="clear" w:color="auto" w:fill="auto"/>
          </w:tcPr>
          <w:p w14:paraId="34F1E487"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parva</w:t>
            </w:r>
          </w:p>
        </w:tc>
      </w:tr>
      <w:tr w:rsidR="00C62B39" w:rsidRPr="002915B7" w14:paraId="248CC634" w14:textId="77777777">
        <w:tc>
          <w:tcPr>
            <w:tcW w:w="1962" w:type="dxa"/>
            <w:shd w:val="clear" w:color="auto" w:fill="auto"/>
          </w:tcPr>
          <w:p w14:paraId="1F8DF8C1"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semitorquata</w:t>
            </w:r>
          </w:p>
        </w:tc>
      </w:tr>
      <w:tr w:rsidR="00C62B39" w:rsidRPr="002915B7" w14:paraId="5826D61C" w14:textId="77777777">
        <w:tc>
          <w:tcPr>
            <w:tcW w:w="1962" w:type="dxa"/>
            <w:shd w:val="clear" w:color="auto" w:fill="auto"/>
          </w:tcPr>
          <w:p w14:paraId="479C744F" w14:textId="77777777" w:rsidR="00C62B39" w:rsidRPr="002915B7" w:rsidRDefault="00C62B39" w:rsidP="003F6AB2">
            <w:pPr>
              <w:pStyle w:val="Compact"/>
              <w:spacing w:line="480" w:lineRule="auto"/>
            </w:pPr>
            <w:r w:rsidRPr="002915B7">
              <w:rPr>
                <w:rFonts w:ascii="Calibri Light" w:hAnsi="Calibri Light" w:cs="Calibri Light"/>
                <w:sz w:val="18"/>
                <w:szCs w:val="18"/>
              </w:rPr>
              <w:t>Fratercula arctica</w:t>
            </w:r>
          </w:p>
        </w:tc>
      </w:tr>
      <w:tr w:rsidR="00C62B39" w:rsidRPr="002915B7" w14:paraId="07F7FEEF" w14:textId="77777777">
        <w:tc>
          <w:tcPr>
            <w:tcW w:w="1962" w:type="dxa"/>
            <w:shd w:val="clear" w:color="auto" w:fill="auto"/>
          </w:tcPr>
          <w:p w14:paraId="64F0E116" w14:textId="77777777" w:rsidR="00C62B39" w:rsidRPr="002915B7" w:rsidRDefault="00C62B39" w:rsidP="003F6AB2">
            <w:pPr>
              <w:pStyle w:val="Compact"/>
              <w:spacing w:line="480" w:lineRule="auto"/>
            </w:pPr>
            <w:r w:rsidRPr="002915B7">
              <w:rPr>
                <w:rFonts w:ascii="Calibri Light" w:hAnsi="Calibri Light" w:cs="Calibri Light"/>
                <w:sz w:val="18"/>
                <w:szCs w:val="18"/>
              </w:rPr>
              <w:t>Fringilla montifringilla</w:t>
            </w:r>
          </w:p>
        </w:tc>
      </w:tr>
      <w:tr w:rsidR="00C62B39" w:rsidRPr="002915B7" w14:paraId="08FD041D" w14:textId="77777777">
        <w:tc>
          <w:tcPr>
            <w:tcW w:w="1962" w:type="dxa"/>
            <w:shd w:val="clear" w:color="auto" w:fill="auto"/>
          </w:tcPr>
          <w:p w14:paraId="4FFBC68E" w14:textId="77777777" w:rsidR="00C62B39" w:rsidRPr="002915B7" w:rsidRDefault="00C62B39" w:rsidP="003F6AB2">
            <w:pPr>
              <w:pStyle w:val="Compact"/>
              <w:spacing w:line="480" w:lineRule="auto"/>
            </w:pPr>
            <w:r w:rsidRPr="002915B7">
              <w:rPr>
                <w:rFonts w:ascii="Calibri Light" w:hAnsi="Calibri Light" w:cs="Calibri Light"/>
                <w:sz w:val="18"/>
                <w:szCs w:val="18"/>
              </w:rPr>
              <w:t>Fulica atra</w:t>
            </w:r>
          </w:p>
        </w:tc>
      </w:tr>
      <w:tr w:rsidR="00C62B39" w:rsidRPr="002915B7" w14:paraId="50B3ACF7" w14:textId="77777777">
        <w:tc>
          <w:tcPr>
            <w:tcW w:w="1962" w:type="dxa"/>
            <w:shd w:val="clear" w:color="auto" w:fill="auto"/>
          </w:tcPr>
          <w:p w14:paraId="6D938DCC" w14:textId="77777777" w:rsidR="00C62B39" w:rsidRPr="002915B7" w:rsidRDefault="00C62B39" w:rsidP="003F6AB2">
            <w:pPr>
              <w:pStyle w:val="Compact"/>
              <w:spacing w:line="480" w:lineRule="auto"/>
            </w:pPr>
            <w:r w:rsidRPr="002915B7">
              <w:rPr>
                <w:rFonts w:ascii="Calibri Light" w:hAnsi="Calibri Light" w:cs="Calibri Light"/>
                <w:sz w:val="18"/>
                <w:szCs w:val="18"/>
              </w:rPr>
              <w:t>Fulica cristata</w:t>
            </w:r>
          </w:p>
        </w:tc>
      </w:tr>
      <w:tr w:rsidR="00C62B39" w:rsidRPr="002915B7" w14:paraId="3B6978B6" w14:textId="77777777">
        <w:tc>
          <w:tcPr>
            <w:tcW w:w="1962" w:type="dxa"/>
            <w:shd w:val="clear" w:color="auto" w:fill="auto"/>
          </w:tcPr>
          <w:p w14:paraId="17FF6244" w14:textId="77777777" w:rsidR="00C62B39" w:rsidRPr="002915B7" w:rsidRDefault="00C62B39" w:rsidP="003F6AB2">
            <w:pPr>
              <w:pStyle w:val="Compact"/>
              <w:spacing w:line="480" w:lineRule="auto"/>
            </w:pPr>
            <w:r w:rsidRPr="002915B7">
              <w:rPr>
                <w:rFonts w:ascii="Calibri Light" w:hAnsi="Calibri Light" w:cs="Calibri Light"/>
                <w:sz w:val="18"/>
                <w:szCs w:val="18"/>
              </w:rPr>
              <w:t>Fulmarus glacialis</w:t>
            </w:r>
          </w:p>
        </w:tc>
      </w:tr>
      <w:tr w:rsidR="00C62B39" w:rsidRPr="002915B7" w14:paraId="760E62F8" w14:textId="77777777">
        <w:tc>
          <w:tcPr>
            <w:tcW w:w="1962" w:type="dxa"/>
            <w:shd w:val="clear" w:color="auto" w:fill="auto"/>
          </w:tcPr>
          <w:p w14:paraId="5848A5D3"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cristata</w:t>
            </w:r>
          </w:p>
        </w:tc>
      </w:tr>
      <w:tr w:rsidR="00C62B39" w:rsidRPr="002915B7" w14:paraId="5C1B6A64" w14:textId="77777777">
        <w:tc>
          <w:tcPr>
            <w:tcW w:w="1962" w:type="dxa"/>
            <w:shd w:val="clear" w:color="auto" w:fill="auto"/>
          </w:tcPr>
          <w:p w14:paraId="20F7C3B3"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theklae</w:t>
            </w:r>
          </w:p>
        </w:tc>
      </w:tr>
      <w:tr w:rsidR="00C62B39" w:rsidRPr="002915B7" w14:paraId="3AE7595B" w14:textId="77777777">
        <w:tc>
          <w:tcPr>
            <w:tcW w:w="1962" w:type="dxa"/>
            <w:shd w:val="clear" w:color="auto" w:fill="auto"/>
          </w:tcPr>
          <w:p w14:paraId="22CD594B"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gallinago</w:t>
            </w:r>
          </w:p>
        </w:tc>
      </w:tr>
      <w:tr w:rsidR="00C62B39" w:rsidRPr="002915B7" w14:paraId="51FB3F7B" w14:textId="77777777">
        <w:tc>
          <w:tcPr>
            <w:tcW w:w="1962" w:type="dxa"/>
            <w:shd w:val="clear" w:color="auto" w:fill="auto"/>
          </w:tcPr>
          <w:p w14:paraId="585BB9FF"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media</w:t>
            </w:r>
          </w:p>
        </w:tc>
      </w:tr>
      <w:tr w:rsidR="00C62B39" w:rsidRPr="002915B7" w14:paraId="786E1468" w14:textId="77777777">
        <w:tc>
          <w:tcPr>
            <w:tcW w:w="1962" w:type="dxa"/>
            <w:shd w:val="clear" w:color="auto" w:fill="auto"/>
          </w:tcPr>
          <w:p w14:paraId="2EBF3557" w14:textId="77777777" w:rsidR="00C62B39" w:rsidRPr="002915B7" w:rsidRDefault="00C62B39" w:rsidP="003F6AB2">
            <w:pPr>
              <w:pStyle w:val="Compact"/>
              <w:spacing w:line="480" w:lineRule="auto"/>
            </w:pPr>
            <w:r w:rsidRPr="002915B7">
              <w:rPr>
                <w:rFonts w:ascii="Calibri Light" w:hAnsi="Calibri Light" w:cs="Calibri Light"/>
                <w:sz w:val="18"/>
                <w:szCs w:val="18"/>
              </w:rPr>
              <w:t>Gallinula chloropus</w:t>
            </w:r>
          </w:p>
        </w:tc>
      </w:tr>
      <w:tr w:rsidR="00C62B39" w:rsidRPr="002915B7" w14:paraId="7168CFC7" w14:textId="77777777">
        <w:tc>
          <w:tcPr>
            <w:tcW w:w="1962" w:type="dxa"/>
            <w:shd w:val="clear" w:color="auto" w:fill="auto"/>
          </w:tcPr>
          <w:p w14:paraId="3211D6C3" w14:textId="77777777" w:rsidR="00C62B39" w:rsidRPr="002915B7" w:rsidRDefault="00C62B39" w:rsidP="003F6AB2">
            <w:pPr>
              <w:pStyle w:val="Compact"/>
              <w:spacing w:line="480" w:lineRule="auto"/>
            </w:pPr>
            <w:r w:rsidRPr="002915B7">
              <w:rPr>
                <w:rFonts w:ascii="Calibri Light" w:hAnsi="Calibri Light" w:cs="Calibri Light"/>
                <w:sz w:val="18"/>
                <w:szCs w:val="18"/>
              </w:rPr>
              <w:t>Garrulus glandarius</w:t>
            </w:r>
          </w:p>
        </w:tc>
      </w:tr>
      <w:tr w:rsidR="00C62B39" w:rsidRPr="002915B7" w14:paraId="2FB5E4F4" w14:textId="77777777">
        <w:tc>
          <w:tcPr>
            <w:tcW w:w="1962" w:type="dxa"/>
            <w:shd w:val="clear" w:color="auto" w:fill="auto"/>
          </w:tcPr>
          <w:p w14:paraId="5CF7F66F" w14:textId="77777777" w:rsidR="00C62B39" w:rsidRPr="002915B7" w:rsidRDefault="00C62B39" w:rsidP="003F6AB2">
            <w:pPr>
              <w:pStyle w:val="Compact"/>
              <w:spacing w:line="480" w:lineRule="auto"/>
            </w:pPr>
            <w:r w:rsidRPr="002915B7">
              <w:rPr>
                <w:rFonts w:ascii="Calibri Light" w:hAnsi="Calibri Light" w:cs="Calibri Light"/>
                <w:sz w:val="18"/>
                <w:szCs w:val="18"/>
              </w:rPr>
              <w:t>Gavia arctica</w:t>
            </w:r>
          </w:p>
        </w:tc>
      </w:tr>
      <w:tr w:rsidR="00C62B39" w:rsidRPr="002915B7" w14:paraId="2C9F6A1B" w14:textId="77777777">
        <w:tc>
          <w:tcPr>
            <w:tcW w:w="1962" w:type="dxa"/>
            <w:shd w:val="clear" w:color="auto" w:fill="auto"/>
          </w:tcPr>
          <w:p w14:paraId="701D3C4E" w14:textId="77777777" w:rsidR="00C62B39" w:rsidRPr="002915B7" w:rsidRDefault="00C62B39" w:rsidP="003F6AB2">
            <w:pPr>
              <w:pStyle w:val="Compact"/>
              <w:spacing w:line="480" w:lineRule="auto"/>
            </w:pPr>
            <w:r w:rsidRPr="002915B7">
              <w:rPr>
                <w:rFonts w:ascii="Calibri Light" w:hAnsi="Calibri Light" w:cs="Calibri Light"/>
                <w:sz w:val="18"/>
                <w:szCs w:val="18"/>
              </w:rPr>
              <w:t>Gavia immer</w:t>
            </w:r>
          </w:p>
        </w:tc>
      </w:tr>
      <w:tr w:rsidR="00C62B39" w:rsidRPr="002915B7" w14:paraId="434E55FE" w14:textId="77777777">
        <w:tc>
          <w:tcPr>
            <w:tcW w:w="1962" w:type="dxa"/>
            <w:shd w:val="clear" w:color="auto" w:fill="auto"/>
          </w:tcPr>
          <w:p w14:paraId="7AB66BB1" w14:textId="77777777" w:rsidR="00C62B39" w:rsidRPr="002915B7" w:rsidRDefault="00C62B39" w:rsidP="003F6AB2">
            <w:pPr>
              <w:pStyle w:val="Compact"/>
              <w:spacing w:line="480" w:lineRule="auto"/>
            </w:pPr>
            <w:r w:rsidRPr="002915B7">
              <w:rPr>
                <w:rFonts w:ascii="Calibri Light" w:hAnsi="Calibri Light" w:cs="Calibri Light"/>
                <w:sz w:val="18"/>
                <w:szCs w:val="18"/>
              </w:rPr>
              <w:t>Gavia stellata</w:t>
            </w:r>
          </w:p>
        </w:tc>
      </w:tr>
      <w:tr w:rsidR="00C62B39" w:rsidRPr="002915B7" w14:paraId="24A1DCCB" w14:textId="77777777">
        <w:tc>
          <w:tcPr>
            <w:tcW w:w="1962" w:type="dxa"/>
            <w:shd w:val="clear" w:color="auto" w:fill="auto"/>
          </w:tcPr>
          <w:p w14:paraId="2F45D24F" w14:textId="77777777" w:rsidR="00C62B39" w:rsidRPr="002915B7" w:rsidRDefault="00C62B39" w:rsidP="003F6AB2">
            <w:pPr>
              <w:pStyle w:val="Compact"/>
              <w:spacing w:line="480" w:lineRule="auto"/>
            </w:pPr>
            <w:r w:rsidRPr="002915B7">
              <w:rPr>
                <w:rFonts w:ascii="Calibri Light" w:hAnsi="Calibri Light" w:cs="Calibri Light"/>
                <w:sz w:val="18"/>
                <w:szCs w:val="18"/>
              </w:rPr>
              <w:t>Gelochelidon nilotica</w:t>
            </w:r>
          </w:p>
        </w:tc>
      </w:tr>
      <w:tr w:rsidR="00C62B39" w:rsidRPr="002915B7" w14:paraId="4ABDEEA2" w14:textId="77777777">
        <w:tc>
          <w:tcPr>
            <w:tcW w:w="1962" w:type="dxa"/>
            <w:shd w:val="clear" w:color="auto" w:fill="auto"/>
          </w:tcPr>
          <w:p w14:paraId="70A02525"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nordmanni</w:t>
            </w:r>
          </w:p>
        </w:tc>
      </w:tr>
      <w:tr w:rsidR="00C62B39" w:rsidRPr="002915B7" w14:paraId="733161DE" w14:textId="77777777">
        <w:tc>
          <w:tcPr>
            <w:tcW w:w="1962" w:type="dxa"/>
            <w:shd w:val="clear" w:color="auto" w:fill="auto"/>
          </w:tcPr>
          <w:p w14:paraId="73788FCB"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pratincola</w:t>
            </w:r>
          </w:p>
        </w:tc>
      </w:tr>
      <w:tr w:rsidR="00C62B39" w:rsidRPr="002915B7" w14:paraId="1DBE6239" w14:textId="77777777">
        <w:tc>
          <w:tcPr>
            <w:tcW w:w="1962" w:type="dxa"/>
            <w:shd w:val="clear" w:color="auto" w:fill="auto"/>
          </w:tcPr>
          <w:p w14:paraId="48847D0E" w14:textId="77777777" w:rsidR="00C62B39" w:rsidRPr="002915B7" w:rsidRDefault="00C62B39" w:rsidP="003F6AB2">
            <w:pPr>
              <w:pStyle w:val="Compact"/>
              <w:spacing w:line="480" w:lineRule="auto"/>
            </w:pPr>
            <w:r w:rsidRPr="002915B7">
              <w:rPr>
                <w:rFonts w:ascii="Calibri Light" w:hAnsi="Calibri Light" w:cs="Calibri Light"/>
                <w:sz w:val="18"/>
                <w:szCs w:val="18"/>
              </w:rPr>
              <w:t>Glaucidium passerinum</w:t>
            </w:r>
          </w:p>
        </w:tc>
      </w:tr>
      <w:tr w:rsidR="00C62B39" w:rsidRPr="002915B7" w14:paraId="201671C6" w14:textId="77777777">
        <w:tc>
          <w:tcPr>
            <w:tcW w:w="1962" w:type="dxa"/>
            <w:shd w:val="clear" w:color="auto" w:fill="auto"/>
          </w:tcPr>
          <w:p w14:paraId="2BCAD9E8" w14:textId="77777777" w:rsidR="00C62B39" w:rsidRPr="002915B7" w:rsidRDefault="00C62B39" w:rsidP="003F6AB2">
            <w:pPr>
              <w:pStyle w:val="Compact"/>
              <w:spacing w:line="480" w:lineRule="auto"/>
            </w:pPr>
            <w:r w:rsidRPr="002915B7">
              <w:rPr>
                <w:rFonts w:ascii="Calibri Light" w:hAnsi="Calibri Light" w:cs="Calibri Light"/>
                <w:sz w:val="18"/>
                <w:szCs w:val="18"/>
              </w:rPr>
              <w:t>Grus grus</w:t>
            </w:r>
          </w:p>
        </w:tc>
      </w:tr>
      <w:tr w:rsidR="00C62B39" w:rsidRPr="002915B7" w14:paraId="58A0612E" w14:textId="77777777">
        <w:tc>
          <w:tcPr>
            <w:tcW w:w="1962" w:type="dxa"/>
            <w:shd w:val="clear" w:color="auto" w:fill="auto"/>
          </w:tcPr>
          <w:p w14:paraId="18178044" w14:textId="77777777" w:rsidR="00C62B39" w:rsidRPr="002915B7" w:rsidRDefault="00C62B39" w:rsidP="003F6AB2">
            <w:pPr>
              <w:pStyle w:val="Compact"/>
              <w:spacing w:line="480" w:lineRule="auto"/>
            </w:pPr>
            <w:r w:rsidRPr="002915B7">
              <w:rPr>
                <w:rFonts w:ascii="Calibri Light" w:hAnsi="Calibri Light" w:cs="Calibri Light"/>
                <w:sz w:val="18"/>
                <w:szCs w:val="18"/>
              </w:rPr>
              <w:t>Gypaetus barbatus</w:t>
            </w:r>
          </w:p>
        </w:tc>
      </w:tr>
      <w:tr w:rsidR="00C62B39" w:rsidRPr="002915B7" w14:paraId="3F0A9F5D" w14:textId="77777777">
        <w:tc>
          <w:tcPr>
            <w:tcW w:w="1962" w:type="dxa"/>
            <w:shd w:val="clear" w:color="auto" w:fill="auto"/>
          </w:tcPr>
          <w:p w14:paraId="1BBD0F8F" w14:textId="77777777" w:rsidR="00C62B39" w:rsidRPr="002915B7" w:rsidRDefault="00C62B39" w:rsidP="003F6AB2">
            <w:pPr>
              <w:pStyle w:val="Compact"/>
              <w:spacing w:line="480" w:lineRule="auto"/>
            </w:pPr>
            <w:r w:rsidRPr="002915B7">
              <w:rPr>
                <w:rFonts w:ascii="Calibri Light" w:hAnsi="Calibri Light" w:cs="Calibri Light"/>
                <w:sz w:val="18"/>
                <w:szCs w:val="18"/>
              </w:rPr>
              <w:t>Gyps fulvus</w:t>
            </w:r>
          </w:p>
        </w:tc>
      </w:tr>
      <w:tr w:rsidR="00C62B39" w:rsidRPr="002915B7" w14:paraId="6732F37E" w14:textId="77777777">
        <w:tc>
          <w:tcPr>
            <w:tcW w:w="1962" w:type="dxa"/>
            <w:shd w:val="clear" w:color="auto" w:fill="auto"/>
          </w:tcPr>
          <w:p w14:paraId="15909864" w14:textId="77777777" w:rsidR="00C62B39" w:rsidRPr="002915B7" w:rsidRDefault="00C62B39" w:rsidP="003F6AB2">
            <w:pPr>
              <w:pStyle w:val="Compact"/>
              <w:spacing w:line="480" w:lineRule="auto"/>
            </w:pPr>
            <w:r w:rsidRPr="002915B7">
              <w:rPr>
                <w:rFonts w:ascii="Calibri Light" w:hAnsi="Calibri Light" w:cs="Calibri Light"/>
                <w:sz w:val="18"/>
                <w:szCs w:val="18"/>
              </w:rPr>
              <w:t>Haematopus ostralegus</w:t>
            </w:r>
          </w:p>
        </w:tc>
      </w:tr>
      <w:tr w:rsidR="00C62B39" w:rsidRPr="002915B7" w14:paraId="1D8A2A90" w14:textId="77777777">
        <w:tc>
          <w:tcPr>
            <w:tcW w:w="1962" w:type="dxa"/>
            <w:shd w:val="clear" w:color="auto" w:fill="auto"/>
          </w:tcPr>
          <w:p w14:paraId="28B40756" w14:textId="77777777" w:rsidR="00C62B39" w:rsidRPr="002915B7" w:rsidRDefault="00C62B39" w:rsidP="003F6AB2">
            <w:pPr>
              <w:pStyle w:val="Compact"/>
              <w:spacing w:line="480" w:lineRule="auto"/>
            </w:pPr>
            <w:r w:rsidRPr="002915B7">
              <w:rPr>
                <w:rFonts w:ascii="Calibri Light" w:hAnsi="Calibri Light" w:cs="Calibri Light"/>
                <w:sz w:val="18"/>
                <w:szCs w:val="18"/>
              </w:rPr>
              <w:t>Halcyon smyrnensis</w:t>
            </w:r>
          </w:p>
        </w:tc>
      </w:tr>
      <w:tr w:rsidR="00C62B39" w:rsidRPr="002915B7" w14:paraId="16EAAD72" w14:textId="77777777">
        <w:tc>
          <w:tcPr>
            <w:tcW w:w="1962" w:type="dxa"/>
            <w:shd w:val="clear" w:color="auto" w:fill="auto"/>
          </w:tcPr>
          <w:p w14:paraId="588F9241" w14:textId="77777777" w:rsidR="00C62B39" w:rsidRPr="002915B7" w:rsidRDefault="00C62B39" w:rsidP="003F6AB2">
            <w:pPr>
              <w:pStyle w:val="Compact"/>
              <w:spacing w:line="480" w:lineRule="auto"/>
            </w:pPr>
            <w:r w:rsidRPr="002915B7">
              <w:rPr>
                <w:rFonts w:ascii="Calibri Light" w:hAnsi="Calibri Light" w:cs="Calibri Light"/>
                <w:sz w:val="18"/>
                <w:szCs w:val="18"/>
              </w:rPr>
              <w:t>Haliaeetus albicilla</w:t>
            </w:r>
          </w:p>
        </w:tc>
      </w:tr>
      <w:tr w:rsidR="00C62B39" w:rsidRPr="002915B7" w14:paraId="32CE2376" w14:textId="77777777">
        <w:tc>
          <w:tcPr>
            <w:tcW w:w="1962" w:type="dxa"/>
            <w:shd w:val="clear" w:color="auto" w:fill="auto"/>
          </w:tcPr>
          <w:p w14:paraId="440C9C1F"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fasciatus</w:t>
            </w:r>
          </w:p>
        </w:tc>
      </w:tr>
      <w:tr w:rsidR="00C62B39" w:rsidRPr="002915B7" w14:paraId="29DE6571" w14:textId="77777777">
        <w:tc>
          <w:tcPr>
            <w:tcW w:w="1962" w:type="dxa"/>
            <w:shd w:val="clear" w:color="auto" w:fill="auto"/>
          </w:tcPr>
          <w:p w14:paraId="2933234F"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pennatus</w:t>
            </w:r>
          </w:p>
        </w:tc>
      </w:tr>
      <w:tr w:rsidR="00C62B39" w:rsidRPr="002915B7" w14:paraId="4A272549" w14:textId="77777777">
        <w:tc>
          <w:tcPr>
            <w:tcW w:w="1962" w:type="dxa"/>
            <w:shd w:val="clear" w:color="auto" w:fill="auto"/>
          </w:tcPr>
          <w:p w14:paraId="53E66E6D" w14:textId="77777777" w:rsidR="00C62B39" w:rsidRPr="002915B7" w:rsidRDefault="00C62B39" w:rsidP="003F6AB2">
            <w:pPr>
              <w:pStyle w:val="Compact"/>
              <w:spacing w:line="480" w:lineRule="auto"/>
            </w:pPr>
            <w:r w:rsidRPr="002915B7">
              <w:rPr>
                <w:rFonts w:ascii="Calibri Light" w:hAnsi="Calibri Light" w:cs="Calibri Light"/>
                <w:sz w:val="18"/>
                <w:szCs w:val="18"/>
              </w:rPr>
              <w:t>Himantopus himantopus</w:t>
            </w:r>
          </w:p>
        </w:tc>
      </w:tr>
      <w:tr w:rsidR="00C62B39" w:rsidRPr="002915B7" w14:paraId="3737CE08" w14:textId="77777777">
        <w:tc>
          <w:tcPr>
            <w:tcW w:w="1962" w:type="dxa"/>
            <w:shd w:val="clear" w:color="auto" w:fill="auto"/>
          </w:tcPr>
          <w:p w14:paraId="5ACE4B9E"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icterina</w:t>
            </w:r>
          </w:p>
        </w:tc>
      </w:tr>
      <w:tr w:rsidR="00C62B39" w:rsidRPr="002915B7" w14:paraId="43184066" w14:textId="77777777">
        <w:tc>
          <w:tcPr>
            <w:tcW w:w="1962" w:type="dxa"/>
            <w:shd w:val="clear" w:color="auto" w:fill="auto"/>
          </w:tcPr>
          <w:p w14:paraId="72E7D661"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olivetorum</w:t>
            </w:r>
          </w:p>
        </w:tc>
      </w:tr>
      <w:tr w:rsidR="00C62B39" w:rsidRPr="002915B7" w14:paraId="751A0FBE" w14:textId="77777777">
        <w:tc>
          <w:tcPr>
            <w:tcW w:w="1962" w:type="dxa"/>
            <w:shd w:val="clear" w:color="auto" w:fill="auto"/>
          </w:tcPr>
          <w:p w14:paraId="146B57F5"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pallida</w:t>
            </w:r>
          </w:p>
        </w:tc>
      </w:tr>
      <w:tr w:rsidR="00C62B39" w:rsidRPr="002915B7" w14:paraId="7EC2548A" w14:textId="77777777">
        <w:tc>
          <w:tcPr>
            <w:tcW w:w="1962" w:type="dxa"/>
            <w:shd w:val="clear" w:color="auto" w:fill="auto"/>
          </w:tcPr>
          <w:p w14:paraId="03DADFA4"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polyglotta</w:t>
            </w:r>
          </w:p>
        </w:tc>
      </w:tr>
      <w:tr w:rsidR="00C62B39" w:rsidRPr="002915B7" w14:paraId="2200F0B6" w14:textId="77777777">
        <w:tc>
          <w:tcPr>
            <w:tcW w:w="1962" w:type="dxa"/>
            <w:shd w:val="clear" w:color="auto" w:fill="auto"/>
          </w:tcPr>
          <w:p w14:paraId="00323AA8" w14:textId="77777777" w:rsidR="00C62B39" w:rsidRPr="002915B7" w:rsidRDefault="00C62B39" w:rsidP="003F6AB2">
            <w:pPr>
              <w:pStyle w:val="Compact"/>
              <w:spacing w:line="480" w:lineRule="auto"/>
            </w:pPr>
            <w:r w:rsidRPr="002915B7">
              <w:rPr>
                <w:rFonts w:ascii="Calibri Light" w:hAnsi="Calibri Light" w:cs="Calibri Light"/>
                <w:sz w:val="18"/>
                <w:szCs w:val="18"/>
              </w:rPr>
              <w:t>Hirundo daurica</w:t>
            </w:r>
          </w:p>
        </w:tc>
      </w:tr>
      <w:tr w:rsidR="00C62B39" w:rsidRPr="002915B7" w14:paraId="5E010FF4" w14:textId="77777777">
        <w:tc>
          <w:tcPr>
            <w:tcW w:w="1962" w:type="dxa"/>
            <w:shd w:val="clear" w:color="auto" w:fill="auto"/>
          </w:tcPr>
          <w:p w14:paraId="191F3A02" w14:textId="77777777" w:rsidR="00C62B39" w:rsidRPr="002915B7" w:rsidRDefault="00C62B39" w:rsidP="003F6AB2">
            <w:pPr>
              <w:pStyle w:val="Compact"/>
              <w:spacing w:line="480" w:lineRule="auto"/>
            </w:pPr>
            <w:r w:rsidRPr="002915B7">
              <w:rPr>
                <w:rFonts w:ascii="Calibri Light" w:hAnsi="Calibri Light" w:cs="Calibri Light"/>
                <w:sz w:val="18"/>
                <w:szCs w:val="18"/>
              </w:rPr>
              <w:t>Hirundo rustica</w:t>
            </w:r>
          </w:p>
        </w:tc>
      </w:tr>
      <w:tr w:rsidR="00C62B39" w:rsidRPr="002915B7" w14:paraId="1BA7D2FC" w14:textId="77777777">
        <w:tc>
          <w:tcPr>
            <w:tcW w:w="1962" w:type="dxa"/>
            <w:shd w:val="clear" w:color="auto" w:fill="auto"/>
          </w:tcPr>
          <w:p w14:paraId="69CDEA71" w14:textId="77777777" w:rsidR="00C62B39" w:rsidRPr="002915B7" w:rsidRDefault="00C62B39" w:rsidP="003F6AB2">
            <w:pPr>
              <w:pStyle w:val="Compact"/>
              <w:spacing w:line="480" w:lineRule="auto"/>
            </w:pPr>
            <w:r w:rsidRPr="002915B7">
              <w:rPr>
                <w:rFonts w:ascii="Calibri Light" w:hAnsi="Calibri Light" w:cs="Calibri Light"/>
                <w:sz w:val="18"/>
                <w:szCs w:val="18"/>
              </w:rPr>
              <w:t>Hoplopterus spinosus</w:t>
            </w:r>
          </w:p>
        </w:tc>
      </w:tr>
      <w:tr w:rsidR="00C62B39" w:rsidRPr="002915B7" w14:paraId="472DDA15" w14:textId="77777777">
        <w:tc>
          <w:tcPr>
            <w:tcW w:w="1962" w:type="dxa"/>
            <w:shd w:val="clear" w:color="auto" w:fill="auto"/>
          </w:tcPr>
          <w:p w14:paraId="1055D089" w14:textId="77777777" w:rsidR="00C62B39" w:rsidRPr="002915B7" w:rsidRDefault="00C62B39" w:rsidP="003F6AB2">
            <w:pPr>
              <w:pStyle w:val="Compact"/>
              <w:spacing w:line="480" w:lineRule="auto"/>
            </w:pPr>
            <w:r w:rsidRPr="002915B7">
              <w:rPr>
                <w:rFonts w:ascii="Calibri Light" w:hAnsi="Calibri Light" w:cs="Calibri Light"/>
                <w:sz w:val="18"/>
                <w:szCs w:val="18"/>
              </w:rPr>
              <w:t>Hydrobates pelagicus</w:t>
            </w:r>
          </w:p>
        </w:tc>
      </w:tr>
      <w:tr w:rsidR="00C62B39" w:rsidRPr="002915B7" w14:paraId="314D8AB1" w14:textId="77777777">
        <w:tc>
          <w:tcPr>
            <w:tcW w:w="1962" w:type="dxa"/>
            <w:shd w:val="clear" w:color="auto" w:fill="auto"/>
          </w:tcPr>
          <w:p w14:paraId="451427F4" w14:textId="77777777" w:rsidR="00C62B39" w:rsidRPr="002915B7" w:rsidRDefault="00C62B39" w:rsidP="003F6AB2">
            <w:pPr>
              <w:pStyle w:val="Compact"/>
              <w:spacing w:line="480" w:lineRule="auto"/>
            </w:pPr>
            <w:r w:rsidRPr="002915B7">
              <w:rPr>
                <w:rFonts w:ascii="Calibri Light" w:hAnsi="Calibri Light" w:cs="Calibri Light"/>
                <w:sz w:val="18"/>
                <w:szCs w:val="18"/>
              </w:rPr>
              <w:t>Ixobrychus minutus</w:t>
            </w:r>
          </w:p>
        </w:tc>
      </w:tr>
      <w:tr w:rsidR="00C62B39" w:rsidRPr="002915B7" w14:paraId="39442931" w14:textId="77777777">
        <w:tc>
          <w:tcPr>
            <w:tcW w:w="1962" w:type="dxa"/>
            <w:shd w:val="clear" w:color="auto" w:fill="auto"/>
          </w:tcPr>
          <w:p w14:paraId="06CE73FB" w14:textId="77777777" w:rsidR="00C62B39" w:rsidRPr="002915B7" w:rsidRDefault="00C62B39" w:rsidP="003F6AB2">
            <w:pPr>
              <w:pStyle w:val="Compact"/>
              <w:spacing w:line="480" w:lineRule="auto"/>
            </w:pPr>
            <w:r w:rsidRPr="002915B7">
              <w:rPr>
                <w:rFonts w:ascii="Calibri Light" w:hAnsi="Calibri Light" w:cs="Calibri Light"/>
                <w:sz w:val="18"/>
                <w:szCs w:val="18"/>
              </w:rPr>
              <w:t>Jynx torquilla</w:t>
            </w:r>
          </w:p>
        </w:tc>
      </w:tr>
      <w:tr w:rsidR="00C62B39" w:rsidRPr="002915B7" w14:paraId="5236AFFB" w14:textId="77777777">
        <w:tc>
          <w:tcPr>
            <w:tcW w:w="1962" w:type="dxa"/>
            <w:shd w:val="clear" w:color="auto" w:fill="auto"/>
          </w:tcPr>
          <w:p w14:paraId="06ED21CF" w14:textId="77777777" w:rsidR="00C62B39" w:rsidRPr="002915B7" w:rsidRDefault="00C62B39" w:rsidP="003F6AB2">
            <w:pPr>
              <w:pStyle w:val="Compact"/>
              <w:spacing w:line="480" w:lineRule="auto"/>
            </w:pPr>
            <w:r w:rsidRPr="002915B7">
              <w:rPr>
                <w:rFonts w:ascii="Calibri Light" w:hAnsi="Calibri Light" w:cs="Calibri Light"/>
                <w:sz w:val="18"/>
                <w:szCs w:val="18"/>
              </w:rPr>
              <w:t>Lagopus lagopus</w:t>
            </w:r>
          </w:p>
        </w:tc>
      </w:tr>
      <w:tr w:rsidR="00C62B39" w:rsidRPr="002915B7" w14:paraId="77157B03" w14:textId="77777777">
        <w:tc>
          <w:tcPr>
            <w:tcW w:w="1962" w:type="dxa"/>
            <w:shd w:val="clear" w:color="auto" w:fill="auto"/>
          </w:tcPr>
          <w:p w14:paraId="170A095A"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Lagopus mutus</w:t>
            </w:r>
          </w:p>
        </w:tc>
      </w:tr>
      <w:tr w:rsidR="00C62B39" w:rsidRPr="002915B7" w14:paraId="0E774BE5" w14:textId="77777777">
        <w:tc>
          <w:tcPr>
            <w:tcW w:w="1962" w:type="dxa"/>
            <w:shd w:val="clear" w:color="auto" w:fill="auto"/>
          </w:tcPr>
          <w:p w14:paraId="0E1D2092" w14:textId="77777777" w:rsidR="00C62B39" w:rsidRPr="002915B7" w:rsidRDefault="00C62B39" w:rsidP="003F6AB2">
            <w:pPr>
              <w:pStyle w:val="Compact"/>
              <w:spacing w:line="480" w:lineRule="auto"/>
            </w:pPr>
            <w:r w:rsidRPr="002915B7">
              <w:rPr>
                <w:rFonts w:ascii="Calibri Light" w:hAnsi="Calibri Light" w:cs="Calibri Light"/>
                <w:sz w:val="18"/>
                <w:szCs w:val="18"/>
              </w:rPr>
              <w:t>Lanius collurio</w:t>
            </w:r>
          </w:p>
        </w:tc>
      </w:tr>
      <w:tr w:rsidR="00C62B39" w:rsidRPr="002915B7" w14:paraId="5B7F4A66" w14:textId="77777777">
        <w:tc>
          <w:tcPr>
            <w:tcW w:w="1962" w:type="dxa"/>
            <w:shd w:val="clear" w:color="auto" w:fill="auto"/>
          </w:tcPr>
          <w:p w14:paraId="11A75547" w14:textId="77777777" w:rsidR="00C62B39" w:rsidRPr="002915B7" w:rsidRDefault="00C62B39" w:rsidP="003F6AB2">
            <w:pPr>
              <w:pStyle w:val="Compact"/>
              <w:spacing w:line="480" w:lineRule="auto"/>
            </w:pPr>
            <w:r w:rsidRPr="002915B7">
              <w:rPr>
                <w:rFonts w:ascii="Calibri Light" w:hAnsi="Calibri Light" w:cs="Calibri Light"/>
                <w:sz w:val="18"/>
                <w:szCs w:val="18"/>
              </w:rPr>
              <w:t>Lanius excubitor</w:t>
            </w:r>
          </w:p>
        </w:tc>
      </w:tr>
      <w:tr w:rsidR="00C62B39" w:rsidRPr="002915B7" w14:paraId="2C4DC597" w14:textId="77777777">
        <w:tc>
          <w:tcPr>
            <w:tcW w:w="1962" w:type="dxa"/>
            <w:shd w:val="clear" w:color="auto" w:fill="auto"/>
          </w:tcPr>
          <w:p w14:paraId="3D562171" w14:textId="77777777" w:rsidR="00C62B39" w:rsidRPr="002915B7" w:rsidRDefault="00C62B39" w:rsidP="003F6AB2">
            <w:pPr>
              <w:pStyle w:val="Compact"/>
              <w:spacing w:line="480" w:lineRule="auto"/>
            </w:pPr>
            <w:r w:rsidRPr="002915B7">
              <w:rPr>
                <w:rFonts w:ascii="Calibri Light" w:hAnsi="Calibri Light" w:cs="Calibri Light"/>
                <w:sz w:val="18"/>
                <w:szCs w:val="18"/>
              </w:rPr>
              <w:t>Lanius meridionalis</w:t>
            </w:r>
          </w:p>
        </w:tc>
      </w:tr>
      <w:tr w:rsidR="00C62B39" w:rsidRPr="002915B7" w14:paraId="6A009953" w14:textId="77777777">
        <w:tc>
          <w:tcPr>
            <w:tcW w:w="1962" w:type="dxa"/>
            <w:shd w:val="clear" w:color="auto" w:fill="auto"/>
          </w:tcPr>
          <w:p w14:paraId="3EA20E05" w14:textId="77777777" w:rsidR="00C62B39" w:rsidRPr="002915B7" w:rsidRDefault="00C62B39" w:rsidP="003F6AB2">
            <w:pPr>
              <w:pStyle w:val="Compact"/>
              <w:spacing w:line="480" w:lineRule="auto"/>
            </w:pPr>
            <w:r w:rsidRPr="002915B7">
              <w:rPr>
                <w:rFonts w:ascii="Calibri Light" w:hAnsi="Calibri Light" w:cs="Calibri Light"/>
                <w:sz w:val="18"/>
                <w:szCs w:val="18"/>
              </w:rPr>
              <w:t>Lanius minor</w:t>
            </w:r>
          </w:p>
        </w:tc>
      </w:tr>
      <w:tr w:rsidR="00C62B39" w:rsidRPr="002915B7" w14:paraId="0A6E3C5E" w14:textId="77777777">
        <w:tc>
          <w:tcPr>
            <w:tcW w:w="1962" w:type="dxa"/>
            <w:shd w:val="clear" w:color="auto" w:fill="auto"/>
          </w:tcPr>
          <w:p w14:paraId="3406F83E" w14:textId="77777777" w:rsidR="00C62B39" w:rsidRPr="002915B7" w:rsidRDefault="00C62B39" w:rsidP="003F6AB2">
            <w:pPr>
              <w:pStyle w:val="Compact"/>
              <w:spacing w:line="480" w:lineRule="auto"/>
            </w:pPr>
            <w:r w:rsidRPr="002915B7">
              <w:rPr>
                <w:rFonts w:ascii="Calibri Light" w:hAnsi="Calibri Light" w:cs="Calibri Light"/>
                <w:sz w:val="18"/>
                <w:szCs w:val="18"/>
              </w:rPr>
              <w:t>Lanius nubicus</w:t>
            </w:r>
          </w:p>
        </w:tc>
      </w:tr>
      <w:tr w:rsidR="00C62B39" w:rsidRPr="002915B7" w14:paraId="43559AE5" w14:textId="77777777">
        <w:tc>
          <w:tcPr>
            <w:tcW w:w="1962" w:type="dxa"/>
            <w:shd w:val="clear" w:color="auto" w:fill="auto"/>
          </w:tcPr>
          <w:p w14:paraId="420E8D75" w14:textId="77777777" w:rsidR="00C62B39" w:rsidRPr="002915B7" w:rsidRDefault="00C62B39" w:rsidP="003F6AB2">
            <w:pPr>
              <w:pStyle w:val="Compact"/>
              <w:spacing w:line="480" w:lineRule="auto"/>
            </w:pPr>
            <w:r w:rsidRPr="002915B7">
              <w:rPr>
                <w:rFonts w:ascii="Calibri Light" w:hAnsi="Calibri Light" w:cs="Calibri Light"/>
                <w:sz w:val="18"/>
                <w:szCs w:val="18"/>
              </w:rPr>
              <w:t>Lanius senator</w:t>
            </w:r>
          </w:p>
        </w:tc>
      </w:tr>
      <w:tr w:rsidR="00C62B39" w:rsidRPr="002915B7" w14:paraId="70BD019F" w14:textId="77777777">
        <w:tc>
          <w:tcPr>
            <w:tcW w:w="1962" w:type="dxa"/>
            <w:shd w:val="clear" w:color="auto" w:fill="auto"/>
          </w:tcPr>
          <w:p w14:paraId="4624116B" w14:textId="77777777" w:rsidR="00C62B39" w:rsidRPr="002915B7" w:rsidRDefault="00C62B39" w:rsidP="003F6AB2">
            <w:pPr>
              <w:pStyle w:val="Compact"/>
              <w:spacing w:line="480" w:lineRule="auto"/>
            </w:pPr>
            <w:r w:rsidRPr="002915B7">
              <w:rPr>
                <w:rFonts w:ascii="Calibri Light" w:hAnsi="Calibri Light" w:cs="Calibri Light"/>
                <w:sz w:val="18"/>
                <w:szCs w:val="18"/>
              </w:rPr>
              <w:t>Larus argentatus</w:t>
            </w:r>
          </w:p>
        </w:tc>
      </w:tr>
      <w:tr w:rsidR="00C62B39" w:rsidRPr="002915B7" w14:paraId="39F37D7A" w14:textId="77777777">
        <w:tc>
          <w:tcPr>
            <w:tcW w:w="1962" w:type="dxa"/>
            <w:shd w:val="clear" w:color="auto" w:fill="auto"/>
          </w:tcPr>
          <w:p w14:paraId="1DF4231B" w14:textId="77777777" w:rsidR="00C62B39" w:rsidRPr="002915B7" w:rsidRDefault="00C62B39" w:rsidP="003F6AB2">
            <w:pPr>
              <w:pStyle w:val="Compact"/>
              <w:spacing w:line="480" w:lineRule="auto"/>
            </w:pPr>
            <w:r w:rsidRPr="002915B7">
              <w:rPr>
                <w:rFonts w:ascii="Calibri Light" w:hAnsi="Calibri Light" w:cs="Calibri Light"/>
                <w:sz w:val="18"/>
                <w:szCs w:val="18"/>
              </w:rPr>
              <w:t>Larus audouinii</w:t>
            </w:r>
          </w:p>
        </w:tc>
      </w:tr>
      <w:tr w:rsidR="00C62B39" w:rsidRPr="002915B7" w14:paraId="1C2F06B2" w14:textId="77777777">
        <w:tc>
          <w:tcPr>
            <w:tcW w:w="1962" w:type="dxa"/>
            <w:shd w:val="clear" w:color="auto" w:fill="auto"/>
          </w:tcPr>
          <w:p w14:paraId="4D2193C7" w14:textId="77777777" w:rsidR="00C62B39" w:rsidRPr="002915B7" w:rsidRDefault="00C62B39" w:rsidP="003F6AB2">
            <w:pPr>
              <w:pStyle w:val="Compact"/>
              <w:spacing w:line="480" w:lineRule="auto"/>
            </w:pPr>
            <w:r w:rsidRPr="002915B7">
              <w:rPr>
                <w:rFonts w:ascii="Calibri Light" w:hAnsi="Calibri Light" w:cs="Calibri Light"/>
                <w:sz w:val="18"/>
                <w:szCs w:val="18"/>
              </w:rPr>
              <w:t>Larus cachinnans</w:t>
            </w:r>
          </w:p>
        </w:tc>
      </w:tr>
      <w:tr w:rsidR="00C62B39" w:rsidRPr="002915B7" w14:paraId="26A002B9" w14:textId="77777777">
        <w:tc>
          <w:tcPr>
            <w:tcW w:w="1962" w:type="dxa"/>
            <w:shd w:val="clear" w:color="auto" w:fill="auto"/>
          </w:tcPr>
          <w:p w14:paraId="5320A67E" w14:textId="77777777" w:rsidR="00C62B39" w:rsidRPr="002915B7" w:rsidRDefault="00C62B39" w:rsidP="003F6AB2">
            <w:pPr>
              <w:pStyle w:val="Compact"/>
              <w:spacing w:line="480" w:lineRule="auto"/>
            </w:pPr>
            <w:r w:rsidRPr="002915B7">
              <w:rPr>
                <w:rFonts w:ascii="Calibri Light" w:hAnsi="Calibri Light" w:cs="Calibri Light"/>
                <w:sz w:val="18"/>
                <w:szCs w:val="18"/>
              </w:rPr>
              <w:t>Larus canus</w:t>
            </w:r>
          </w:p>
        </w:tc>
      </w:tr>
      <w:tr w:rsidR="00C62B39" w:rsidRPr="002915B7" w14:paraId="6C69F433" w14:textId="77777777">
        <w:tc>
          <w:tcPr>
            <w:tcW w:w="1962" w:type="dxa"/>
            <w:shd w:val="clear" w:color="auto" w:fill="auto"/>
          </w:tcPr>
          <w:p w14:paraId="6395299A" w14:textId="77777777" w:rsidR="00C62B39" w:rsidRPr="002915B7" w:rsidRDefault="00C62B39" w:rsidP="003F6AB2">
            <w:pPr>
              <w:pStyle w:val="Compact"/>
              <w:spacing w:line="480" w:lineRule="auto"/>
            </w:pPr>
            <w:r w:rsidRPr="002915B7">
              <w:rPr>
                <w:rFonts w:ascii="Calibri Light" w:hAnsi="Calibri Light" w:cs="Calibri Light"/>
                <w:sz w:val="18"/>
                <w:szCs w:val="18"/>
              </w:rPr>
              <w:t>Larus fuscus</w:t>
            </w:r>
          </w:p>
        </w:tc>
      </w:tr>
      <w:tr w:rsidR="00C62B39" w:rsidRPr="002915B7" w14:paraId="652CECED" w14:textId="77777777">
        <w:tc>
          <w:tcPr>
            <w:tcW w:w="1962" w:type="dxa"/>
            <w:shd w:val="clear" w:color="auto" w:fill="auto"/>
          </w:tcPr>
          <w:p w14:paraId="37CA4103" w14:textId="77777777" w:rsidR="00C62B39" w:rsidRPr="002915B7" w:rsidRDefault="00C62B39" w:rsidP="003F6AB2">
            <w:pPr>
              <w:pStyle w:val="Compact"/>
              <w:spacing w:line="480" w:lineRule="auto"/>
            </w:pPr>
            <w:r w:rsidRPr="002915B7">
              <w:rPr>
                <w:rFonts w:ascii="Calibri Light" w:hAnsi="Calibri Light" w:cs="Calibri Light"/>
                <w:sz w:val="18"/>
                <w:szCs w:val="18"/>
              </w:rPr>
              <w:t>Larus genei</w:t>
            </w:r>
          </w:p>
        </w:tc>
      </w:tr>
      <w:tr w:rsidR="00C62B39" w:rsidRPr="002915B7" w14:paraId="585F7A5E" w14:textId="77777777">
        <w:tc>
          <w:tcPr>
            <w:tcW w:w="1962" w:type="dxa"/>
            <w:shd w:val="clear" w:color="auto" w:fill="auto"/>
          </w:tcPr>
          <w:p w14:paraId="078A1BF7" w14:textId="77777777" w:rsidR="00C62B39" w:rsidRPr="002915B7" w:rsidRDefault="00C62B39" w:rsidP="003F6AB2">
            <w:pPr>
              <w:pStyle w:val="Compact"/>
              <w:spacing w:line="480" w:lineRule="auto"/>
            </w:pPr>
            <w:r w:rsidRPr="002915B7">
              <w:rPr>
                <w:rFonts w:ascii="Calibri Light" w:hAnsi="Calibri Light" w:cs="Calibri Light"/>
                <w:sz w:val="18"/>
                <w:szCs w:val="18"/>
              </w:rPr>
              <w:t>Larus marinus</w:t>
            </w:r>
          </w:p>
        </w:tc>
      </w:tr>
      <w:tr w:rsidR="00C62B39" w:rsidRPr="002915B7" w14:paraId="59FFB2C3" w14:textId="77777777">
        <w:tc>
          <w:tcPr>
            <w:tcW w:w="1962" w:type="dxa"/>
            <w:shd w:val="clear" w:color="auto" w:fill="auto"/>
          </w:tcPr>
          <w:p w14:paraId="61E6455C" w14:textId="77777777" w:rsidR="00C62B39" w:rsidRPr="002915B7" w:rsidRDefault="00C62B39" w:rsidP="003F6AB2">
            <w:pPr>
              <w:pStyle w:val="Compact"/>
              <w:spacing w:line="480" w:lineRule="auto"/>
            </w:pPr>
            <w:r w:rsidRPr="002915B7">
              <w:rPr>
                <w:rFonts w:ascii="Calibri Light" w:hAnsi="Calibri Light" w:cs="Calibri Light"/>
                <w:sz w:val="18"/>
                <w:szCs w:val="18"/>
              </w:rPr>
              <w:t>Larus melanocephalus</w:t>
            </w:r>
          </w:p>
        </w:tc>
      </w:tr>
      <w:tr w:rsidR="00C62B39" w:rsidRPr="002915B7" w14:paraId="772B46AA" w14:textId="77777777">
        <w:tc>
          <w:tcPr>
            <w:tcW w:w="1962" w:type="dxa"/>
            <w:shd w:val="clear" w:color="auto" w:fill="auto"/>
          </w:tcPr>
          <w:p w14:paraId="4179C299" w14:textId="77777777" w:rsidR="00C62B39" w:rsidRPr="002915B7" w:rsidRDefault="00C62B39" w:rsidP="003F6AB2">
            <w:pPr>
              <w:pStyle w:val="Compact"/>
              <w:spacing w:line="480" w:lineRule="auto"/>
            </w:pPr>
            <w:r w:rsidRPr="002915B7">
              <w:rPr>
                <w:rFonts w:ascii="Calibri Light" w:hAnsi="Calibri Light" w:cs="Calibri Light"/>
                <w:sz w:val="18"/>
                <w:szCs w:val="18"/>
              </w:rPr>
              <w:t>Larus minutus</w:t>
            </w:r>
          </w:p>
        </w:tc>
      </w:tr>
      <w:tr w:rsidR="00C62B39" w:rsidRPr="002915B7" w14:paraId="68EC9B04" w14:textId="77777777">
        <w:tc>
          <w:tcPr>
            <w:tcW w:w="1962" w:type="dxa"/>
            <w:shd w:val="clear" w:color="auto" w:fill="auto"/>
          </w:tcPr>
          <w:p w14:paraId="5242D4DA" w14:textId="77777777" w:rsidR="00C62B39" w:rsidRPr="002915B7" w:rsidRDefault="00C62B39" w:rsidP="003F6AB2">
            <w:pPr>
              <w:pStyle w:val="Compact"/>
              <w:spacing w:line="480" w:lineRule="auto"/>
            </w:pPr>
            <w:r w:rsidRPr="002915B7">
              <w:rPr>
                <w:rFonts w:ascii="Calibri Light" w:hAnsi="Calibri Light" w:cs="Calibri Light"/>
                <w:sz w:val="18"/>
                <w:szCs w:val="18"/>
              </w:rPr>
              <w:t>Larus ridibundus</w:t>
            </w:r>
          </w:p>
        </w:tc>
      </w:tr>
      <w:tr w:rsidR="00C62B39" w:rsidRPr="002915B7" w14:paraId="25720FB4" w14:textId="77777777">
        <w:tc>
          <w:tcPr>
            <w:tcW w:w="1962" w:type="dxa"/>
            <w:shd w:val="clear" w:color="auto" w:fill="auto"/>
          </w:tcPr>
          <w:p w14:paraId="5803D0E7" w14:textId="77777777" w:rsidR="00C62B39" w:rsidRPr="002915B7" w:rsidRDefault="00C62B39" w:rsidP="003F6AB2">
            <w:pPr>
              <w:pStyle w:val="Compact"/>
              <w:spacing w:line="480" w:lineRule="auto"/>
            </w:pPr>
            <w:r w:rsidRPr="002915B7">
              <w:rPr>
                <w:rFonts w:ascii="Calibri Light" w:hAnsi="Calibri Light" w:cs="Calibri Light"/>
                <w:sz w:val="18"/>
                <w:szCs w:val="18"/>
              </w:rPr>
              <w:t>Limicola falcinellus</w:t>
            </w:r>
          </w:p>
        </w:tc>
      </w:tr>
      <w:tr w:rsidR="00C62B39" w:rsidRPr="002915B7" w14:paraId="28FCB69B" w14:textId="77777777">
        <w:tc>
          <w:tcPr>
            <w:tcW w:w="1962" w:type="dxa"/>
            <w:shd w:val="clear" w:color="auto" w:fill="auto"/>
          </w:tcPr>
          <w:p w14:paraId="23D12171" w14:textId="77777777" w:rsidR="00C62B39" w:rsidRPr="002915B7" w:rsidRDefault="00C62B39" w:rsidP="003F6AB2">
            <w:pPr>
              <w:pStyle w:val="Compact"/>
              <w:spacing w:line="480" w:lineRule="auto"/>
            </w:pPr>
            <w:r w:rsidRPr="002915B7">
              <w:rPr>
                <w:rFonts w:ascii="Calibri Light" w:hAnsi="Calibri Light" w:cs="Calibri Light"/>
                <w:sz w:val="18"/>
                <w:szCs w:val="18"/>
              </w:rPr>
              <w:t>Limosa lapponica</w:t>
            </w:r>
          </w:p>
        </w:tc>
      </w:tr>
      <w:tr w:rsidR="00C62B39" w:rsidRPr="002915B7" w14:paraId="5B64DF31" w14:textId="77777777">
        <w:tc>
          <w:tcPr>
            <w:tcW w:w="1962" w:type="dxa"/>
            <w:shd w:val="clear" w:color="auto" w:fill="auto"/>
          </w:tcPr>
          <w:p w14:paraId="01F627E3" w14:textId="77777777" w:rsidR="00C62B39" w:rsidRPr="002915B7" w:rsidRDefault="00C62B39" w:rsidP="003F6AB2">
            <w:pPr>
              <w:pStyle w:val="Compact"/>
              <w:spacing w:line="480" w:lineRule="auto"/>
            </w:pPr>
            <w:r w:rsidRPr="002915B7">
              <w:rPr>
                <w:rFonts w:ascii="Calibri Light" w:hAnsi="Calibri Light" w:cs="Calibri Light"/>
                <w:sz w:val="18"/>
                <w:szCs w:val="18"/>
              </w:rPr>
              <w:t>Limosa limosa</w:t>
            </w:r>
          </w:p>
        </w:tc>
      </w:tr>
      <w:tr w:rsidR="00C62B39" w:rsidRPr="002915B7" w14:paraId="10A51192" w14:textId="77777777">
        <w:tc>
          <w:tcPr>
            <w:tcW w:w="1962" w:type="dxa"/>
            <w:shd w:val="clear" w:color="auto" w:fill="auto"/>
          </w:tcPr>
          <w:p w14:paraId="47D34FB1"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fluviatilis</w:t>
            </w:r>
          </w:p>
        </w:tc>
      </w:tr>
      <w:tr w:rsidR="00C62B39" w:rsidRPr="002915B7" w14:paraId="36A77870" w14:textId="77777777">
        <w:tc>
          <w:tcPr>
            <w:tcW w:w="1962" w:type="dxa"/>
            <w:shd w:val="clear" w:color="auto" w:fill="auto"/>
          </w:tcPr>
          <w:p w14:paraId="279FC078"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luscinioides</w:t>
            </w:r>
          </w:p>
        </w:tc>
      </w:tr>
      <w:tr w:rsidR="00C62B39" w:rsidRPr="002915B7" w14:paraId="6D1AC056" w14:textId="77777777">
        <w:tc>
          <w:tcPr>
            <w:tcW w:w="1962" w:type="dxa"/>
            <w:shd w:val="clear" w:color="auto" w:fill="auto"/>
          </w:tcPr>
          <w:p w14:paraId="51C4270B"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naevia</w:t>
            </w:r>
          </w:p>
        </w:tc>
      </w:tr>
      <w:tr w:rsidR="00C62B39" w:rsidRPr="002915B7" w14:paraId="747F6397" w14:textId="77777777">
        <w:tc>
          <w:tcPr>
            <w:tcW w:w="1962" w:type="dxa"/>
            <w:shd w:val="clear" w:color="auto" w:fill="auto"/>
          </w:tcPr>
          <w:p w14:paraId="3651A04C" w14:textId="77777777" w:rsidR="00C62B39" w:rsidRPr="002915B7" w:rsidRDefault="00C62B39" w:rsidP="003F6AB2">
            <w:pPr>
              <w:pStyle w:val="Compact"/>
              <w:spacing w:line="480" w:lineRule="auto"/>
            </w:pPr>
            <w:r w:rsidRPr="002915B7">
              <w:rPr>
                <w:rFonts w:ascii="Calibri Light" w:hAnsi="Calibri Light" w:cs="Calibri Light"/>
                <w:sz w:val="18"/>
                <w:szCs w:val="18"/>
              </w:rPr>
              <w:t>Loxia curvirostra</w:t>
            </w:r>
          </w:p>
        </w:tc>
      </w:tr>
      <w:tr w:rsidR="00C62B39" w:rsidRPr="002915B7" w14:paraId="202DBE34" w14:textId="77777777">
        <w:tc>
          <w:tcPr>
            <w:tcW w:w="1962" w:type="dxa"/>
            <w:shd w:val="clear" w:color="auto" w:fill="auto"/>
          </w:tcPr>
          <w:p w14:paraId="561C8BD8" w14:textId="77777777" w:rsidR="00C62B39" w:rsidRPr="002915B7" w:rsidRDefault="00C62B39" w:rsidP="003F6AB2">
            <w:pPr>
              <w:pStyle w:val="Compact"/>
              <w:spacing w:line="480" w:lineRule="auto"/>
            </w:pPr>
            <w:r w:rsidRPr="002915B7">
              <w:rPr>
                <w:rFonts w:ascii="Calibri Light" w:hAnsi="Calibri Light" w:cs="Calibri Light"/>
                <w:sz w:val="18"/>
                <w:szCs w:val="18"/>
              </w:rPr>
              <w:t>Loxia leucoptera</w:t>
            </w:r>
          </w:p>
        </w:tc>
      </w:tr>
      <w:tr w:rsidR="00C62B39" w:rsidRPr="002915B7" w14:paraId="4A4DDAD8" w14:textId="77777777">
        <w:tc>
          <w:tcPr>
            <w:tcW w:w="1962" w:type="dxa"/>
            <w:shd w:val="clear" w:color="auto" w:fill="auto"/>
          </w:tcPr>
          <w:p w14:paraId="15E6977A" w14:textId="77777777" w:rsidR="00C62B39" w:rsidRPr="002915B7" w:rsidRDefault="00C62B39" w:rsidP="003F6AB2">
            <w:pPr>
              <w:pStyle w:val="Compact"/>
              <w:spacing w:line="480" w:lineRule="auto"/>
            </w:pPr>
            <w:r w:rsidRPr="002915B7">
              <w:rPr>
                <w:rFonts w:ascii="Calibri Light" w:hAnsi="Calibri Light" w:cs="Calibri Light"/>
                <w:sz w:val="18"/>
                <w:szCs w:val="18"/>
              </w:rPr>
              <w:t>Loxia pytyopsittacus</w:t>
            </w:r>
          </w:p>
        </w:tc>
      </w:tr>
      <w:tr w:rsidR="00C62B39" w:rsidRPr="002915B7" w14:paraId="25952525" w14:textId="77777777">
        <w:tc>
          <w:tcPr>
            <w:tcW w:w="1962" w:type="dxa"/>
            <w:shd w:val="clear" w:color="auto" w:fill="auto"/>
          </w:tcPr>
          <w:p w14:paraId="27D15ACD" w14:textId="77777777" w:rsidR="00C62B39" w:rsidRPr="002915B7" w:rsidRDefault="00C62B39" w:rsidP="003F6AB2">
            <w:pPr>
              <w:pStyle w:val="Compact"/>
              <w:spacing w:line="480" w:lineRule="auto"/>
            </w:pPr>
            <w:r w:rsidRPr="002915B7">
              <w:rPr>
                <w:rFonts w:ascii="Calibri Light" w:hAnsi="Calibri Light" w:cs="Calibri Light"/>
                <w:sz w:val="18"/>
                <w:szCs w:val="18"/>
              </w:rPr>
              <w:t>Loxia scotica</w:t>
            </w:r>
          </w:p>
        </w:tc>
      </w:tr>
      <w:tr w:rsidR="00C62B39" w:rsidRPr="002915B7" w14:paraId="60BA2D2B" w14:textId="77777777">
        <w:tc>
          <w:tcPr>
            <w:tcW w:w="1962" w:type="dxa"/>
            <w:shd w:val="clear" w:color="auto" w:fill="auto"/>
          </w:tcPr>
          <w:p w14:paraId="65BEB888" w14:textId="77777777" w:rsidR="00C62B39" w:rsidRPr="002915B7" w:rsidRDefault="00C62B39" w:rsidP="003F6AB2">
            <w:pPr>
              <w:pStyle w:val="Compact"/>
              <w:spacing w:line="480" w:lineRule="auto"/>
            </w:pPr>
            <w:r w:rsidRPr="002915B7">
              <w:rPr>
                <w:rFonts w:ascii="Calibri Light" w:hAnsi="Calibri Light" w:cs="Calibri Light"/>
                <w:sz w:val="18"/>
                <w:szCs w:val="18"/>
              </w:rPr>
              <w:t>Lullula arborea</w:t>
            </w:r>
          </w:p>
        </w:tc>
      </w:tr>
      <w:tr w:rsidR="00C62B39" w:rsidRPr="002915B7" w14:paraId="4A4F4A82" w14:textId="77777777">
        <w:tc>
          <w:tcPr>
            <w:tcW w:w="1962" w:type="dxa"/>
            <w:shd w:val="clear" w:color="auto" w:fill="auto"/>
          </w:tcPr>
          <w:p w14:paraId="6163BCCF"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luscinia</w:t>
            </w:r>
          </w:p>
        </w:tc>
      </w:tr>
      <w:tr w:rsidR="00C62B39" w:rsidRPr="002915B7" w14:paraId="5ABF73CD" w14:textId="77777777">
        <w:tc>
          <w:tcPr>
            <w:tcW w:w="1962" w:type="dxa"/>
            <w:shd w:val="clear" w:color="auto" w:fill="auto"/>
          </w:tcPr>
          <w:p w14:paraId="5EEA39FC"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megarhynchos</w:t>
            </w:r>
          </w:p>
        </w:tc>
      </w:tr>
      <w:tr w:rsidR="00C62B39" w:rsidRPr="002915B7" w14:paraId="5B68CED7" w14:textId="77777777">
        <w:tc>
          <w:tcPr>
            <w:tcW w:w="1962" w:type="dxa"/>
            <w:shd w:val="clear" w:color="auto" w:fill="auto"/>
          </w:tcPr>
          <w:p w14:paraId="7DCA77F4"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svecica</w:t>
            </w:r>
          </w:p>
        </w:tc>
      </w:tr>
      <w:tr w:rsidR="00C62B39" w:rsidRPr="002915B7" w14:paraId="02C67CF8" w14:textId="77777777">
        <w:tc>
          <w:tcPr>
            <w:tcW w:w="1962" w:type="dxa"/>
            <w:shd w:val="clear" w:color="auto" w:fill="auto"/>
          </w:tcPr>
          <w:p w14:paraId="5ED3EA0A" w14:textId="77777777" w:rsidR="00C62B39" w:rsidRPr="002915B7" w:rsidRDefault="00C62B39" w:rsidP="003F6AB2">
            <w:pPr>
              <w:pStyle w:val="Compact"/>
              <w:spacing w:line="480" w:lineRule="auto"/>
            </w:pPr>
            <w:r w:rsidRPr="002915B7">
              <w:rPr>
                <w:rFonts w:ascii="Calibri Light" w:hAnsi="Calibri Light" w:cs="Calibri Light"/>
                <w:sz w:val="18"/>
                <w:szCs w:val="18"/>
              </w:rPr>
              <w:t>Lymnocryptes minimus</w:t>
            </w:r>
          </w:p>
        </w:tc>
      </w:tr>
      <w:tr w:rsidR="00C62B39" w:rsidRPr="002915B7" w14:paraId="1E549902" w14:textId="77777777">
        <w:tc>
          <w:tcPr>
            <w:tcW w:w="1962" w:type="dxa"/>
            <w:shd w:val="clear" w:color="auto" w:fill="auto"/>
          </w:tcPr>
          <w:p w14:paraId="13B4E8D3" w14:textId="77777777" w:rsidR="00C62B39" w:rsidRPr="002915B7" w:rsidRDefault="00C62B39" w:rsidP="003F6AB2">
            <w:pPr>
              <w:pStyle w:val="Compact"/>
              <w:spacing w:line="480" w:lineRule="auto"/>
            </w:pPr>
            <w:r w:rsidRPr="002915B7">
              <w:rPr>
                <w:rFonts w:ascii="Calibri Light" w:hAnsi="Calibri Light" w:cs="Calibri Light"/>
                <w:sz w:val="18"/>
                <w:szCs w:val="18"/>
              </w:rPr>
              <w:t>Marmaronetta angustirostris</w:t>
            </w:r>
          </w:p>
        </w:tc>
      </w:tr>
      <w:tr w:rsidR="00C62B39" w:rsidRPr="002915B7" w14:paraId="4CFD31B8" w14:textId="77777777">
        <w:tc>
          <w:tcPr>
            <w:tcW w:w="1962" w:type="dxa"/>
            <w:shd w:val="clear" w:color="auto" w:fill="auto"/>
          </w:tcPr>
          <w:p w14:paraId="2E7EAE9B"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fusca</w:t>
            </w:r>
          </w:p>
        </w:tc>
      </w:tr>
      <w:tr w:rsidR="00C62B39" w:rsidRPr="002915B7" w14:paraId="6B20FA5A" w14:textId="77777777">
        <w:tc>
          <w:tcPr>
            <w:tcW w:w="1962" w:type="dxa"/>
            <w:shd w:val="clear" w:color="auto" w:fill="auto"/>
          </w:tcPr>
          <w:p w14:paraId="28694FA3"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nigra</w:t>
            </w:r>
          </w:p>
        </w:tc>
      </w:tr>
      <w:tr w:rsidR="00C62B39" w:rsidRPr="002915B7" w14:paraId="5AE0DF94" w14:textId="77777777">
        <w:tc>
          <w:tcPr>
            <w:tcW w:w="1962" w:type="dxa"/>
            <w:shd w:val="clear" w:color="auto" w:fill="auto"/>
          </w:tcPr>
          <w:p w14:paraId="6B313C3D" w14:textId="77777777" w:rsidR="00C62B39" w:rsidRPr="002915B7" w:rsidRDefault="00C62B39" w:rsidP="003F6AB2">
            <w:pPr>
              <w:pStyle w:val="Compact"/>
              <w:spacing w:line="480" w:lineRule="auto"/>
            </w:pPr>
            <w:r w:rsidRPr="002915B7">
              <w:rPr>
                <w:rFonts w:ascii="Calibri Light" w:hAnsi="Calibri Light" w:cs="Calibri Light"/>
                <w:sz w:val="18"/>
                <w:szCs w:val="18"/>
              </w:rPr>
              <w:t>Melanocorypha calandra</w:t>
            </w:r>
          </w:p>
        </w:tc>
      </w:tr>
      <w:tr w:rsidR="00C62B39" w:rsidRPr="002915B7" w14:paraId="6AAF2741" w14:textId="77777777">
        <w:tc>
          <w:tcPr>
            <w:tcW w:w="1962" w:type="dxa"/>
            <w:shd w:val="clear" w:color="auto" w:fill="auto"/>
          </w:tcPr>
          <w:p w14:paraId="7FEE0E7F" w14:textId="77777777" w:rsidR="00C62B39" w:rsidRPr="002915B7" w:rsidRDefault="00C62B39" w:rsidP="003F6AB2">
            <w:pPr>
              <w:pStyle w:val="Compact"/>
              <w:spacing w:line="480" w:lineRule="auto"/>
            </w:pPr>
            <w:r w:rsidRPr="002915B7">
              <w:rPr>
                <w:rFonts w:ascii="Calibri Light" w:hAnsi="Calibri Light" w:cs="Calibri Light"/>
                <w:sz w:val="18"/>
                <w:szCs w:val="18"/>
              </w:rPr>
              <w:t>Mergus albellus</w:t>
            </w:r>
          </w:p>
        </w:tc>
      </w:tr>
      <w:tr w:rsidR="00C62B39" w:rsidRPr="002915B7" w14:paraId="7B6392E9" w14:textId="77777777">
        <w:tc>
          <w:tcPr>
            <w:tcW w:w="1962" w:type="dxa"/>
            <w:shd w:val="clear" w:color="auto" w:fill="auto"/>
          </w:tcPr>
          <w:p w14:paraId="5C81D209" w14:textId="77777777" w:rsidR="00C62B39" w:rsidRPr="002915B7" w:rsidRDefault="00C62B39" w:rsidP="003F6AB2">
            <w:pPr>
              <w:pStyle w:val="Compact"/>
              <w:spacing w:line="480" w:lineRule="auto"/>
            </w:pPr>
            <w:r w:rsidRPr="002915B7">
              <w:rPr>
                <w:rFonts w:ascii="Calibri Light" w:hAnsi="Calibri Light" w:cs="Calibri Light"/>
                <w:sz w:val="18"/>
                <w:szCs w:val="18"/>
              </w:rPr>
              <w:t>Mergus merganser</w:t>
            </w:r>
          </w:p>
        </w:tc>
      </w:tr>
      <w:tr w:rsidR="00C62B39" w:rsidRPr="002915B7" w14:paraId="683DD21D" w14:textId="77777777">
        <w:tc>
          <w:tcPr>
            <w:tcW w:w="1962" w:type="dxa"/>
            <w:shd w:val="clear" w:color="auto" w:fill="auto"/>
          </w:tcPr>
          <w:p w14:paraId="3607E736" w14:textId="77777777" w:rsidR="00C62B39" w:rsidRPr="002915B7" w:rsidRDefault="00C62B39" w:rsidP="003F6AB2">
            <w:pPr>
              <w:pStyle w:val="Compact"/>
              <w:spacing w:line="480" w:lineRule="auto"/>
            </w:pPr>
            <w:r w:rsidRPr="002915B7">
              <w:rPr>
                <w:rFonts w:ascii="Calibri Light" w:hAnsi="Calibri Light" w:cs="Calibri Light"/>
                <w:sz w:val="18"/>
                <w:szCs w:val="18"/>
              </w:rPr>
              <w:t>Mergus serrator</w:t>
            </w:r>
          </w:p>
        </w:tc>
      </w:tr>
      <w:tr w:rsidR="00C62B39" w:rsidRPr="002915B7" w14:paraId="2C7EF0D4" w14:textId="77777777">
        <w:tc>
          <w:tcPr>
            <w:tcW w:w="1962" w:type="dxa"/>
            <w:shd w:val="clear" w:color="auto" w:fill="auto"/>
          </w:tcPr>
          <w:p w14:paraId="26B29806" w14:textId="77777777" w:rsidR="00C62B39" w:rsidRPr="002915B7" w:rsidRDefault="00C62B39" w:rsidP="003F6AB2">
            <w:pPr>
              <w:pStyle w:val="Compact"/>
              <w:spacing w:line="480" w:lineRule="auto"/>
            </w:pPr>
            <w:r w:rsidRPr="002915B7">
              <w:rPr>
                <w:rFonts w:ascii="Calibri Light" w:hAnsi="Calibri Light" w:cs="Calibri Light"/>
                <w:sz w:val="18"/>
                <w:szCs w:val="18"/>
              </w:rPr>
              <w:t>Merops apiaster</w:t>
            </w:r>
          </w:p>
        </w:tc>
      </w:tr>
      <w:tr w:rsidR="00C62B39" w:rsidRPr="002915B7" w14:paraId="4CF4444C" w14:textId="77777777">
        <w:tc>
          <w:tcPr>
            <w:tcW w:w="1962" w:type="dxa"/>
            <w:shd w:val="clear" w:color="auto" w:fill="auto"/>
          </w:tcPr>
          <w:p w14:paraId="1CE9B5E8" w14:textId="77777777" w:rsidR="00C62B39" w:rsidRPr="002915B7" w:rsidRDefault="00C62B39" w:rsidP="003F6AB2">
            <w:pPr>
              <w:pStyle w:val="Compact"/>
              <w:spacing w:line="480" w:lineRule="auto"/>
            </w:pPr>
            <w:r w:rsidRPr="002915B7">
              <w:rPr>
                <w:rFonts w:ascii="Calibri Light" w:hAnsi="Calibri Light" w:cs="Calibri Light"/>
                <w:sz w:val="18"/>
                <w:szCs w:val="18"/>
              </w:rPr>
              <w:t>Miliaria calandra</w:t>
            </w:r>
          </w:p>
        </w:tc>
      </w:tr>
      <w:tr w:rsidR="00C62B39" w:rsidRPr="002915B7" w14:paraId="08960A5C" w14:textId="77777777">
        <w:tc>
          <w:tcPr>
            <w:tcW w:w="1962" w:type="dxa"/>
            <w:shd w:val="clear" w:color="auto" w:fill="auto"/>
          </w:tcPr>
          <w:p w14:paraId="51ECE83B"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migrans</w:t>
            </w:r>
          </w:p>
        </w:tc>
      </w:tr>
      <w:tr w:rsidR="00C62B39" w:rsidRPr="002915B7" w14:paraId="5C8E41E8" w14:textId="77777777">
        <w:tc>
          <w:tcPr>
            <w:tcW w:w="1962" w:type="dxa"/>
            <w:shd w:val="clear" w:color="auto" w:fill="auto"/>
          </w:tcPr>
          <w:p w14:paraId="7F18269D"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milvus</w:t>
            </w:r>
          </w:p>
        </w:tc>
      </w:tr>
      <w:tr w:rsidR="00C62B39" w:rsidRPr="002915B7" w14:paraId="3D12AAD9" w14:textId="77777777">
        <w:tc>
          <w:tcPr>
            <w:tcW w:w="1962" w:type="dxa"/>
            <w:shd w:val="clear" w:color="auto" w:fill="auto"/>
          </w:tcPr>
          <w:p w14:paraId="58833846"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saxatilis</w:t>
            </w:r>
          </w:p>
        </w:tc>
      </w:tr>
      <w:tr w:rsidR="00C62B39" w:rsidRPr="002915B7" w14:paraId="4826B380" w14:textId="77777777">
        <w:tc>
          <w:tcPr>
            <w:tcW w:w="1962" w:type="dxa"/>
            <w:shd w:val="clear" w:color="auto" w:fill="auto"/>
          </w:tcPr>
          <w:p w14:paraId="1031235F"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solitarius</w:t>
            </w:r>
          </w:p>
        </w:tc>
      </w:tr>
      <w:tr w:rsidR="00C62B39" w:rsidRPr="002915B7" w14:paraId="7D288641" w14:textId="77777777">
        <w:tc>
          <w:tcPr>
            <w:tcW w:w="1962" w:type="dxa"/>
            <w:shd w:val="clear" w:color="auto" w:fill="auto"/>
          </w:tcPr>
          <w:p w14:paraId="0FC113FD" w14:textId="77777777" w:rsidR="00C62B39" w:rsidRPr="002915B7" w:rsidRDefault="00C62B39" w:rsidP="003F6AB2">
            <w:pPr>
              <w:pStyle w:val="Compact"/>
              <w:spacing w:line="480" w:lineRule="auto"/>
            </w:pPr>
            <w:r w:rsidRPr="002915B7">
              <w:rPr>
                <w:rFonts w:ascii="Calibri Light" w:hAnsi="Calibri Light" w:cs="Calibri Light"/>
                <w:sz w:val="18"/>
                <w:szCs w:val="18"/>
              </w:rPr>
              <w:t>Montifringilla nivalis</w:t>
            </w:r>
          </w:p>
        </w:tc>
      </w:tr>
      <w:tr w:rsidR="00C62B39" w:rsidRPr="002915B7" w14:paraId="7E1EECF1" w14:textId="77777777">
        <w:tc>
          <w:tcPr>
            <w:tcW w:w="1962" w:type="dxa"/>
            <w:shd w:val="clear" w:color="auto" w:fill="auto"/>
          </w:tcPr>
          <w:p w14:paraId="16B37868" w14:textId="77777777" w:rsidR="00C62B39" w:rsidRPr="002915B7" w:rsidRDefault="00C62B39" w:rsidP="003F6AB2">
            <w:pPr>
              <w:pStyle w:val="Compact"/>
              <w:spacing w:line="480" w:lineRule="auto"/>
            </w:pPr>
            <w:r w:rsidRPr="002915B7">
              <w:rPr>
                <w:rFonts w:ascii="Calibri Light" w:hAnsi="Calibri Light" w:cs="Calibri Light"/>
                <w:sz w:val="18"/>
                <w:szCs w:val="18"/>
              </w:rPr>
              <w:t>Morus bassanus</w:t>
            </w:r>
          </w:p>
        </w:tc>
      </w:tr>
      <w:tr w:rsidR="00C62B39" w:rsidRPr="002915B7" w14:paraId="3587AACA" w14:textId="77777777">
        <w:tc>
          <w:tcPr>
            <w:tcW w:w="1962" w:type="dxa"/>
            <w:shd w:val="clear" w:color="auto" w:fill="auto"/>
          </w:tcPr>
          <w:p w14:paraId="0374DE7A"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alba</w:t>
            </w:r>
          </w:p>
        </w:tc>
      </w:tr>
      <w:tr w:rsidR="00C62B39" w:rsidRPr="002915B7" w14:paraId="63FBD4EC" w14:textId="77777777">
        <w:tc>
          <w:tcPr>
            <w:tcW w:w="1962" w:type="dxa"/>
            <w:shd w:val="clear" w:color="auto" w:fill="auto"/>
          </w:tcPr>
          <w:p w14:paraId="30AFD143"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cinerea</w:t>
            </w:r>
          </w:p>
        </w:tc>
      </w:tr>
      <w:tr w:rsidR="00C62B39" w:rsidRPr="002915B7" w14:paraId="410D6E86" w14:textId="77777777">
        <w:tc>
          <w:tcPr>
            <w:tcW w:w="1962" w:type="dxa"/>
            <w:shd w:val="clear" w:color="auto" w:fill="auto"/>
          </w:tcPr>
          <w:p w14:paraId="4F245CEA"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citreola</w:t>
            </w:r>
          </w:p>
        </w:tc>
      </w:tr>
      <w:tr w:rsidR="00C62B39" w:rsidRPr="002915B7" w14:paraId="6A3DA7B3" w14:textId="77777777">
        <w:tc>
          <w:tcPr>
            <w:tcW w:w="1962" w:type="dxa"/>
            <w:shd w:val="clear" w:color="auto" w:fill="auto"/>
          </w:tcPr>
          <w:p w14:paraId="3B55EBA3"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flava</w:t>
            </w:r>
          </w:p>
        </w:tc>
      </w:tr>
      <w:tr w:rsidR="00C62B39" w:rsidRPr="002915B7" w14:paraId="68535D75" w14:textId="77777777">
        <w:tc>
          <w:tcPr>
            <w:tcW w:w="1962" w:type="dxa"/>
            <w:shd w:val="clear" w:color="auto" w:fill="auto"/>
          </w:tcPr>
          <w:p w14:paraId="5A5775E9" w14:textId="77777777" w:rsidR="00C62B39" w:rsidRPr="002915B7" w:rsidRDefault="00C62B39" w:rsidP="003F6AB2">
            <w:pPr>
              <w:pStyle w:val="Compact"/>
              <w:spacing w:line="480" w:lineRule="auto"/>
            </w:pPr>
            <w:r w:rsidRPr="002915B7">
              <w:rPr>
                <w:rFonts w:ascii="Calibri Light" w:hAnsi="Calibri Light" w:cs="Calibri Light"/>
                <w:sz w:val="18"/>
                <w:szCs w:val="18"/>
              </w:rPr>
              <w:t>Muscicapa striata</w:t>
            </w:r>
          </w:p>
        </w:tc>
      </w:tr>
      <w:tr w:rsidR="00C62B39" w:rsidRPr="002915B7" w14:paraId="550B043F" w14:textId="77777777">
        <w:tc>
          <w:tcPr>
            <w:tcW w:w="1962" w:type="dxa"/>
            <w:shd w:val="clear" w:color="auto" w:fill="auto"/>
          </w:tcPr>
          <w:p w14:paraId="61354E55" w14:textId="77777777" w:rsidR="00C62B39" w:rsidRPr="002915B7" w:rsidRDefault="00C62B39" w:rsidP="003F6AB2">
            <w:pPr>
              <w:pStyle w:val="Compact"/>
              <w:spacing w:line="480" w:lineRule="auto"/>
            </w:pPr>
            <w:r w:rsidRPr="002915B7">
              <w:rPr>
                <w:rFonts w:ascii="Calibri Light" w:hAnsi="Calibri Light" w:cs="Calibri Light"/>
                <w:sz w:val="18"/>
                <w:szCs w:val="18"/>
              </w:rPr>
              <w:t>Neophron percnopterus</w:t>
            </w:r>
          </w:p>
        </w:tc>
      </w:tr>
      <w:tr w:rsidR="00C62B39" w:rsidRPr="002915B7" w14:paraId="23D22303" w14:textId="77777777">
        <w:tc>
          <w:tcPr>
            <w:tcW w:w="1962" w:type="dxa"/>
            <w:shd w:val="clear" w:color="auto" w:fill="auto"/>
          </w:tcPr>
          <w:p w14:paraId="22AEB7E9" w14:textId="77777777" w:rsidR="00C62B39" w:rsidRPr="002915B7" w:rsidRDefault="00C62B39" w:rsidP="003F6AB2">
            <w:pPr>
              <w:pStyle w:val="Compact"/>
              <w:spacing w:line="480" w:lineRule="auto"/>
            </w:pPr>
            <w:r w:rsidRPr="002915B7">
              <w:rPr>
                <w:rFonts w:ascii="Calibri Light" w:hAnsi="Calibri Light" w:cs="Calibri Light"/>
                <w:sz w:val="18"/>
                <w:szCs w:val="18"/>
              </w:rPr>
              <w:t>Netta rufina</w:t>
            </w:r>
          </w:p>
        </w:tc>
      </w:tr>
      <w:tr w:rsidR="00C62B39" w:rsidRPr="002915B7" w14:paraId="47C5C2C8" w14:textId="77777777">
        <w:tc>
          <w:tcPr>
            <w:tcW w:w="1962" w:type="dxa"/>
            <w:shd w:val="clear" w:color="auto" w:fill="auto"/>
          </w:tcPr>
          <w:p w14:paraId="4F95FADD" w14:textId="77777777" w:rsidR="00C62B39" w:rsidRPr="002915B7" w:rsidRDefault="00C62B39" w:rsidP="003F6AB2">
            <w:pPr>
              <w:pStyle w:val="Compact"/>
              <w:spacing w:line="480" w:lineRule="auto"/>
            </w:pPr>
            <w:r w:rsidRPr="002915B7">
              <w:rPr>
                <w:rFonts w:ascii="Calibri Light" w:hAnsi="Calibri Light" w:cs="Calibri Light"/>
                <w:sz w:val="18"/>
                <w:szCs w:val="18"/>
              </w:rPr>
              <w:t>Nucifraga caryocatactes</w:t>
            </w:r>
          </w:p>
        </w:tc>
      </w:tr>
      <w:tr w:rsidR="00C62B39" w:rsidRPr="002915B7" w14:paraId="6D4556B6" w14:textId="77777777">
        <w:tc>
          <w:tcPr>
            <w:tcW w:w="1962" w:type="dxa"/>
            <w:shd w:val="clear" w:color="auto" w:fill="auto"/>
          </w:tcPr>
          <w:p w14:paraId="08CE4BF9"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arquata</w:t>
            </w:r>
          </w:p>
        </w:tc>
      </w:tr>
      <w:tr w:rsidR="00C62B39" w:rsidRPr="002915B7" w14:paraId="178EC0D0" w14:textId="77777777">
        <w:tc>
          <w:tcPr>
            <w:tcW w:w="1962" w:type="dxa"/>
            <w:shd w:val="clear" w:color="auto" w:fill="auto"/>
          </w:tcPr>
          <w:p w14:paraId="181C7A5B"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phaeopus</w:t>
            </w:r>
          </w:p>
        </w:tc>
      </w:tr>
      <w:tr w:rsidR="00C62B39" w:rsidRPr="002915B7" w14:paraId="23990A04" w14:textId="77777777">
        <w:tc>
          <w:tcPr>
            <w:tcW w:w="1962" w:type="dxa"/>
            <w:shd w:val="clear" w:color="auto" w:fill="auto"/>
          </w:tcPr>
          <w:p w14:paraId="5A87B78A" w14:textId="77777777" w:rsidR="00C62B39" w:rsidRPr="002915B7" w:rsidRDefault="00C62B39" w:rsidP="003F6AB2">
            <w:pPr>
              <w:pStyle w:val="Compact"/>
              <w:spacing w:line="480" w:lineRule="auto"/>
            </w:pPr>
            <w:r w:rsidRPr="002915B7">
              <w:rPr>
                <w:rFonts w:ascii="Calibri Light" w:hAnsi="Calibri Light" w:cs="Calibri Light"/>
                <w:sz w:val="18"/>
                <w:szCs w:val="18"/>
              </w:rPr>
              <w:t>Nyctea scandiaca</w:t>
            </w:r>
          </w:p>
        </w:tc>
      </w:tr>
      <w:tr w:rsidR="00C62B39" w:rsidRPr="002915B7" w14:paraId="52CB9919" w14:textId="77777777">
        <w:tc>
          <w:tcPr>
            <w:tcW w:w="1962" w:type="dxa"/>
            <w:shd w:val="clear" w:color="auto" w:fill="auto"/>
          </w:tcPr>
          <w:p w14:paraId="41220FF9" w14:textId="77777777" w:rsidR="00C62B39" w:rsidRPr="002915B7" w:rsidRDefault="00C62B39" w:rsidP="003F6AB2">
            <w:pPr>
              <w:pStyle w:val="Compact"/>
              <w:spacing w:line="480" w:lineRule="auto"/>
            </w:pPr>
            <w:r w:rsidRPr="002915B7">
              <w:rPr>
                <w:rFonts w:ascii="Calibri Light" w:hAnsi="Calibri Light" w:cs="Calibri Light"/>
                <w:sz w:val="18"/>
                <w:szCs w:val="18"/>
              </w:rPr>
              <w:t>Nycticorax nycticorax</w:t>
            </w:r>
          </w:p>
        </w:tc>
      </w:tr>
      <w:tr w:rsidR="00C62B39" w:rsidRPr="002915B7" w14:paraId="6320FFAB" w14:textId="77777777">
        <w:tc>
          <w:tcPr>
            <w:tcW w:w="1962" w:type="dxa"/>
            <w:shd w:val="clear" w:color="auto" w:fill="auto"/>
          </w:tcPr>
          <w:p w14:paraId="67BD4585"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castro</w:t>
            </w:r>
          </w:p>
        </w:tc>
      </w:tr>
      <w:tr w:rsidR="00C62B39" w:rsidRPr="002915B7" w14:paraId="212A3115" w14:textId="77777777">
        <w:tc>
          <w:tcPr>
            <w:tcW w:w="1962" w:type="dxa"/>
            <w:shd w:val="clear" w:color="auto" w:fill="auto"/>
          </w:tcPr>
          <w:p w14:paraId="03FD22BC"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leucorhoa</w:t>
            </w:r>
          </w:p>
        </w:tc>
      </w:tr>
      <w:tr w:rsidR="00C62B39" w:rsidRPr="002915B7" w14:paraId="0D751C05" w14:textId="77777777">
        <w:tc>
          <w:tcPr>
            <w:tcW w:w="1962" w:type="dxa"/>
            <w:shd w:val="clear" w:color="auto" w:fill="auto"/>
          </w:tcPr>
          <w:p w14:paraId="6AA9C19A"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hispanica</w:t>
            </w:r>
          </w:p>
        </w:tc>
      </w:tr>
      <w:tr w:rsidR="00C62B39" w:rsidRPr="002915B7" w14:paraId="5BEA8C8B" w14:textId="77777777">
        <w:tc>
          <w:tcPr>
            <w:tcW w:w="1962" w:type="dxa"/>
            <w:shd w:val="clear" w:color="auto" w:fill="auto"/>
          </w:tcPr>
          <w:p w14:paraId="60C0B4F2"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isabellina</w:t>
            </w:r>
          </w:p>
        </w:tc>
      </w:tr>
      <w:tr w:rsidR="00C62B39" w:rsidRPr="002915B7" w14:paraId="3E5A7AAA" w14:textId="77777777">
        <w:tc>
          <w:tcPr>
            <w:tcW w:w="1962" w:type="dxa"/>
            <w:shd w:val="clear" w:color="auto" w:fill="auto"/>
          </w:tcPr>
          <w:p w14:paraId="501E8829"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leucura</w:t>
            </w:r>
          </w:p>
        </w:tc>
      </w:tr>
      <w:tr w:rsidR="00C62B39" w:rsidRPr="002915B7" w14:paraId="70160966" w14:textId="77777777">
        <w:tc>
          <w:tcPr>
            <w:tcW w:w="1962" w:type="dxa"/>
            <w:shd w:val="clear" w:color="auto" w:fill="auto"/>
          </w:tcPr>
          <w:p w14:paraId="3020A992"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oenanthe</w:t>
            </w:r>
          </w:p>
        </w:tc>
      </w:tr>
      <w:tr w:rsidR="00C62B39" w:rsidRPr="002915B7" w14:paraId="20179A7D" w14:textId="77777777">
        <w:tc>
          <w:tcPr>
            <w:tcW w:w="1962" w:type="dxa"/>
            <w:shd w:val="clear" w:color="auto" w:fill="auto"/>
          </w:tcPr>
          <w:p w14:paraId="1873733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pleschanka</w:t>
            </w:r>
          </w:p>
        </w:tc>
      </w:tr>
      <w:tr w:rsidR="00C62B39" w:rsidRPr="002915B7" w14:paraId="25E84D79" w14:textId="77777777">
        <w:tc>
          <w:tcPr>
            <w:tcW w:w="1962" w:type="dxa"/>
            <w:shd w:val="clear" w:color="auto" w:fill="auto"/>
          </w:tcPr>
          <w:p w14:paraId="448E65E8" w14:textId="77777777" w:rsidR="00C62B39" w:rsidRPr="002915B7" w:rsidRDefault="00C62B39" w:rsidP="003F6AB2">
            <w:pPr>
              <w:pStyle w:val="Compact"/>
              <w:spacing w:line="480" w:lineRule="auto"/>
            </w:pPr>
            <w:r w:rsidRPr="002915B7">
              <w:rPr>
                <w:rFonts w:ascii="Calibri Light" w:hAnsi="Calibri Light" w:cs="Calibri Light"/>
                <w:sz w:val="18"/>
                <w:szCs w:val="18"/>
              </w:rPr>
              <w:t>Oriolus oriolus</w:t>
            </w:r>
          </w:p>
        </w:tc>
      </w:tr>
      <w:tr w:rsidR="00C62B39" w:rsidRPr="002915B7" w14:paraId="44B8759E" w14:textId="77777777">
        <w:tc>
          <w:tcPr>
            <w:tcW w:w="1962" w:type="dxa"/>
            <w:shd w:val="clear" w:color="auto" w:fill="auto"/>
          </w:tcPr>
          <w:p w14:paraId="5BF0ECC7" w14:textId="77777777" w:rsidR="00C62B39" w:rsidRPr="002915B7" w:rsidRDefault="00C62B39" w:rsidP="003F6AB2">
            <w:pPr>
              <w:pStyle w:val="Compact"/>
              <w:spacing w:line="480" w:lineRule="auto"/>
            </w:pPr>
            <w:r w:rsidRPr="002915B7">
              <w:rPr>
                <w:rFonts w:ascii="Calibri Light" w:hAnsi="Calibri Light" w:cs="Calibri Light"/>
                <w:sz w:val="18"/>
                <w:szCs w:val="18"/>
              </w:rPr>
              <w:t>Otis tarda</w:t>
            </w:r>
          </w:p>
        </w:tc>
      </w:tr>
      <w:tr w:rsidR="00C62B39" w:rsidRPr="002915B7" w14:paraId="545FDDE3" w14:textId="77777777">
        <w:tc>
          <w:tcPr>
            <w:tcW w:w="1962" w:type="dxa"/>
            <w:shd w:val="clear" w:color="auto" w:fill="auto"/>
          </w:tcPr>
          <w:p w14:paraId="73851ABE" w14:textId="77777777" w:rsidR="00C62B39" w:rsidRPr="002915B7" w:rsidRDefault="00C62B39" w:rsidP="003F6AB2">
            <w:pPr>
              <w:pStyle w:val="Compact"/>
              <w:spacing w:line="480" w:lineRule="auto"/>
            </w:pPr>
            <w:r w:rsidRPr="002915B7">
              <w:rPr>
                <w:rFonts w:ascii="Calibri Light" w:hAnsi="Calibri Light" w:cs="Calibri Light"/>
                <w:sz w:val="18"/>
                <w:szCs w:val="18"/>
              </w:rPr>
              <w:t>Otus scops</w:t>
            </w:r>
          </w:p>
        </w:tc>
      </w:tr>
      <w:tr w:rsidR="00C62B39" w:rsidRPr="002915B7" w14:paraId="5B214EBF" w14:textId="77777777">
        <w:tc>
          <w:tcPr>
            <w:tcW w:w="1962" w:type="dxa"/>
            <w:shd w:val="clear" w:color="auto" w:fill="auto"/>
          </w:tcPr>
          <w:p w14:paraId="7CD038D5" w14:textId="77777777" w:rsidR="00C62B39" w:rsidRPr="002915B7" w:rsidRDefault="00C62B39" w:rsidP="003F6AB2">
            <w:pPr>
              <w:pStyle w:val="Compact"/>
              <w:spacing w:line="480" w:lineRule="auto"/>
            </w:pPr>
            <w:r w:rsidRPr="002915B7">
              <w:rPr>
                <w:rFonts w:ascii="Calibri Light" w:hAnsi="Calibri Light" w:cs="Calibri Light"/>
                <w:sz w:val="18"/>
                <w:szCs w:val="18"/>
              </w:rPr>
              <w:t>Oxyura leucocephala</w:t>
            </w:r>
          </w:p>
        </w:tc>
      </w:tr>
      <w:tr w:rsidR="00C62B39" w:rsidRPr="002915B7" w14:paraId="75FE3F91" w14:textId="77777777">
        <w:tc>
          <w:tcPr>
            <w:tcW w:w="1962" w:type="dxa"/>
            <w:shd w:val="clear" w:color="auto" w:fill="auto"/>
          </w:tcPr>
          <w:p w14:paraId="27D6C988" w14:textId="77777777" w:rsidR="00C62B39" w:rsidRPr="002915B7" w:rsidRDefault="00C62B39" w:rsidP="003F6AB2">
            <w:pPr>
              <w:pStyle w:val="Compact"/>
              <w:spacing w:line="480" w:lineRule="auto"/>
            </w:pPr>
            <w:r w:rsidRPr="002915B7">
              <w:rPr>
                <w:rFonts w:ascii="Calibri Light" w:hAnsi="Calibri Light" w:cs="Calibri Light"/>
                <w:sz w:val="18"/>
                <w:szCs w:val="18"/>
              </w:rPr>
              <w:t>Pandion haliaetus</w:t>
            </w:r>
          </w:p>
        </w:tc>
      </w:tr>
      <w:tr w:rsidR="00C62B39" w:rsidRPr="002915B7" w14:paraId="796AC865" w14:textId="77777777">
        <w:tc>
          <w:tcPr>
            <w:tcW w:w="1962" w:type="dxa"/>
            <w:shd w:val="clear" w:color="auto" w:fill="auto"/>
          </w:tcPr>
          <w:p w14:paraId="35D9A3B9" w14:textId="77777777" w:rsidR="00C62B39" w:rsidRPr="002915B7" w:rsidRDefault="00C62B39" w:rsidP="003F6AB2">
            <w:pPr>
              <w:pStyle w:val="Compact"/>
              <w:spacing w:line="480" w:lineRule="auto"/>
            </w:pPr>
            <w:r w:rsidRPr="002915B7">
              <w:rPr>
                <w:rFonts w:ascii="Calibri Light" w:hAnsi="Calibri Light" w:cs="Calibri Light"/>
                <w:sz w:val="18"/>
                <w:szCs w:val="18"/>
              </w:rPr>
              <w:t>Panurus biarmicus</w:t>
            </w:r>
          </w:p>
        </w:tc>
      </w:tr>
      <w:tr w:rsidR="00C62B39" w:rsidRPr="002915B7" w14:paraId="02BEF2B5" w14:textId="77777777">
        <w:tc>
          <w:tcPr>
            <w:tcW w:w="1962" w:type="dxa"/>
            <w:shd w:val="clear" w:color="auto" w:fill="auto"/>
          </w:tcPr>
          <w:p w14:paraId="1096C2E1" w14:textId="77777777" w:rsidR="00C62B39" w:rsidRPr="002915B7" w:rsidRDefault="00C62B39" w:rsidP="003F6AB2">
            <w:pPr>
              <w:pStyle w:val="Compact"/>
              <w:spacing w:line="480" w:lineRule="auto"/>
            </w:pPr>
            <w:r w:rsidRPr="002915B7">
              <w:rPr>
                <w:rFonts w:ascii="Calibri Light" w:hAnsi="Calibri Light" w:cs="Calibri Light"/>
                <w:sz w:val="18"/>
                <w:szCs w:val="18"/>
              </w:rPr>
              <w:t>Parus caeruleus</w:t>
            </w:r>
          </w:p>
        </w:tc>
      </w:tr>
      <w:tr w:rsidR="00C62B39" w:rsidRPr="002915B7" w14:paraId="0D7B9462" w14:textId="77777777">
        <w:tc>
          <w:tcPr>
            <w:tcW w:w="1962" w:type="dxa"/>
            <w:shd w:val="clear" w:color="auto" w:fill="auto"/>
          </w:tcPr>
          <w:p w14:paraId="7271A95F" w14:textId="77777777" w:rsidR="00C62B39" w:rsidRPr="002915B7" w:rsidRDefault="00C62B39" w:rsidP="003F6AB2">
            <w:pPr>
              <w:pStyle w:val="Compact"/>
              <w:spacing w:line="480" w:lineRule="auto"/>
            </w:pPr>
            <w:r w:rsidRPr="002915B7">
              <w:rPr>
                <w:rFonts w:ascii="Calibri Light" w:hAnsi="Calibri Light" w:cs="Calibri Light"/>
                <w:sz w:val="18"/>
                <w:szCs w:val="18"/>
              </w:rPr>
              <w:t>Parus cinctus</w:t>
            </w:r>
          </w:p>
        </w:tc>
      </w:tr>
      <w:tr w:rsidR="00C62B39" w:rsidRPr="002915B7" w14:paraId="43507851" w14:textId="77777777">
        <w:tc>
          <w:tcPr>
            <w:tcW w:w="1962" w:type="dxa"/>
            <w:shd w:val="clear" w:color="auto" w:fill="auto"/>
          </w:tcPr>
          <w:p w14:paraId="58F8292D" w14:textId="77777777" w:rsidR="00C62B39" w:rsidRPr="002915B7" w:rsidRDefault="00C62B39" w:rsidP="003F6AB2">
            <w:pPr>
              <w:pStyle w:val="Compact"/>
              <w:spacing w:line="480" w:lineRule="auto"/>
            </w:pPr>
            <w:r w:rsidRPr="002915B7">
              <w:rPr>
                <w:rFonts w:ascii="Calibri Light" w:hAnsi="Calibri Light" w:cs="Calibri Light"/>
                <w:sz w:val="18"/>
                <w:szCs w:val="18"/>
              </w:rPr>
              <w:t>Parus cristatus</w:t>
            </w:r>
          </w:p>
        </w:tc>
      </w:tr>
      <w:tr w:rsidR="00C62B39" w:rsidRPr="002915B7" w14:paraId="736264AA" w14:textId="77777777">
        <w:tc>
          <w:tcPr>
            <w:tcW w:w="1962" w:type="dxa"/>
            <w:shd w:val="clear" w:color="auto" w:fill="auto"/>
          </w:tcPr>
          <w:p w14:paraId="01249485" w14:textId="77777777" w:rsidR="00C62B39" w:rsidRPr="002915B7" w:rsidRDefault="00C62B39" w:rsidP="003F6AB2">
            <w:pPr>
              <w:pStyle w:val="Compact"/>
              <w:spacing w:line="480" w:lineRule="auto"/>
            </w:pPr>
            <w:r w:rsidRPr="002915B7">
              <w:rPr>
                <w:rFonts w:ascii="Calibri Light" w:hAnsi="Calibri Light" w:cs="Calibri Light"/>
                <w:sz w:val="18"/>
                <w:szCs w:val="18"/>
              </w:rPr>
              <w:t>Parus lugubris</w:t>
            </w:r>
          </w:p>
        </w:tc>
      </w:tr>
      <w:tr w:rsidR="00C62B39" w:rsidRPr="002915B7" w14:paraId="06922F85" w14:textId="77777777">
        <w:tc>
          <w:tcPr>
            <w:tcW w:w="1962" w:type="dxa"/>
            <w:shd w:val="clear" w:color="auto" w:fill="auto"/>
          </w:tcPr>
          <w:p w14:paraId="20BCD05C" w14:textId="77777777" w:rsidR="00C62B39" w:rsidRPr="002915B7" w:rsidRDefault="00C62B39" w:rsidP="003F6AB2">
            <w:pPr>
              <w:pStyle w:val="Compact"/>
              <w:spacing w:line="480" w:lineRule="auto"/>
            </w:pPr>
            <w:r w:rsidRPr="002915B7">
              <w:rPr>
                <w:rFonts w:ascii="Calibri Light" w:hAnsi="Calibri Light" w:cs="Calibri Light"/>
                <w:sz w:val="18"/>
                <w:szCs w:val="18"/>
              </w:rPr>
              <w:t>Parus major</w:t>
            </w:r>
          </w:p>
        </w:tc>
      </w:tr>
      <w:tr w:rsidR="00C62B39" w:rsidRPr="002915B7" w14:paraId="72B394F2" w14:textId="77777777">
        <w:tc>
          <w:tcPr>
            <w:tcW w:w="1962" w:type="dxa"/>
            <w:shd w:val="clear" w:color="auto" w:fill="auto"/>
          </w:tcPr>
          <w:p w14:paraId="3135A97B" w14:textId="77777777" w:rsidR="00C62B39" w:rsidRPr="002915B7" w:rsidRDefault="00C62B39" w:rsidP="003F6AB2">
            <w:pPr>
              <w:pStyle w:val="Compact"/>
              <w:spacing w:line="480" w:lineRule="auto"/>
            </w:pPr>
            <w:r w:rsidRPr="002915B7">
              <w:rPr>
                <w:rFonts w:ascii="Calibri Light" w:hAnsi="Calibri Light" w:cs="Calibri Light"/>
                <w:sz w:val="18"/>
                <w:szCs w:val="18"/>
              </w:rPr>
              <w:t>Parus montanus</w:t>
            </w:r>
          </w:p>
        </w:tc>
      </w:tr>
      <w:tr w:rsidR="00C62B39" w:rsidRPr="002915B7" w14:paraId="56C60D19" w14:textId="77777777">
        <w:tc>
          <w:tcPr>
            <w:tcW w:w="1962" w:type="dxa"/>
            <w:shd w:val="clear" w:color="auto" w:fill="auto"/>
          </w:tcPr>
          <w:p w14:paraId="6E65E9C5" w14:textId="77777777" w:rsidR="00C62B39" w:rsidRPr="002915B7" w:rsidRDefault="00C62B39" w:rsidP="003F6AB2">
            <w:pPr>
              <w:pStyle w:val="Compact"/>
              <w:spacing w:line="480" w:lineRule="auto"/>
            </w:pPr>
            <w:r w:rsidRPr="002915B7">
              <w:rPr>
                <w:rFonts w:ascii="Calibri Light" w:hAnsi="Calibri Light" w:cs="Calibri Light"/>
                <w:sz w:val="18"/>
                <w:szCs w:val="18"/>
              </w:rPr>
              <w:t>Parus palustris</w:t>
            </w:r>
          </w:p>
        </w:tc>
      </w:tr>
      <w:tr w:rsidR="00C62B39" w:rsidRPr="002915B7" w14:paraId="7211A5B7" w14:textId="77777777">
        <w:tc>
          <w:tcPr>
            <w:tcW w:w="1962" w:type="dxa"/>
            <w:shd w:val="clear" w:color="auto" w:fill="auto"/>
          </w:tcPr>
          <w:p w14:paraId="06F14C88" w14:textId="77777777" w:rsidR="00C62B39" w:rsidRPr="002915B7" w:rsidRDefault="00C62B39" w:rsidP="003F6AB2">
            <w:pPr>
              <w:pStyle w:val="Compact"/>
              <w:spacing w:line="480" w:lineRule="auto"/>
            </w:pPr>
            <w:r w:rsidRPr="002915B7">
              <w:rPr>
                <w:rFonts w:ascii="Calibri Light" w:hAnsi="Calibri Light" w:cs="Calibri Light"/>
                <w:sz w:val="18"/>
                <w:szCs w:val="18"/>
              </w:rPr>
              <w:t>Passer domesticus</w:t>
            </w:r>
          </w:p>
        </w:tc>
      </w:tr>
      <w:tr w:rsidR="00C62B39" w:rsidRPr="002915B7" w14:paraId="28F1A6B0" w14:textId="77777777">
        <w:tc>
          <w:tcPr>
            <w:tcW w:w="1962" w:type="dxa"/>
            <w:shd w:val="clear" w:color="auto" w:fill="auto"/>
          </w:tcPr>
          <w:p w14:paraId="2A0F530B" w14:textId="77777777" w:rsidR="00C62B39" w:rsidRPr="002915B7" w:rsidRDefault="00C62B39" w:rsidP="003F6AB2">
            <w:pPr>
              <w:pStyle w:val="Compact"/>
              <w:spacing w:line="480" w:lineRule="auto"/>
            </w:pPr>
            <w:r w:rsidRPr="002915B7">
              <w:rPr>
                <w:rFonts w:ascii="Calibri Light" w:hAnsi="Calibri Light" w:cs="Calibri Light"/>
                <w:sz w:val="18"/>
                <w:szCs w:val="18"/>
              </w:rPr>
              <w:t>Passer hispaniolensis</w:t>
            </w:r>
          </w:p>
        </w:tc>
      </w:tr>
      <w:tr w:rsidR="00C62B39" w:rsidRPr="002915B7" w14:paraId="2ED9B51E" w14:textId="77777777">
        <w:tc>
          <w:tcPr>
            <w:tcW w:w="1962" w:type="dxa"/>
            <w:shd w:val="clear" w:color="auto" w:fill="auto"/>
          </w:tcPr>
          <w:p w14:paraId="599471AC" w14:textId="77777777" w:rsidR="00C62B39" w:rsidRPr="002915B7" w:rsidRDefault="00C62B39" w:rsidP="003F6AB2">
            <w:pPr>
              <w:pStyle w:val="Compact"/>
              <w:spacing w:line="480" w:lineRule="auto"/>
            </w:pPr>
            <w:r w:rsidRPr="002915B7">
              <w:rPr>
                <w:rFonts w:ascii="Calibri Light" w:hAnsi="Calibri Light" w:cs="Calibri Light"/>
                <w:sz w:val="18"/>
                <w:szCs w:val="18"/>
              </w:rPr>
              <w:t>Passer italiae</w:t>
            </w:r>
          </w:p>
        </w:tc>
      </w:tr>
      <w:tr w:rsidR="00C62B39" w:rsidRPr="002915B7" w14:paraId="103BEEAD" w14:textId="77777777">
        <w:tc>
          <w:tcPr>
            <w:tcW w:w="1962" w:type="dxa"/>
            <w:shd w:val="clear" w:color="auto" w:fill="auto"/>
          </w:tcPr>
          <w:p w14:paraId="71060D5F" w14:textId="77777777" w:rsidR="00C62B39" w:rsidRPr="002915B7" w:rsidRDefault="00C62B39" w:rsidP="003F6AB2">
            <w:pPr>
              <w:pStyle w:val="Compact"/>
              <w:spacing w:line="480" w:lineRule="auto"/>
            </w:pPr>
            <w:r w:rsidRPr="002915B7">
              <w:rPr>
                <w:rFonts w:ascii="Calibri Light" w:hAnsi="Calibri Light" w:cs="Calibri Light"/>
                <w:sz w:val="18"/>
                <w:szCs w:val="18"/>
              </w:rPr>
              <w:t>Passer montanus</w:t>
            </w:r>
          </w:p>
        </w:tc>
      </w:tr>
      <w:tr w:rsidR="00C62B39" w:rsidRPr="002915B7" w14:paraId="420192B5" w14:textId="77777777">
        <w:tc>
          <w:tcPr>
            <w:tcW w:w="1962" w:type="dxa"/>
            <w:shd w:val="clear" w:color="auto" w:fill="auto"/>
          </w:tcPr>
          <w:p w14:paraId="66400B62"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crispus</w:t>
            </w:r>
          </w:p>
        </w:tc>
      </w:tr>
      <w:tr w:rsidR="00C62B39" w:rsidRPr="002915B7" w14:paraId="4FC1C59E" w14:textId="77777777">
        <w:tc>
          <w:tcPr>
            <w:tcW w:w="1962" w:type="dxa"/>
            <w:shd w:val="clear" w:color="auto" w:fill="auto"/>
          </w:tcPr>
          <w:p w14:paraId="5165F701"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onocrotalus</w:t>
            </w:r>
          </w:p>
        </w:tc>
      </w:tr>
      <w:tr w:rsidR="00C62B39" w:rsidRPr="002915B7" w14:paraId="0C2D6B82" w14:textId="77777777">
        <w:tc>
          <w:tcPr>
            <w:tcW w:w="1962" w:type="dxa"/>
            <w:shd w:val="clear" w:color="auto" w:fill="auto"/>
          </w:tcPr>
          <w:p w14:paraId="57C71996" w14:textId="77777777" w:rsidR="00C62B39" w:rsidRPr="002915B7" w:rsidRDefault="00C62B39" w:rsidP="003F6AB2">
            <w:pPr>
              <w:pStyle w:val="Compact"/>
              <w:spacing w:line="480" w:lineRule="auto"/>
            </w:pPr>
            <w:r w:rsidRPr="002915B7">
              <w:rPr>
                <w:rFonts w:ascii="Calibri Light" w:hAnsi="Calibri Light" w:cs="Calibri Light"/>
                <w:sz w:val="18"/>
                <w:szCs w:val="18"/>
              </w:rPr>
              <w:t>Perisoreus infaustus</w:t>
            </w:r>
          </w:p>
        </w:tc>
      </w:tr>
      <w:tr w:rsidR="00C62B39" w:rsidRPr="002915B7" w14:paraId="29A50071" w14:textId="77777777">
        <w:tc>
          <w:tcPr>
            <w:tcW w:w="1962" w:type="dxa"/>
            <w:shd w:val="clear" w:color="auto" w:fill="auto"/>
          </w:tcPr>
          <w:p w14:paraId="45820FCD" w14:textId="77777777" w:rsidR="00C62B39" w:rsidRPr="002915B7" w:rsidRDefault="00C62B39" w:rsidP="003F6AB2">
            <w:pPr>
              <w:pStyle w:val="Compact"/>
              <w:spacing w:line="480" w:lineRule="auto"/>
            </w:pPr>
            <w:r w:rsidRPr="002915B7">
              <w:rPr>
                <w:rFonts w:ascii="Calibri Light" w:hAnsi="Calibri Light" w:cs="Calibri Light"/>
                <w:sz w:val="18"/>
                <w:szCs w:val="18"/>
              </w:rPr>
              <w:t>Pernis apivorus</w:t>
            </w:r>
          </w:p>
        </w:tc>
      </w:tr>
      <w:tr w:rsidR="00C62B39" w:rsidRPr="002915B7" w14:paraId="6420E5CB" w14:textId="77777777">
        <w:tc>
          <w:tcPr>
            <w:tcW w:w="1962" w:type="dxa"/>
            <w:shd w:val="clear" w:color="auto" w:fill="auto"/>
          </w:tcPr>
          <w:p w14:paraId="3A0EC824" w14:textId="77777777" w:rsidR="00C62B39" w:rsidRPr="002915B7" w:rsidRDefault="00C62B39" w:rsidP="003F6AB2">
            <w:pPr>
              <w:pStyle w:val="Compact"/>
              <w:spacing w:line="480" w:lineRule="auto"/>
            </w:pPr>
            <w:r w:rsidRPr="002915B7">
              <w:rPr>
                <w:rFonts w:ascii="Calibri Light" w:hAnsi="Calibri Light" w:cs="Calibri Light"/>
                <w:sz w:val="18"/>
                <w:szCs w:val="18"/>
              </w:rPr>
              <w:t>Petronia petronia</w:t>
            </w:r>
          </w:p>
        </w:tc>
      </w:tr>
      <w:tr w:rsidR="00C62B39" w:rsidRPr="002915B7" w14:paraId="285A2607" w14:textId="77777777">
        <w:tc>
          <w:tcPr>
            <w:tcW w:w="1962" w:type="dxa"/>
            <w:shd w:val="clear" w:color="auto" w:fill="auto"/>
          </w:tcPr>
          <w:p w14:paraId="5D1C78FB" w14:textId="77777777" w:rsidR="00C62B39" w:rsidRPr="002915B7" w:rsidRDefault="00C62B39" w:rsidP="003F6AB2">
            <w:pPr>
              <w:pStyle w:val="Compact"/>
              <w:spacing w:line="480" w:lineRule="auto"/>
            </w:pPr>
            <w:r w:rsidRPr="002915B7">
              <w:rPr>
                <w:rFonts w:ascii="Calibri Light" w:hAnsi="Calibri Light" w:cs="Calibri Light"/>
                <w:sz w:val="18"/>
                <w:szCs w:val="18"/>
              </w:rPr>
              <w:t>Phalaropus lobatus</w:t>
            </w:r>
          </w:p>
        </w:tc>
      </w:tr>
      <w:tr w:rsidR="00C62B39" w:rsidRPr="002915B7" w14:paraId="138CC305" w14:textId="77777777">
        <w:tc>
          <w:tcPr>
            <w:tcW w:w="1962" w:type="dxa"/>
            <w:shd w:val="clear" w:color="auto" w:fill="auto"/>
          </w:tcPr>
          <w:p w14:paraId="2571A327"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carbo</w:t>
            </w:r>
          </w:p>
        </w:tc>
      </w:tr>
      <w:tr w:rsidR="00C62B39" w:rsidRPr="002915B7" w14:paraId="348842E1" w14:textId="77777777">
        <w:tc>
          <w:tcPr>
            <w:tcW w:w="1962" w:type="dxa"/>
            <w:shd w:val="clear" w:color="auto" w:fill="auto"/>
          </w:tcPr>
          <w:p w14:paraId="1A2264F8"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pygmaeus</w:t>
            </w:r>
          </w:p>
        </w:tc>
      </w:tr>
      <w:tr w:rsidR="00C62B39" w:rsidRPr="002915B7" w14:paraId="78D3CF3F" w14:textId="77777777">
        <w:tc>
          <w:tcPr>
            <w:tcW w:w="1962" w:type="dxa"/>
            <w:shd w:val="clear" w:color="auto" w:fill="auto"/>
          </w:tcPr>
          <w:p w14:paraId="6A7A81D6" w14:textId="77777777" w:rsidR="00C62B39" w:rsidRPr="002915B7" w:rsidRDefault="00C62B39" w:rsidP="003F6AB2">
            <w:pPr>
              <w:pStyle w:val="Compact"/>
              <w:spacing w:line="480" w:lineRule="auto"/>
            </w:pPr>
            <w:r w:rsidRPr="002915B7">
              <w:rPr>
                <w:rFonts w:ascii="Calibri Light" w:hAnsi="Calibri Light" w:cs="Calibri Light"/>
                <w:sz w:val="18"/>
                <w:szCs w:val="18"/>
              </w:rPr>
              <w:t>Phasianus colchicus</w:t>
            </w:r>
          </w:p>
        </w:tc>
      </w:tr>
      <w:tr w:rsidR="00C62B39" w:rsidRPr="002915B7" w14:paraId="75D8DB34" w14:textId="77777777">
        <w:tc>
          <w:tcPr>
            <w:tcW w:w="1962" w:type="dxa"/>
            <w:shd w:val="clear" w:color="auto" w:fill="auto"/>
          </w:tcPr>
          <w:p w14:paraId="70C2A24A" w14:textId="77777777" w:rsidR="00C62B39" w:rsidRPr="002915B7" w:rsidRDefault="00C62B39" w:rsidP="003F6AB2">
            <w:pPr>
              <w:pStyle w:val="Compact"/>
              <w:spacing w:line="480" w:lineRule="auto"/>
            </w:pPr>
            <w:r w:rsidRPr="002915B7">
              <w:rPr>
                <w:rFonts w:ascii="Calibri Light" w:hAnsi="Calibri Light" w:cs="Calibri Light"/>
                <w:sz w:val="18"/>
                <w:szCs w:val="18"/>
              </w:rPr>
              <w:t>Philomachus pugnax</w:t>
            </w:r>
          </w:p>
        </w:tc>
      </w:tr>
      <w:tr w:rsidR="00C62B39" w:rsidRPr="002915B7" w14:paraId="0C432D06" w14:textId="77777777">
        <w:tc>
          <w:tcPr>
            <w:tcW w:w="1962" w:type="dxa"/>
            <w:shd w:val="clear" w:color="auto" w:fill="auto"/>
          </w:tcPr>
          <w:p w14:paraId="1B5E5081" w14:textId="77777777" w:rsidR="00C62B39" w:rsidRPr="002915B7" w:rsidRDefault="00C62B39" w:rsidP="003F6AB2">
            <w:pPr>
              <w:pStyle w:val="Compact"/>
              <w:spacing w:line="480" w:lineRule="auto"/>
            </w:pPr>
            <w:r w:rsidRPr="002915B7">
              <w:rPr>
                <w:rFonts w:ascii="Calibri Light" w:hAnsi="Calibri Light" w:cs="Calibri Light"/>
                <w:sz w:val="18"/>
                <w:szCs w:val="18"/>
              </w:rPr>
              <w:t>Phoenicopterus roseus</w:t>
            </w:r>
          </w:p>
        </w:tc>
      </w:tr>
      <w:tr w:rsidR="00C62B39" w:rsidRPr="002915B7" w14:paraId="3F4E0E01" w14:textId="77777777">
        <w:tc>
          <w:tcPr>
            <w:tcW w:w="1962" w:type="dxa"/>
            <w:shd w:val="clear" w:color="auto" w:fill="auto"/>
          </w:tcPr>
          <w:p w14:paraId="0822EF96"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ochruros</w:t>
            </w:r>
          </w:p>
        </w:tc>
      </w:tr>
      <w:tr w:rsidR="00C62B39" w:rsidRPr="002915B7" w14:paraId="25AE6092" w14:textId="77777777">
        <w:tc>
          <w:tcPr>
            <w:tcW w:w="1962" w:type="dxa"/>
            <w:shd w:val="clear" w:color="auto" w:fill="auto"/>
          </w:tcPr>
          <w:p w14:paraId="307C2544"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phoenicurus</w:t>
            </w:r>
          </w:p>
        </w:tc>
      </w:tr>
      <w:tr w:rsidR="00C62B39" w:rsidRPr="002915B7" w14:paraId="0DB94360" w14:textId="77777777">
        <w:tc>
          <w:tcPr>
            <w:tcW w:w="1962" w:type="dxa"/>
            <w:shd w:val="clear" w:color="auto" w:fill="auto"/>
          </w:tcPr>
          <w:p w14:paraId="2DBB83BA"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bonelli</w:t>
            </w:r>
          </w:p>
        </w:tc>
      </w:tr>
      <w:tr w:rsidR="00C62B39" w:rsidRPr="002915B7" w14:paraId="042D3B58" w14:textId="77777777">
        <w:tc>
          <w:tcPr>
            <w:tcW w:w="1962" w:type="dxa"/>
            <w:shd w:val="clear" w:color="auto" w:fill="auto"/>
          </w:tcPr>
          <w:p w14:paraId="175A7452"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borealis</w:t>
            </w:r>
          </w:p>
        </w:tc>
      </w:tr>
      <w:tr w:rsidR="00C62B39" w:rsidRPr="002915B7" w14:paraId="7C46D136" w14:textId="77777777">
        <w:tc>
          <w:tcPr>
            <w:tcW w:w="1962" w:type="dxa"/>
            <w:shd w:val="clear" w:color="auto" w:fill="auto"/>
          </w:tcPr>
          <w:p w14:paraId="564A525E"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collybita</w:t>
            </w:r>
          </w:p>
        </w:tc>
      </w:tr>
      <w:tr w:rsidR="00C62B39" w:rsidRPr="002915B7" w14:paraId="5EB3979F" w14:textId="77777777">
        <w:tc>
          <w:tcPr>
            <w:tcW w:w="1962" w:type="dxa"/>
            <w:shd w:val="clear" w:color="auto" w:fill="auto"/>
          </w:tcPr>
          <w:p w14:paraId="43D5087E"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Phylloscopus sibilatrix</w:t>
            </w:r>
          </w:p>
        </w:tc>
      </w:tr>
      <w:tr w:rsidR="00C62B39" w:rsidRPr="002915B7" w14:paraId="07CBBDA4" w14:textId="77777777">
        <w:tc>
          <w:tcPr>
            <w:tcW w:w="1962" w:type="dxa"/>
            <w:shd w:val="clear" w:color="auto" w:fill="auto"/>
          </w:tcPr>
          <w:p w14:paraId="2ACCA467"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trochiloides</w:t>
            </w:r>
          </w:p>
        </w:tc>
      </w:tr>
      <w:tr w:rsidR="00C62B39" w:rsidRPr="002915B7" w14:paraId="0D6A71D6" w14:textId="77777777">
        <w:tc>
          <w:tcPr>
            <w:tcW w:w="1962" w:type="dxa"/>
            <w:shd w:val="clear" w:color="auto" w:fill="auto"/>
          </w:tcPr>
          <w:p w14:paraId="2E36F53A"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trochilus</w:t>
            </w:r>
          </w:p>
        </w:tc>
      </w:tr>
      <w:tr w:rsidR="00C62B39" w:rsidRPr="002915B7" w14:paraId="0FE679DE" w14:textId="77777777">
        <w:tc>
          <w:tcPr>
            <w:tcW w:w="1962" w:type="dxa"/>
            <w:shd w:val="clear" w:color="auto" w:fill="auto"/>
          </w:tcPr>
          <w:p w14:paraId="479DE852" w14:textId="77777777" w:rsidR="00C62B39" w:rsidRPr="002915B7" w:rsidRDefault="00C62B39" w:rsidP="003F6AB2">
            <w:pPr>
              <w:pStyle w:val="Compact"/>
              <w:spacing w:line="480" w:lineRule="auto"/>
            </w:pPr>
            <w:r w:rsidRPr="002915B7">
              <w:rPr>
                <w:rFonts w:ascii="Calibri Light" w:hAnsi="Calibri Light" w:cs="Calibri Light"/>
                <w:sz w:val="18"/>
                <w:szCs w:val="18"/>
              </w:rPr>
              <w:t>Pica pica</w:t>
            </w:r>
          </w:p>
        </w:tc>
      </w:tr>
      <w:tr w:rsidR="00C62B39" w:rsidRPr="002915B7" w14:paraId="39968283" w14:textId="77777777">
        <w:tc>
          <w:tcPr>
            <w:tcW w:w="1962" w:type="dxa"/>
            <w:shd w:val="clear" w:color="auto" w:fill="auto"/>
          </w:tcPr>
          <w:p w14:paraId="17DDF897" w14:textId="77777777" w:rsidR="00C62B39" w:rsidRPr="002915B7" w:rsidRDefault="00C62B39" w:rsidP="003F6AB2">
            <w:pPr>
              <w:pStyle w:val="Compact"/>
              <w:spacing w:line="480" w:lineRule="auto"/>
            </w:pPr>
            <w:r w:rsidRPr="002915B7">
              <w:rPr>
                <w:rFonts w:ascii="Calibri Light" w:hAnsi="Calibri Light" w:cs="Calibri Light"/>
                <w:sz w:val="18"/>
                <w:szCs w:val="18"/>
              </w:rPr>
              <w:t>Picoides tridactylus</w:t>
            </w:r>
          </w:p>
        </w:tc>
      </w:tr>
      <w:tr w:rsidR="00C62B39" w:rsidRPr="002915B7" w14:paraId="18BFCC40" w14:textId="77777777">
        <w:tc>
          <w:tcPr>
            <w:tcW w:w="1962" w:type="dxa"/>
            <w:shd w:val="clear" w:color="auto" w:fill="auto"/>
          </w:tcPr>
          <w:p w14:paraId="5E19A445" w14:textId="77777777" w:rsidR="00C62B39" w:rsidRPr="002915B7" w:rsidRDefault="00C62B39" w:rsidP="003F6AB2">
            <w:pPr>
              <w:pStyle w:val="Compact"/>
              <w:spacing w:line="480" w:lineRule="auto"/>
            </w:pPr>
            <w:r w:rsidRPr="002915B7">
              <w:rPr>
                <w:rFonts w:ascii="Calibri Light" w:hAnsi="Calibri Light" w:cs="Calibri Light"/>
                <w:sz w:val="18"/>
                <w:szCs w:val="18"/>
              </w:rPr>
              <w:t>Picus canus</w:t>
            </w:r>
          </w:p>
        </w:tc>
      </w:tr>
      <w:tr w:rsidR="00C62B39" w:rsidRPr="002915B7" w14:paraId="00D1F852" w14:textId="77777777">
        <w:tc>
          <w:tcPr>
            <w:tcW w:w="1962" w:type="dxa"/>
            <w:shd w:val="clear" w:color="auto" w:fill="auto"/>
          </w:tcPr>
          <w:p w14:paraId="110B7D48" w14:textId="77777777" w:rsidR="00C62B39" w:rsidRPr="002915B7" w:rsidRDefault="00C62B39" w:rsidP="003F6AB2">
            <w:pPr>
              <w:pStyle w:val="Compact"/>
              <w:spacing w:line="480" w:lineRule="auto"/>
            </w:pPr>
            <w:r w:rsidRPr="002915B7">
              <w:rPr>
                <w:rFonts w:ascii="Calibri Light" w:hAnsi="Calibri Light" w:cs="Calibri Light"/>
                <w:sz w:val="18"/>
                <w:szCs w:val="18"/>
              </w:rPr>
              <w:t>Picus viridis</w:t>
            </w:r>
          </w:p>
        </w:tc>
      </w:tr>
      <w:tr w:rsidR="00C62B39" w:rsidRPr="002915B7" w14:paraId="57AFDA44" w14:textId="77777777">
        <w:tc>
          <w:tcPr>
            <w:tcW w:w="1962" w:type="dxa"/>
            <w:shd w:val="clear" w:color="auto" w:fill="auto"/>
          </w:tcPr>
          <w:p w14:paraId="12300801" w14:textId="77777777" w:rsidR="00C62B39" w:rsidRPr="002915B7" w:rsidRDefault="00C62B39" w:rsidP="003F6AB2">
            <w:pPr>
              <w:pStyle w:val="Compact"/>
              <w:spacing w:line="480" w:lineRule="auto"/>
            </w:pPr>
            <w:r w:rsidRPr="002915B7">
              <w:rPr>
                <w:rFonts w:ascii="Calibri Light" w:hAnsi="Calibri Light" w:cs="Calibri Light"/>
                <w:sz w:val="18"/>
                <w:szCs w:val="18"/>
              </w:rPr>
              <w:t>Pinicola enucleator</w:t>
            </w:r>
          </w:p>
        </w:tc>
      </w:tr>
      <w:tr w:rsidR="00C62B39" w:rsidRPr="002915B7" w14:paraId="32BC8E27" w14:textId="77777777">
        <w:tc>
          <w:tcPr>
            <w:tcW w:w="1962" w:type="dxa"/>
            <w:shd w:val="clear" w:color="auto" w:fill="auto"/>
          </w:tcPr>
          <w:p w14:paraId="1055481F" w14:textId="77777777" w:rsidR="00C62B39" w:rsidRPr="002915B7" w:rsidRDefault="00C62B39" w:rsidP="003F6AB2">
            <w:pPr>
              <w:pStyle w:val="Compact"/>
              <w:spacing w:line="480" w:lineRule="auto"/>
            </w:pPr>
            <w:r w:rsidRPr="002915B7">
              <w:rPr>
                <w:rFonts w:ascii="Calibri Light" w:hAnsi="Calibri Light" w:cs="Calibri Light"/>
                <w:sz w:val="18"/>
                <w:szCs w:val="18"/>
              </w:rPr>
              <w:t>Platalea leucorodia</w:t>
            </w:r>
          </w:p>
        </w:tc>
      </w:tr>
      <w:tr w:rsidR="00C62B39" w:rsidRPr="002915B7" w14:paraId="302034B3" w14:textId="77777777">
        <w:tc>
          <w:tcPr>
            <w:tcW w:w="1962" w:type="dxa"/>
            <w:shd w:val="clear" w:color="auto" w:fill="auto"/>
          </w:tcPr>
          <w:p w14:paraId="06A62D30" w14:textId="77777777" w:rsidR="00C62B39" w:rsidRPr="002915B7" w:rsidRDefault="00C62B39" w:rsidP="003F6AB2">
            <w:pPr>
              <w:pStyle w:val="Compact"/>
              <w:spacing w:line="480" w:lineRule="auto"/>
            </w:pPr>
            <w:r w:rsidRPr="002915B7">
              <w:rPr>
                <w:rFonts w:ascii="Calibri Light" w:hAnsi="Calibri Light" w:cs="Calibri Light"/>
                <w:sz w:val="18"/>
                <w:szCs w:val="18"/>
              </w:rPr>
              <w:t>Plectrophenax nivalis</w:t>
            </w:r>
          </w:p>
        </w:tc>
      </w:tr>
      <w:tr w:rsidR="00C62B39" w:rsidRPr="002915B7" w14:paraId="349C0B0D" w14:textId="77777777">
        <w:tc>
          <w:tcPr>
            <w:tcW w:w="1962" w:type="dxa"/>
            <w:shd w:val="clear" w:color="auto" w:fill="auto"/>
          </w:tcPr>
          <w:p w14:paraId="5E927B96" w14:textId="77777777" w:rsidR="00C62B39" w:rsidRPr="002915B7" w:rsidRDefault="00C62B39" w:rsidP="003F6AB2">
            <w:pPr>
              <w:pStyle w:val="Compact"/>
              <w:spacing w:line="480" w:lineRule="auto"/>
            </w:pPr>
            <w:r w:rsidRPr="002915B7">
              <w:rPr>
                <w:rFonts w:ascii="Calibri Light" w:hAnsi="Calibri Light" w:cs="Calibri Light"/>
                <w:sz w:val="18"/>
                <w:szCs w:val="18"/>
              </w:rPr>
              <w:t>Plegadis falcinellus</w:t>
            </w:r>
          </w:p>
        </w:tc>
      </w:tr>
      <w:tr w:rsidR="00C62B39" w:rsidRPr="002915B7" w14:paraId="56888659" w14:textId="77777777">
        <w:tc>
          <w:tcPr>
            <w:tcW w:w="1962" w:type="dxa"/>
            <w:shd w:val="clear" w:color="auto" w:fill="auto"/>
          </w:tcPr>
          <w:p w14:paraId="6160B83A" w14:textId="77777777" w:rsidR="00C62B39" w:rsidRPr="002915B7" w:rsidRDefault="00C62B39" w:rsidP="003F6AB2">
            <w:pPr>
              <w:pStyle w:val="Compact"/>
              <w:spacing w:line="480" w:lineRule="auto"/>
            </w:pPr>
            <w:r w:rsidRPr="002915B7">
              <w:rPr>
                <w:rFonts w:ascii="Calibri Light" w:hAnsi="Calibri Light" w:cs="Calibri Light"/>
                <w:sz w:val="18"/>
                <w:szCs w:val="18"/>
              </w:rPr>
              <w:t>Pluvialis apricaria</w:t>
            </w:r>
          </w:p>
        </w:tc>
      </w:tr>
      <w:tr w:rsidR="00C62B39" w:rsidRPr="002915B7" w14:paraId="10E0E11A" w14:textId="77777777">
        <w:tc>
          <w:tcPr>
            <w:tcW w:w="1962" w:type="dxa"/>
            <w:shd w:val="clear" w:color="auto" w:fill="auto"/>
          </w:tcPr>
          <w:p w14:paraId="4E96F925"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auritus</w:t>
            </w:r>
          </w:p>
        </w:tc>
      </w:tr>
      <w:tr w:rsidR="00C62B39" w:rsidRPr="002915B7" w14:paraId="0E46BB75" w14:textId="77777777">
        <w:tc>
          <w:tcPr>
            <w:tcW w:w="1962" w:type="dxa"/>
            <w:shd w:val="clear" w:color="auto" w:fill="auto"/>
          </w:tcPr>
          <w:p w14:paraId="1E286210"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cristatus</w:t>
            </w:r>
          </w:p>
        </w:tc>
      </w:tr>
      <w:tr w:rsidR="00C62B39" w:rsidRPr="002915B7" w14:paraId="67E60A0E" w14:textId="77777777">
        <w:tc>
          <w:tcPr>
            <w:tcW w:w="1962" w:type="dxa"/>
            <w:shd w:val="clear" w:color="auto" w:fill="auto"/>
          </w:tcPr>
          <w:p w14:paraId="4A924175"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grisegena</w:t>
            </w:r>
          </w:p>
        </w:tc>
      </w:tr>
      <w:tr w:rsidR="00C62B39" w:rsidRPr="002915B7" w14:paraId="0AEB2756" w14:textId="77777777">
        <w:tc>
          <w:tcPr>
            <w:tcW w:w="1962" w:type="dxa"/>
            <w:shd w:val="clear" w:color="auto" w:fill="auto"/>
          </w:tcPr>
          <w:p w14:paraId="7F1CB225"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nigricollis</w:t>
            </w:r>
          </w:p>
        </w:tc>
      </w:tr>
      <w:tr w:rsidR="00C62B39" w:rsidRPr="002915B7" w14:paraId="07AE7B50" w14:textId="77777777">
        <w:tc>
          <w:tcPr>
            <w:tcW w:w="1962" w:type="dxa"/>
            <w:shd w:val="clear" w:color="auto" w:fill="auto"/>
          </w:tcPr>
          <w:p w14:paraId="7A50C550" w14:textId="77777777" w:rsidR="00C62B39" w:rsidRPr="002915B7" w:rsidRDefault="00C62B39" w:rsidP="003F6AB2">
            <w:pPr>
              <w:pStyle w:val="Compact"/>
              <w:spacing w:line="480" w:lineRule="auto"/>
            </w:pPr>
            <w:r w:rsidRPr="002915B7">
              <w:rPr>
                <w:rFonts w:ascii="Calibri Light" w:hAnsi="Calibri Light" w:cs="Calibri Light"/>
                <w:sz w:val="18"/>
                <w:szCs w:val="18"/>
              </w:rPr>
              <w:t>Porphyrio porphyrio</w:t>
            </w:r>
          </w:p>
        </w:tc>
      </w:tr>
      <w:tr w:rsidR="00C62B39" w:rsidRPr="002915B7" w14:paraId="3A158DAB" w14:textId="77777777">
        <w:tc>
          <w:tcPr>
            <w:tcW w:w="1962" w:type="dxa"/>
            <w:shd w:val="clear" w:color="auto" w:fill="auto"/>
          </w:tcPr>
          <w:p w14:paraId="4BBD593E"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parva</w:t>
            </w:r>
          </w:p>
        </w:tc>
      </w:tr>
      <w:tr w:rsidR="00C62B39" w:rsidRPr="002915B7" w14:paraId="65379843" w14:textId="77777777">
        <w:tc>
          <w:tcPr>
            <w:tcW w:w="1962" w:type="dxa"/>
            <w:shd w:val="clear" w:color="auto" w:fill="auto"/>
          </w:tcPr>
          <w:p w14:paraId="67E8B368"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porzana</w:t>
            </w:r>
          </w:p>
        </w:tc>
      </w:tr>
      <w:tr w:rsidR="00C62B39" w:rsidRPr="002915B7" w14:paraId="4614CB9F" w14:textId="77777777">
        <w:tc>
          <w:tcPr>
            <w:tcW w:w="1962" w:type="dxa"/>
            <w:shd w:val="clear" w:color="auto" w:fill="auto"/>
          </w:tcPr>
          <w:p w14:paraId="20D9295E"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pusilla</w:t>
            </w:r>
          </w:p>
        </w:tc>
      </w:tr>
      <w:tr w:rsidR="00C62B39" w:rsidRPr="002915B7" w14:paraId="3ECFDC30" w14:textId="77777777">
        <w:tc>
          <w:tcPr>
            <w:tcW w:w="1962" w:type="dxa"/>
            <w:shd w:val="clear" w:color="auto" w:fill="auto"/>
          </w:tcPr>
          <w:p w14:paraId="26D46FC0"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collaris</w:t>
            </w:r>
          </w:p>
        </w:tc>
      </w:tr>
      <w:tr w:rsidR="00C62B39" w:rsidRPr="002915B7" w14:paraId="529ED320" w14:textId="77777777">
        <w:tc>
          <w:tcPr>
            <w:tcW w:w="1962" w:type="dxa"/>
            <w:shd w:val="clear" w:color="auto" w:fill="auto"/>
          </w:tcPr>
          <w:p w14:paraId="473EE332"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modularis</w:t>
            </w:r>
          </w:p>
        </w:tc>
      </w:tr>
      <w:tr w:rsidR="00C62B39" w:rsidRPr="002915B7" w14:paraId="1B3891A6" w14:textId="77777777">
        <w:tc>
          <w:tcPr>
            <w:tcW w:w="1962" w:type="dxa"/>
            <w:shd w:val="clear" w:color="auto" w:fill="auto"/>
          </w:tcPr>
          <w:p w14:paraId="321643EC"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alchata</w:t>
            </w:r>
          </w:p>
        </w:tc>
      </w:tr>
      <w:tr w:rsidR="00C62B39" w:rsidRPr="002915B7" w14:paraId="5E72FACF" w14:textId="77777777">
        <w:tc>
          <w:tcPr>
            <w:tcW w:w="1962" w:type="dxa"/>
            <w:shd w:val="clear" w:color="auto" w:fill="auto"/>
          </w:tcPr>
          <w:p w14:paraId="643849C5"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orientalis</w:t>
            </w:r>
          </w:p>
        </w:tc>
      </w:tr>
      <w:tr w:rsidR="00C62B39" w:rsidRPr="002915B7" w14:paraId="0E8057D7" w14:textId="77777777">
        <w:tc>
          <w:tcPr>
            <w:tcW w:w="1962" w:type="dxa"/>
            <w:shd w:val="clear" w:color="auto" w:fill="auto"/>
          </w:tcPr>
          <w:p w14:paraId="7C0CB4C8" w14:textId="77777777" w:rsidR="00C62B39" w:rsidRPr="002915B7" w:rsidRDefault="00C62B39" w:rsidP="003F6AB2">
            <w:pPr>
              <w:pStyle w:val="Compact"/>
              <w:spacing w:line="480" w:lineRule="auto"/>
            </w:pPr>
            <w:r w:rsidRPr="002915B7">
              <w:rPr>
                <w:rFonts w:ascii="Calibri Light" w:hAnsi="Calibri Light" w:cs="Calibri Light"/>
                <w:sz w:val="18"/>
                <w:szCs w:val="18"/>
              </w:rPr>
              <w:t>Ptyonoprogne rupestris</w:t>
            </w:r>
          </w:p>
        </w:tc>
      </w:tr>
      <w:tr w:rsidR="00C62B39" w:rsidRPr="002915B7" w14:paraId="34E22AEF" w14:textId="77777777">
        <w:tc>
          <w:tcPr>
            <w:tcW w:w="1962" w:type="dxa"/>
            <w:shd w:val="clear" w:color="auto" w:fill="auto"/>
          </w:tcPr>
          <w:p w14:paraId="6CB69E42"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mauretanicus</w:t>
            </w:r>
          </w:p>
        </w:tc>
      </w:tr>
      <w:tr w:rsidR="00C62B39" w:rsidRPr="002915B7" w14:paraId="09EA0454" w14:textId="77777777">
        <w:tc>
          <w:tcPr>
            <w:tcW w:w="1962" w:type="dxa"/>
            <w:shd w:val="clear" w:color="auto" w:fill="auto"/>
          </w:tcPr>
          <w:p w14:paraId="6395EE76"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puffinus</w:t>
            </w:r>
          </w:p>
        </w:tc>
      </w:tr>
      <w:tr w:rsidR="00C62B39" w:rsidRPr="002915B7" w14:paraId="40452FCA" w14:textId="77777777">
        <w:tc>
          <w:tcPr>
            <w:tcW w:w="1962" w:type="dxa"/>
            <w:shd w:val="clear" w:color="auto" w:fill="auto"/>
          </w:tcPr>
          <w:p w14:paraId="71B4CDB9"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yelkouan</w:t>
            </w:r>
          </w:p>
        </w:tc>
      </w:tr>
      <w:tr w:rsidR="00C62B39" w:rsidRPr="002915B7" w14:paraId="78172C24" w14:textId="77777777">
        <w:tc>
          <w:tcPr>
            <w:tcW w:w="1962" w:type="dxa"/>
            <w:shd w:val="clear" w:color="auto" w:fill="auto"/>
          </w:tcPr>
          <w:p w14:paraId="39471C58"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graculus</w:t>
            </w:r>
          </w:p>
        </w:tc>
      </w:tr>
      <w:tr w:rsidR="00C62B39" w:rsidRPr="002915B7" w14:paraId="61BD4394" w14:textId="77777777">
        <w:tc>
          <w:tcPr>
            <w:tcW w:w="1962" w:type="dxa"/>
            <w:shd w:val="clear" w:color="auto" w:fill="auto"/>
          </w:tcPr>
          <w:p w14:paraId="2C05488E"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pyrrhocorax</w:t>
            </w:r>
          </w:p>
        </w:tc>
      </w:tr>
      <w:tr w:rsidR="00C62B39" w:rsidRPr="002915B7" w14:paraId="228768FC" w14:textId="77777777">
        <w:tc>
          <w:tcPr>
            <w:tcW w:w="1962" w:type="dxa"/>
            <w:shd w:val="clear" w:color="auto" w:fill="auto"/>
          </w:tcPr>
          <w:p w14:paraId="34D6765C" w14:textId="77777777" w:rsidR="00C62B39" w:rsidRPr="002915B7" w:rsidRDefault="00C62B39" w:rsidP="003F6AB2">
            <w:pPr>
              <w:pStyle w:val="Compact"/>
              <w:spacing w:line="480" w:lineRule="auto"/>
            </w:pPr>
            <w:r w:rsidRPr="002915B7">
              <w:rPr>
                <w:rFonts w:ascii="Calibri Light" w:hAnsi="Calibri Light" w:cs="Calibri Light"/>
                <w:sz w:val="18"/>
                <w:szCs w:val="18"/>
              </w:rPr>
              <w:t>Pyrrhula pyrrhula</w:t>
            </w:r>
          </w:p>
        </w:tc>
      </w:tr>
      <w:tr w:rsidR="00C62B39" w:rsidRPr="002915B7" w14:paraId="2B867CE8" w14:textId="77777777">
        <w:tc>
          <w:tcPr>
            <w:tcW w:w="1962" w:type="dxa"/>
            <w:shd w:val="clear" w:color="auto" w:fill="auto"/>
          </w:tcPr>
          <w:p w14:paraId="3FD362EA" w14:textId="77777777" w:rsidR="00C62B39" w:rsidRPr="002915B7" w:rsidRDefault="00C62B39" w:rsidP="003F6AB2">
            <w:pPr>
              <w:pStyle w:val="Compact"/>
              <w:spacing w:line="480" w:lineRule="auto"/>
            </w:pPr>
            <w:r w:rsidRPr="002915B7">
              <w:rPr>
                <w:rFonts w:ascii="Calibri Light" w:hAnsi="Calibri Light" w:cs="Calibri Light"/>
                <w:sz w:val="18"/>
                <w:szCs w:val="18"/>
              </w:rPr>
              <w:t>Rallus aquaticus</w:t>
            </w:r>
          </w:p>
        </w:tc>
      </w:tr>
      <w:tr w:rsidR="00C62B39" w:rsidRPr="002915B7" w14:paraId="044637D9" w14:textId="77777777">
        <w:tc>
          <w:tcPr>
            <w:tcW w:w="1962" w:type="dxa"/>
            <w:shd w:val="clear" w:color="auto" w:fill="auto"/>
          </w:tcPr>
          <w:p w14:paraId="61729836" w14:textId="77777777" w:rsidR="00C62B39" w:rsidRPr="002915B7" w:rsidRDefault="00C62B39" w:rsidP="003F6AB2">
            <w:pPr>
              <w:pStyle w:val="Compact"/>
              <w:spacing w:line="480" w:lineRule="auto"/>
            </w:pPr>
            <w:r w:rsidRPr="002915B7">
              <w:rPr>
                <w:rFonts w:ascii="Calibri Light" w:hAnsi="Calibri Light" w:cs="Calibri Light"/>
                <w:sz w:val="18"/>
                <w:szCs w:val="18"/>
              </w:rPr>
              <w:t>Recurvirostra avosetta</w:t>
            </w:r>
          </w:p>
        </w:tc>
      </w:tr>
      <w:tr w:rsidR="00C62B39" w:rsidRPr="002915B7" w14:paraId="69A0E5BE" w14:textId="77777777">
        <w:tc>
          <w:tcPr>
            <w:tcW w:w="1962" w:type="dxa"/>
            <w:shd w:val="clear" w:color="auto" w:fill="auto"/>
          </w:tcPr>
          <w:p w14:paraId="14D92659" w14:textId="77777777" w:rsidR="00C62B39" w:rsidRPr="002915B7" w:rsidRDefault="00C62B39" w:rsidP="003F6AB2">
            <w:pPr>
              <w:pStyle w:val="Compact"/>
              <w:spacing w:line="480" w:lineRule="auto"/>
            </w:pPr>
            <w:r w:rsidRPr="002915B7">
              <w:rPr>
                <w:rFonts w:ascii="Calibri Light" w:hAnsi="Calibri Light" w:cs="Calibri Light"/>
                <w:sz w:val="18"/>
                <w:szCs w:val="18"/>
              </w:rPr>
              <w:t>Regulus ignicapillus</w:t>
            </w:r>
          </w:p>
        </w:tc>
      </w:tr>
      <w:tr w:rsidR="00C62B39" w:rsidRPr="002915B7" w14:paraId="320BC111" w14:textId="77777777">
        <w:tc>
          <w:tcPr>
            <w:tcW w:w="1962" w:type="dxa"/>
            <w:shd w:val="clear" w:color="auto" w:fill="auto"/>
          </w:tcPr>
          <w:p w14:paraId="5C9A99D1" w14:textId="77777777" w:rsidR="00C62B39" w:rsidRPr="002915B7" w:rsidRDefault="00C62B39" w:rsidP="003F6AB2">
            <w:pPr>
              <w:pStyle w:val="Compact"/>
              <w:spacing w:line="480" w:lineRule="auto"/>
            </w:pPr>
            <w:r w:rsidRPr="002915B7">
              <w:rPr>
                <w:rFonts w:ascii="Calibri Light" w:hAnsi="Calibri Light" w:cs="Calibri Light"/>
                <w:sz w:val="18"/>
                <w:szCs w:val="18"/>
              </w:rPr>
              <w:t>Regulus regulus</w:t>
            </w:r>
          </w:p>
        </w:tc>
      </w:tr>
      <w:tr w:rsidR="00C62B39" w:rsidRPr="002915B7" w14:paraId="2DB54254" w14:textId="77777777">
        <w:tc>
          <w:tcPr>
            <w:tcW w:w="1962" w:type="dxa"/>
            <w:shd w:val="clear" w:color="auto" w:fill="auto"/>
          </w:tcPr>
          <w:p w14:paraId="07FA705D" w14:textId="77777777" w:rsidR="00C62B39" w:rsidRPr="002915B7" w:rsidRDefault="00C62B39" w:rsidP="003F6AB2">
            <w:pPr>
              <w:pStyle w:val="Compact"/>
              <w:spacing w:line="480" w:lineRule="auto"/>
            </w:pPr>
            <w:r w:rsidRPr="002915B7">
              <w:rPr>
                <w:rFonts w:ascii="Calibri Light" w:hAnsi="Calibri Light" w:cs="Calibri Light"/>
                <w:sz w:val="18"/>
                <w:szCs w:val="18"/>
              </w:rPr>
              <w:t>Remiz pendulinus</w:t>
            </w:r>
          </w:p>
        </w:tc>
      </w:tr>
      <w:tr w:rsidR="00C62B39" w:rsidRPr="002915B7" w14:paraId="2B7EE831" w14:textId="77777777">
        <w:tc>
          <w:tcPr>
            <w:tcW w:w="1962" w:type="dxa"/>
            <w:shd w:val="clear" w:color="auto" w:fill="auto"/>
          </w:tcPr>
          <w:p w14:paraId="1DBE603E" w14:textId="77777777" w:rsidR="00C62B39" w:rsidRPr="002915B7" w:rsidRDefault="00C62B39" w:rsidP="003F6AB2">
            <w:pPr>
              <w:pStyle w:val="Compact"/>
              <w:spacing w:line="480" w:lineRule="auto"/>
            </w:pPr>
            <w:r w:rsidRPr="002915B7">
              <w:rPr>
                <w:rFonts w:ascii="Calibri Light" w:hAnsi="Calibri Light" w:cs="Calibri Light"/>
                <w:sz w:val="18"/>
                <w:szCs w:val="18"/>
              </w:rPr>
              <w:t>Riparia riparia</w:t>
            </w:r>
          </w:p>
        </w:tc>
      </w:tr>
      <w:tr w:rsidR="00C62B39" w:rsidRPr="002915B7" w14:paraId="5DBF1C01" w14:textId="77777777">
        <w:tc>
          <w:tcPr>
            <w:tcW w:w="1962" w:type="dxa"/>
            <w:shd w:val="clear" w:color="auto" w:fill="auto"/>
          </w:tcPr>
          <w:p w14:paraId="3E9E6615" w14:textId="77777777" w:rsidR="00C62B39" w:rsidRPr="002915B7" w:rsidRDefault="00C62B39" w:rsidP="003F6AB2">
            <w:pPr>
              <w:pStyle w:val="Compact"/>
              <w:spacing w:line="480" w:lineRule="auto"/>
            </w:pPr>
            <w:r w:rsidRPr="002915B7">
              <w:rPr>
                <w:rFonts w:ascii="Calibri Light" w:hAnsi="Calibri Light" w:cs="Calibri Light"/>
                <w:sz w:val="18"/>
                <w:szCs w:val="18"/>
              </w:rPr>
              <w:t>Rissa tridactyla</w:t>
            </w:r>
          </w:p>
        </w:tc>
      </w:tr>
      <w:tr w:rsidR="00C62B39" w:rsidRPr="002915B7" w14:paraId="73ABF6E1" w14:textId="77777777">
        <w:tc>
          <w:tcPr>
            <w:tcW w:w="1962" w:type="dxa"/>
            <w:shd w:val="clear" w:color="auto" w:fill="auto"/>
          </w:tcPr>
          <w:p w14:paraId="07A22D2E"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rubetra</w:t>
            </w:r>
          </w:p>
        </w:tc>
      </w:tr>
      <w:tr w:rsidR="00C62B39" w:rsidRPr="002915B7" w14:paraId="389CCB67" w14:textId="77777777">
        <w:tc>
          <w:tcPr>
            <w:tcW w:w="1962" w:type="dxa"/>
            <w:shd w:val="clear" w:color="auto" w:fill="auto"/>
          </w:tcPr>
          <w:p w14:paraId="272B0648"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torquata</w:t>
            </w:r>
          </w:p>
        </w:tc>
      </w:tr>
      <w:tr w:rsidR="00C62B39" w:rsidRPr="002915B7" w14:paraId="500B4AB6" w14:textId="77777777">
        <w:tc>
          <w:tcPr>
            <w:tcW w:w="1962" w:type="dxa"/>
            <w:shd w:val="clear" w:color="auto" w:fill="auto"/>
          </w:tcPr>
          <w:p w14:paraId="723400B0" w14:textId="77777777" w:rsidR="00C62B39" w:rsidRPr="002915B7" w:rsidRDefault="00C62B39" w:rsidP="003F6AB2">
            <w:pPr>
              <w:pStyle w:val="Compact"/>
              <w:spacing w:line="480" w:lineRule="auto"/>
            </w:pPr>
            <w:r w:rsidRPr="002915B7">
              <w:rPr>
                <w:rFonts w:ascii="Calibri Light" w:hAnsi="Calibri Light" w:cs="Calibri Light"/>
                <w:sz w:val="18"/>
                <w:szCs w:val="18"/>
              </w:rPr>
              <w:t>Scolopax rusticola</w:t>
            </w:r>
          </w:p>
        </w:tc>
      </w:tr>
      <w:tr w:rsidR="00C62B39" w:rsidRPr="002915B7" w14:paraId="50F23048" w14:textId="77777777">
        <w:tc>
          <w:tcPr>
            <w:tcW w:w="1962" w:type="dxa"/>
            <w:shd w:val="clear" w:color="auto" w:fill="auto"/>
          </w:tcPr>
          <w:p w14:paraId="5C3DFBD0" w14:textId="77777777" w:rsidR="00C62B39" w:rsidRPr="002915B7" w:rsidRDefault="00C62B39" w:rsidP="003F6AB2">
            <w:pPr>
              <w:pStyle w:val="Compact"/>
              <w:spacing w:line="480" w:lineRule="auto"/>
            </w:pPr>
            <w:r w:rsidRPr="002915B7">
              <w:rPr>
                <w:rFonts w:ascii="Calibri Light" w:hAnsi="Calibri Light" w:cs="Calibri Light"/>
                <w:sz w:val="18"/>
                <w:szCs w:val="18"/>
              </w:rPr>
              <w:t>Serinus citrinella</w:t>
            </w:r>
          </w:p>
        </w:tc>
      </w:tr>
      <w:tr w:rsidR="00C62B39" w:rsidRPr="002915B7" w14:paraId="1F67FCC3" w14:textId="77777777">
        <w:tc>
          <w:tcPr>
            <w:tcW w:w="1962" w:type="dxa"/>
            <w:shd w:val="clear" w:color="auto" w:fill="auto"/>
          </w:tcPr>
          <w:p w14:paraId="76330C33" w14:textId="77777777" w:rsidR="00C62B39" w:rsidRPr="002915B7" w:rsidRDefault="00C62B39" w:rsidP="003F6AB2">
            <w:pPr>
              <w:pStyle w:val="Compact"/>
              <w:spacing w:line="480" w:lineRule="auto"/>
            </w:pPr>
            <w:r w:rsidRPr="002915B7">
              <w:rPr>
                <w:rFonts w:ascii="Calibri Light" w:hAnsi="Calibri Light" w:cs="Calibri Light"/>
                <w:sz w:val="18"/>
                <w:szCs w:val="18"/>
              </w:rPr>
              <w:t>Serinus serinus</w:t>
            </w:r>
          </w:p>
        </w:tc>
      </w:tr>
      <w:tr w:rsidR="00C62B39" w:rsidRPr="002915B7" w14:paraId="24FE023C" w14:textId="77777777">
        <w:tc>
          <w:tcPr>
            <w:tcW w:w="1962" w:type="dxa"/>
            <w:shd w:val="clear" w:color="auto" w:fill="auto"/>
          </w:tcPr>
          <w:p w14:paraId="73587E9B" w14:textId="77777777" w:rsidR="00C62B39" w:rsidRPr="002915B7" w:rsidRDefault="00C62B39" w:rsidP="003F6AB2">
            <w:pPr>
              <w:pStyle w:val="Compact"/>
              <w:spacing w:line="480" w:lineRule="auto"/>
            </w:pPr>
            <w:r w:rsidRPr="002915B7">
              <w:rPr>
                <w:rFonts w:ascii="Calibri Light" w:hAnsi="Calibri Light" w:cs="Calibri Light"/>
                <w:sz w:val="18"/>
                <w:szCs w:val="18"/>
              </w:rPr>
              <w:t>Sitta europaea</w:t>
            </w:r>
          </w:p>
        </w:tc>
      </w:tr>
      <w:tr w:rsidR="00C62B39" w:rsidRPr="002915B7" w14:paraId="40B9EDF5" w14:textId="77777777">
        <w:tc>
          <w:tcPr>
            <w:tcW w:w="1962" w:type="dxa"/>
            <w:shd w:val="clear" w:color="auto" w:fill="auto"/>
          </w:tcPr>
          <w:p w14:paraId="3FA89070" w14:textId="77777777" w:rsidR="00C62B39" w:rsidRPr="002915B7" w:rsidRDefault="00C62B39" w:rsidP="003F6AB2">
            <w:pPr>
              <w:pStyle w:val="Compact"/>
              <w:spacing w:line="480" w:lineRule="auto"/>
            </w:pPr>
            <w:r w:rsidRPr="002915B7">
              <w:rPr>
                <w:rFonts w:ascii="Calibri Light" w:hAnsi="Calibri Light" w:cs="Calibri Light"/>
                <w:sz w:val="18"/>
                <w:szCs w:val="18"/>
              </w:rPr>
              <w:t>Sitta krueperi</w:t>
            </w:r>
          </w:p>
        </w:tc>
      </w:tr>
      <w:tr w:rsidR="00C62B39" w:rsidRPr="002915B7" w14:paraId="3ED3688A" w14:textId="77777777">
        <w:tc>
          <w:tcPr>
            <w:tcW w:w="1962" w:type="dxa"/>
            <w:shd w:val="clear" w:color="auto" w:fill="auto"/>
          </w:tcPr>
          <w:p w14:paraId="37EA9E9B" w14:textId="77777777" w:rsidR="00C62B39" w:rsidRPr="002915B7" w:rsidRDefault="00C62B39" w:rsidP="003F6AB2">
            <w:pPr>
              <w:pStyle w:val="Compact"/>
              <w:spacing w:line="480" w:lineRule="auto"/>
            </w:pPr>
            <w:r w:rsidRPr="002915B7">
              <w:rPr>
                <w:rFonts w:ascii="Calibri Light" w:hAnsi="Calibri Light" w:cs="Calibri Light"/>
                <w:sz w:val="18"/>
                <w:szCs w:val="18"/>
              </w:rPr>
              <w:t>Sitta neumayer</w:t>
            </w:r>
          </w:p>
        </w:tc>
      </w:tr>
      <w:tr w:rsidR="00C62B39" w:rsidRPr="002915B7" w14:paraId="70C44E67" w14:textId="77777777">
        <w:tc>
          <w:tcPr>
            <w:tcW w:w="1962" w:type="dxa"/>
            <w:shd w:val="clear" w:color="auto" w:fill="auto"/>
          </w:tcPr>
          <w:p w14:paraId="4F5E53DE" w14:textId="77777777" w:rsidR="00C62B39" w:rsidRPr="002915B7" w:rsidRDefault="00C62B39" w:rsidP="003F6AB2">
            <w:pPr>
              <w:pStyle w:val="Compact"/>
              <w:spacing w:line="480" w:lineRule="auto"/>
            </w:pPr>
            <w:r w:rsidRPr="002915B7">
              <w:rPr>
                <w:rFonts w:ascii="Calibri Light" w:hAnsi="Calibri Light" w:cs="Calibri Light"/>
                <w:sz w:val="18"/>
                <w:szCs w:val="18"/>
              </w:rPr>
              <w:t>Sitta whiteheadi</w:t>
            </w:r>
          </w:p>
        </w:tc>
      </w:tr>
      <w:tr w:rsidR="00C62B39" w:rsidRPr="002915B7" w14:paraId="533A9E15" w14:textId="77777777">
        <w:tc>
          <w:tcPr>
            <w:tcW w:w="1962" w:type="dxa"/>
            <w:shd w:val="clear" w:color="auto" w:fill="auto"/>
          </w:tcPr>
          <w:p w14:paraId="3600AEB1" w14:textId="77777777" w:rsidR="00C62B39" w:rsidRPr="002915B7" w:rsidRDefault="00C62B39" w:rsidP="003F6AB2">
            <w:pPr>
              <w:pStyle w:val="Compact"/>
              <w:spacing w:line="480" w:lineRule="auto"/>
            </w:pPr>
            <w:r w:rsidRPr="002915B7">
              <w:rPr>
                <w:rFonts w:ascii="Calibri Light" w:hAnsi="Calibri Light" w:cs="Calibri Light"/>
                <w:sz w:val="18"/>
                <w:szCs w:val="18"/>
              </w:rPr>
              <w:t>Somateria mollissima</w:t>
            </w:r>
          </w:p>
        </w:tc>
      </w:tr>
      <w:tr w:rsidR="00C62B39" w:rsidRPr="002915B7" w14:paraId="51B0DB8D" w14:textId="77777777">
        <w:tc>
          <w:tcPr>
            <w:tcW w:w="1962" w:type="dxa"/>
            <w:shd w:val="clear" w:color="auto" w:fill="auto"/>
          </w:tcPr>
          <w:p w14:paraId="0ACF670C"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longicaudus</w:t>
            </w:r>
          </w:p>
        </w:tc>
      </w:tr>
      <w:tr w:rsidR="00C62B39" w:rsidRPr="002915B7" w14:paraId="1AAA8B34" w14:textId="77777777">
        <w:tc>
          <w:tcPr>
            <w:tcW w:w="1962" w:type="dxa"/>
            <w:shd w:val="clear" w:color="auto" w:fill="auto"/>
          </w:tcPr>
          <w:p w14:paraId="08E37FCD"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parasiticus</w:t>
            </w:r>
          </w:p>
        </w:tc>
      </w:tr>
      <w:tr w:rsidR="00C62B39" w:rsidRPr="002915B7" w14:paraId="0DD48223" w14:textId="77777777">
        <w:tc>
          <w:tcPr>
            <w:tcW w:w="1962" w:type="dxa"/>
            <w:shd w:val="clear" w:color="auto" w:fill="auto"/>
          </w:tcPr>
          <w:p w14:paraId="1BAB186B"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skua</w:t>
            </w:r>
          </w:p>
        </w:tc>
      </w:tr>
      <w:tr w:rsidR="00C62B39" w:rsidRPr="002915B7" w14:paraId="598CB7A2" w14:textId="77777777">
        <w:tc>
          <w:tcPr>
            <w:tcW w:w="1962" w:type="dxa"/>
            <w:shd w:val="clear" w:color="auto" w:fill="auto"/>
          </w:tcPr>
          <w:p w14:paraId="2C913436" w14:textId="77777777" w:rsidR="00C62B39" w:rsidRPr="002915B7" w:rsidRDefault="00C62B39" w:rsidP="003F6AB2">
            <w:pPr>
              <w:pStyle w:val="Compact"/>
              <w:spacing w:line="480" w:lineRule="auto"/>
            </w:pPr>
            <w:r w:rsidRPr="002915B7">
              <w:rPr>
                <w:rFonts w:ascii="Calibri Light" w:hAnsi="Calibri Light" w:cs="Calibri Light"/>
                <w:sz w:val="18"/>
                <w:szCs w:val="18"/>
              </w:rPr>
              <w:t>Sterna albifrons</w:t>
            </w:r>
          </w:p>
        </w:tc>
      </w:tr>
      <w:tr w:rsidR="00C62B39" w:rsidRPr="002915B7" w14:paraId="38D1E641" w14:textId="77777777">
        <w:tc>
          <w:tcPr>
            <w:tcW w:w="1962" w:type="dxa"/>
            <w:shd w:val="clear" w:color="auto" w:fill="auto"/>
          </w:tcPr>
          <w:p w14:paraId="066DAEA7" w14:textId="77777777" w:rsidR="00C62B39" w:rsidRPr="002915B7" w:rsidRDefault="00C62B39" w:rsidP="003F6AB2">
            <w:pPr>
              <w:pStyle w:val="Compact"/>
              <w:spacing w:line="480" w:lineRule="auto"/>
            </w:pPr>
            <w:r w:rsidRPr="002915B7">
              <w:rPr>
                <w:rFonts w:ascii="Calibri Light" w:hAnsi="Calibri Light" w:cs="Calibri Light"/>
                <w:sz w:val="18"/>
                <w:szCs w:val="18"/>
              </w:rPr>
              <w:t>Sterna bengalensis</w:t>
            </w:r>
          </w:p>
        </w:tc>
      </w:tr>
      <w:tr w:rsidR="00C62B39" w:rsidRPr="002915B7" w14:paraId="7941D15B" w14:textId="77777777">
        <w:tc>
          <w:tcPr>
            <w:tcW w:w="1962" w:type="dxa"/>
            <w:shd w:val="clear" w:color="auto" w:fill="auto"/>
          </w:tcPr>
          <w:p w14:paraId="677B1E2F" w14:textId="77777777" w:rsidR="00C62B39" w:rsidRPr="002915B7" w:rsidRDefault="00C62B39" w:rsidP="003F6AB2">
            <w:pPr>
              <w:pStyle w:val="Compact"/>
              <w:spacing w:line="480" w:lineRule="auto"/>
            </w:pPr>
            <w:r w:rsidRPr="002915B7">
              <w:rPr>
                <w:rFonts w:ascii="Calibri Light" w:hAnsi="Calibri Light" w:cs="Calibri Light"/>
                <w:sz w:val="18"/>
                <w:szCs w:val="18"/>
              </w:rPr>
              <w:t>Sterna caspia</w:t>
            </w:r>
          </w:p>
        </w:tc>
      </w:tr>
      <w:tr w:rsidR="00C62B39" w:rsidRPr="002915B7" w14:paraId="1F893333" w14:textId="77777777">
        <w:tc>
          <w:tcPr>
            <w:tcW w:w="1962" w:type="dxa"/>
            <w:shd w:val="clear" w:color="auto" w:fill="auto"/>
          </w:tcPr>
          <w:p w14:paraId="6D09798E" w14:textId="77777777" w:rsidR="00C62B39" w:rsidRPr="002915B7" w:rsidRDefault="00C62B39" w:rsidP="003F6AB2">
            <w:pPr>
              <w:pStyle w:val="Compact"/>
              <w:spacing w:line="480" w:lineRule="auto"/>
            </w:pPr>
            <w:r w:rsidRPr="002915B7">
              <w:rPr>
                <w:rFonts w:ascii="Calibri Light" w:hAnsi="Calibri Light" w:cs="Calibri Light"/>
                <w:sz w:val="18"/>
                <w:szCs w:val="18"/>
              </w:rPr>
              <w:t>Sterna dougallii</w:t>
            </w:r>
          </w:p>
        </w:tc>
      </w:tr>
      <w:tr w:rsidR="00C62B39" w:rsidRPr="002915B7" w14:paraId="13FA5758" w14:textId="77777777">
        <w:tc>
          <w:tcPr>
            <w:tcW w:w="1962" w:type="dxa"/>
            <w:shd w:val="clear" w:color="auto" w:fill="auto"/>
          </w:tcPr>
          <w:p w14:paraId="6D7DF3AE" w14:textId="77777777" w:rsidR="00C62B39" w:rsidRPr="002915B7" w:rsidRDefault="00C62B39" w:rsidP="003F6AB2">
            <w:pPr>
              <w:pStyle w:val="Compact"/>
              <w:spacing w:line="480" w:lineRule="auto"/>
            </w:pPr>
            <w:r w:rsidRPr="002915B7">
              <w:rPr>
                <w:rFonts w:ascii="Calibri Light" w:hAnsi="Calibri Light" w:cs="Calibri Light"/>
                <w:sz w:val="18"/>
                <w:szCs w:val="18"/>
              </w:rPr>
              <w:t>Sterna hirundo</w:t>
            </w:r>
          </w:p>
        </w:tc>
      </w:tr>
      <w:tr w:rsidR="00C62B39" w:rsidRPr="002915B7" w14:paraId="37FA9653" w14:textId="77777777">
        <w:tc>
          <w:tcPr>
            <w:tcW w:w="1962" w:type="dxa"/>
            <w:shd w:val="clear" w:color="auto" w:fill="auto"/>
          </w:tcPr>
          <w:p w14:paraId="05F58BA3" w14:textId="77777777" w:rsidR="00C62B39" w:rsidRPr="002915B7" w:rsidRDefault="00C62B39" w:rsidP="003F6AB2">
            <w:pPr>
              <w:pStyle w:val="Compact"/>
              <w:spacing w:line="480" w:lineRule="auto"/>
            </w:pPr>
            <w:r w:rsidRPr="002915B7">
              <w:rPr>
                <w:rFonts w:ascii="Calibri Light" w:hAnsi="Calibri Light" w:cs="Calibri Light"/>
                <w:sz w:val="18"/>
                <w:szCs w:val="18"/>
              </w:rPr>
              <w:t>Sterna paradisaea</w:t>
            </w:r>
          </w:p>
        </w:tc>
      </w:tr>
      <w:tr w:rsidR="00C62B39" w:rsidRPr="002915B7" w14:paraId="132EE784" w14:textId="77777777">
        <w:tc>
          <w:tcPr>
            <w:tcW w:w="1962" w:type="dxa"/>
            <w:shd w:val="clear" w:color="auto" w:fill="auto"/>
          </w:tcPr>
          <w:p w14:paraId="2365CB24" w14:textId="77777777" w:rsidR="00C62B39" w:rsidRPr="002915B7" w:rsidRDefault="00C62B39" w:rsidP="003F6AB2">
            <w:pPr>
              <w:pStyle w:val="Compact"/>
              <w:spacing w:line="480" w:lineRule="auto"/>
            </w:pPr>
            <w:r w:rsidRPr="002915B7">
              <w:rPr>
                <w:rFonts w:ascii="Calibri Light" w:hAnsi="Calibri Light" w:cs="Calibri Light"/>
                <w:sz w:val="18"/>
                <w:szCs w:val="18"/>
              </w:rPr>
              <w:t>Sterna sandvicensis</w:t>
            </w:r>
          </w:p>
        </w:tc>
      </w:tr>
      <w:tr w:rsidR="00C62B39" w:rsidRPr="002915B7" w14:paraId="5447BC14" w14:textId="77777777">
        <w:tc>
          <w:tcPr>
            <w:tcW w:w="1962" w:type="dxa"/>
            <w:shd w:val="clear" w:color="auto" w:fill="auto"/>
          </w:tcPr>
          <w:p w14:paraId="097478B7"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decaocto</w:t>
            </w:r>
          </w:p>
        </w:tc>
      </w:tr>
      <w:tr w:rsidR="00C62B39" w:rsidRPr="002915B7" w14:paraId="2EDF9D3A" w14:textId="77777777">
        <w:tc>
          <w:tcPr>
            <w:tcW w:w="1962" w:type="dxa"/>
            <w:shd w:val="clear" w:color="auto" w:fill="auto"/>
          </w:tcPr>
          <w:p w14:paraId="5F071C90"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turtur</w:t>
            </w:r>
          </w:p>
        </w:tc>
      </w:tr>
      <w:tr w:rsidR="00C62B39" w:rsidRPr="002915B7" w14:paraId="27935604" w14:textId="77777777">
        <w:tc>
          <w:tcPr>
            <w:tcW w:w="1962" w:type="dxa"/>
            <w:shd w:val="clear" w:color="auto" w:fill="auto"/>
          </w:tcPr>
          <w:p w14:paraId="539F7689" w14:textId="77777777" w:rsidR="00C62B39" w:rsidRPr="002915B7" w:rsidRDefault="00C62B39" w:rsidP="003F6AB2">
            <w:pPr>
              <w:pStyle w:val="Compact"/>
              <w:spacing w:line="480" w:lineRule="auto"/>
            </w:pPr>
            <w:r w:rsidRPr="002915B7">
              <w:rPr>
                <w:rFonts w:ascii="Calibri Light" w:hAnsi="Calibri Light" w:cs="Calibri Light"/>
                <w:sz w:val="18"/>
                <w:szCs w:val="18"/>
              </w:rPr>
              <w:t>Strix aluco</w:t>
            </w:r>
          </w:p>
        </w:tc>
      </w:tr>
      <w:tr w:rsidR="00C62B39" w:rsidRPr="002915B7" w14:paraId="6C0957AA" w14:textId="77777777">
        <w:tc>
          <w:tcPr>
            <w:tcW w:w="1962" w:type="dxa"/>
            <w:shd w:val="clear" w:color="auto" w:fill="auto"/>
          </w:tcPr>
          <w:p w14:paraId="5A578EAD" w14:textId="77777777" w:rsidR="00C62B39" w:rsidRPr="002915B7" w:rsidRDefault="00C62B39" w:rsidP="003F6AB2">
            <w:pPr>
              <w:pStyle w:val="Compact"/>
              <w:spacing w:line="480" w:lineRule="auto"/>
            </w:pPr>
            <w:r w:rsidRPr="002915B7">
              <w:rPr>
                <w:rFonts w:ascii="Calibri Light" w:hAnsi="Calibri Light" w:cs="Calibri Light"/>
                <w:sz w:val="18"/>
                <w:szCs w:val="18"/>
              </w:rPr>
              <w:t>Strix nebulosa</w:t>
            </w:r>
          </w:p>
        </w:tc>
      </w:tr>
      <w:tr w:rsidR="00C62B39" w:rsidRPr="002915B7" w14:paraId="4D7E8C76" w14:textId="77777777">
        <w:tc>
          <w:tcPr>
            <w:tcW w:w="1962" w:type="dxa"/>
            <w:shd w:val="clear" w:color="auto" w:fill="auto"/>
          </w:tcPr>
          <w:p w14:paraId="3D750646" w14:textId="77777777" w:rsidR="00C62B39" w:rsidRPr="002915B7" w:rsidRDefault="00C62B39" w:rsidP="003F6AB2">
            <w:pPr>
              <w:pStyle w:val="Compact"/>
              <w:spacing w:line="480" w:lineRule="auto"/>
            </w:pPr>
            <w:r w:rsidRPr="002915B7">
              <w:rPr>
                <w:rFonts w:ascii="Calibri Light" w:hAnsi="Calibri Light" w:cs="Calibri Light"/>
                <w:sz w:val="18"/>
                <w:szCs w:val="18"/>
              </w:rPr>
              <w:t>Strix uralensis</w:t>
            </w:r>
          </w:p>
        </w:tc>
      </w:tr>
      <w:tr w:rsidR="00C62B39" w:rsidRPr="002915B7" w14:paraId="3871D68E" w14:textId="77777777">
        <w:tc>
          <w:tcPr>
            <w:tcW w:w="1962" w:type="dxa"/>
            <w:shd w:val="clear" w:color="auto" w:fill="auto"/>
          </w:tcPr>
          <w:p w14:paraId="0ADF6D54" w14:textId="77777777" w:rsidR="00C62B39" w:rsidRPr="002915B7" w:rsidRDefault="00C62B39" w:rsidP="003F6AB2">
            <w:pPr>
              <w:pStyle w:val="Compact"/>
              <w:spacing w:line="480" w:lineRule="auto"/>
            </w:pPr>
            <w:r w:rsidRPr="002915B7">
              <w:rPr>
                <w:rFonts w:ascii="Calibri Light" w:hAnsi="Calibri Light" w:cs="Calibri Light"/>
                <w:sz w:val="18"/>
                <w:szCs w:val="18"/>
              </w:rPr>
              <w:t>Sturnus roseus</w:t>
            </w:r>
          </w:p>
        </w:tc>
      </w:tr>
      <w:tr w:rsidR="00C62B39" w:rsidRPr="002915B7" w14:paraId="0BAEA275" w14:textId="77777777">
        <w:tc>
          <w:tcPr>
            <w:tcW w:w="1962" w:type="dxa"/>
            <w:shd w:val="clear" w:color="auto" w:fill="auto"/>
          </w:tcPr>
          <w:p w14:paraId="0240D16B" w14:textId="77777777" w:rsidR="00C62B39" w:rsidRPr="002915B7" w:rsidRDefault="00C62B39" w:rsidP="003F6AB2">
            <w:pPr>
              <w:pStyle w:val="Compact"/>
              <w:spacing w:line="480" w:lineRule="auto"/>
            </w:pPr>
            <w:r w:rsidRPr="002915B7">
              <w:rPr>
                <w:rFonts w:ascii="Calibri Light" w:hAnsi="Calibri Light" w:cs="Calibri Light"/>
                <w:sz w:val="18"/>
                <w:szCs w:val="18"/>
              </w:rPr>
              <w:t>Sturnus unicolor</w:t>
            </w:r>
          </w:p>
        </w:tc>
      </w:tr>
      <w:tr w:rsidR="00C62B39" w:rsidRPr="002915B7" w14:paraId="6A1741CE" w14:textId="77777777">
        <w:tc>
          <w:tcPr>
            <w:tcW w:w="1962" w:type="dxa"/>
            <w:shd w:val="clear" w:color="auto" w:fill="auto"/>
          </w:tcPr>
          <w:p w14:paraId="459B18E7" w14:textId="77777777" w:rsidR="00C62B39" w:rsidRPr="002915B7" w:rsidRDefault="00C62B39" w:rsidP="003F6AB2">
            <w:pPr>
              <w:pStyle w:val="Compact"/>
              <w:spacing w:line="480" w:lineRule="auto"/>
            </w:pPr>
            <w:r w:rsidRPr="002915B7">
              <w:rPr>
                <w:rFonts w:ascii="Calibri Light" w:hAnsi="Calibri Light" w:cs="Calibri Light"/>
                <w:sz w:val="18"/>
                <w:szCs w:val="18"/>
              </w:rPr>
              <w:t>Sturnus vulgaris</w:t>
            </w:r>
          </w:p>
        </w:tc>
      </w:tr>
      <w:tr w:rsidR="00C62B39" w:rsidRPr="002915B7" w14:paraId="6E8914A7" w14:textId="77777777">
        <w:tc>
          <w:tcPr>
            <w:tcW w:w="1962" w:type="dxa"/>
            <w:shd w:val="clear" w:color="auto" w:fill="auto"/>
          </w:tcPr>
          <w:p w14:paraId="19445BF9" w14:textId="77777777" w:rsidR="00C62B39" w:rsidRPr="002915B7" w:rsidRDefault="00C62B39" w:rsidP="003F6AB2">
            <w:pPr>
              <w:pStyle w:val="Compact"/>
              <w:spacing w:line="480" w:lineRule="auto"/>
            </w:pPr>
            <w:r w:rsidRPr="002915B7">
              <w:rPr>
                <w:rFonts w:ascii="Calibri Light" w:hAnsi="Calibri Light" w:cs="Calibri Light"/>
                <w:sz w:val="18"/>
                <w:szCs w:val="18"/>
              </w:rPr>
              <w:t>Surnia ulula</w:t>
            </w:r>
          </w:p>
        </w:tc>
      </w:tr>
      <w:tr w:rsidR="00C62B39" w:rsidRPr="002915B7" w14:paraId="06136117" w14:textId="77777777">
        <w:tc>
          <w:tcPr>
            <w:tcW w:w="1962" w:type="dxa"/>
            <w:shd w:val="clear" w:color="auto" w:fill="auto"/>
          </w:tcPr>
          <w:p w14:paraId="1BEA4986" w14:textId="77777777" w:rsidR="00C62B39" w:rsidRPr="002915B7" w:rsidRDefault="00C62B39" w:rsidP="003F6AB2">
            <w:pPr>
              <w:pStyle w:val="Compact"/>
              <w:spacing w:line="480" w:lineRule="auto"/>
            </w:pPr>
            <w:r w:rsidRPr="002915B7">
              <w:rPr>
                <w:rFonts w:ascii="Calibri Light" w:hAnsi="Calibri Light" w:cs="Calibri Light"/>
                <w:sz w:val="18"/>
                <w:szCs w:val="18"/>
              </w:rPr>
              <w:t>Sylvia atricapilla</w:t>
            </w:r>
          </w:p>
        </w:tc>
      </w:tr>
      <w:tr w:rsidR="00C62B39" w:rsidRPr="002915B7" w14:paraId="48F4B032" w14:textId="77777777">
        <w:tc>
          <w:tcPr>
            <w:tcW w:w="1962" w:type="dxa"/>
            <w:shd w:val="clear" w:color="auto" w:fill="auto"/>
          </w:tcPr>
          <w:p w14:paraId="308066CE" w14:textId="77777777" w:rsidR="00C62B39" w:rsidRPr="002915B7" w:rsidRDefault="00C62B39" w:rsidP="003F6AB2">
            <w:pPr>
              <w:pStyle w:val="Compact"/>
              <w:spacing w:line="480" w:lineRule="auto"/>
            </w:pPr>
            <w:r w:rsidRPr="002915B7">
              <w:rPr>
                <w:rFonts w:ascii="Calibri Light" w:hAnsi="Calibri Light" w:cs="Calibri Light"/>
                <w:sz w:val="18"/>
                <w:szCs w:val="18"/>
              </w:rPr>
              <w:t>Sylvia borin</w:t>
            </w:r>
          </w:p>
        </w:tc>
      </w:tr>
      <w:tr w:rsidR="00C62B39" w:rsidRPr="002915B7" w14:paraId="36412C82" w14:textId="77777777">
        <w:tc>
          <w:tcPr>
            <w:tcW w:w="1962" w:type="dxa"/>
            <w:shd w:val="clear" w:color="auto" w:fill="auto"/>
          </w:tcPr>
          <w:p w14:paraId="6E185351" w14:textId="77777777" w:rsidR="00C62B39" w:rsidRPr="002915B7" w:rsidRDefault="00C62B39" w:rsidP="003F6AB2">
            <w:pPr>
              <w:pStyle w:val="Compact"/>
              <w:spacing w:line="480" w:lineRule="auto"/>
            </w:pPr>
            <w:r w:rsidRPr="002915B7">
              <w:rPr>
                <w:rFonts w:ascii="Calibri Light" w:hAnsi="Calibri Light" w:cs="Calibri Light"/>
                <w:sz w:val="18"/>
                <w:szCs w:val="18"/>
              </w:rPr>
              <w:t>Sylvia cantillans</w:t>
            </w:r>
          </w:p>
        </w:tc>
      </w:tr>
      <w:tr w:rsidR="00C62B39" w:rsidRPr="002915B7" w14:paraId="4BC09A1C" w14:textId="77777777">
        <w:tc>
          <w:tcPr>
            <w:tcW w:w="1962" w:type="dxa"/>
            <w:shd w:val="clear" w:color="auto" w:fill="auto"/>
          </w:tcPr>
          <w:p w14:paraId="7D554838"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communis</w:t>
            </w:r>
          </w:p>
        </w:tc>
      </w:tr>
      <w:tr w:rsidR="00C62B39" w:rsidRPr="002915B7" w14:paraId="08032102" w14:textId="77777777">
        <w:tc>
          <w:tcPr>
            <w:tcW w:w="1962" w:type="dxa"/>
            <w:shd w:val="clear" w:color="auto" w:fill="auto"/>
          </w:tcPr>
          <w:p w14:paraId="36E4F120"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conspicillata</w:t>
            </w:r>
          </w:p>
        </w:tc>
      </w:tr>
      <w:tr w:rsidR="00C62B39" w:rsidRPr="002915B7" w14:paraId="184BA6C9" w14:textId="77777777">
        <w:tc>
          <w:tcPr>
            <w:tcW w:w="1962" w:type="dxa"/>
            <w:shd w:val="clear" w:color="auto" w:fill="auto"/>
          </w:tcPr>
          <w:p w14:paraId="7B160F08" w14:textId="77777777" w:rsidR="00C62B39" w:rsidRPr="002915B7" w:rsidRDefault="00C62B39" w:rsidP="003F6AB2">
            <w:pPr>
              <w:pStyle w:val="Compact"/>
              <w:spacing w:line="480" w:lineRule="auto"/>
            </w:pPr>
            <w:r w:rsidRPr="002915B7">
              <w:rPr>
                <w:rFonts w:ascii="Calibri Light" w:hAnsi="Calibri Light" w:cs="Calibri Light"/>
                <w:sz w:val="18"/>
                <w:szCs w:val="18"/>
              </w:rPr>
              <w:t>Sylvia curruca</w:t>
            </w:r>
          </w:p>
        </w:tc>
      </w:tr>
      <w:tr w:rsidR="00C62B39" w:rsidRPr="002915B7" w14:paraId="1E3A5DE0" w14:textId="77777777">
        <w:tc>
          <w:tcPr>
            <w:tcW w:w="1962" w:type="dxa"/>
            <w:shd w:val="clear" w:color="auto" w:fill="auto"/>
          </w:tcPr>
          <w:p w14:paraId="294A30AE" w14:textId="77777777" w:rsidR="00C62B39" w:rsidRPr="002915B7" w:rsidRDefault="00C62B39" w:rsidP="003F6AB2">
            <w:pPr>
              <w:pStyle w:val="Compact"/>
              <w:spacing w:line="480" w:lineRule="auto"/>
            </w:pPr>
            <w:r w:rsidRPr="002915B7">
              <w:rPr>
                <w:rFonts w:ascii="Calibri Light" w:hAnsi="Calibri Light" w:cs="Calibri Light"/>
                <w:sz w:val="18"/>
                <w:szCs w:val="18"/>
              </w:rPr>
              <w:t>Sylvia hortensis</w:t>
            </w:r>
          </w:p>
        </w:tc>
      </w:tr>
      <w:tr w:rsidR="00C62B39" w:rsidRPr="002915B7" w14:paraId="1313C1E2" w14:textId="77777777">
        <w:tc>
          <w:tcPr>
            <w:tcW w:w="1962" w:type="dxa"/>
            <w:shd w:val="clear" w:color="auto" w:fill="auto"/>
          </w:tcPr>
          <w:p w14:paraId="40302BF9" w14:textId="77777777" w:rsidR="00C62B39" w:rsidRPr="002915B7" w:rsidRDefault="00C62B39" w:rsidP="003F6AB2">
            <w:pPr>
              <w:pStyle w:val="Compact"/>
              <w:spacing w:line="480" w:lineRule="auto"/>
            </w:pPr>
            <w:r w:rsidRPr="002915B7">
              <w:rPr>
                <w:rFonts w:ascii="Calibri Light" w:hAnsi="Calibri Light" w:cs="Calibri Light"/>
                <w:sz w:val="18"/>
                <w:szCs w:val="18"/>
              </w:rPr>
              <w:t>Sylvia melanocephala</w:t>
            </w:r>
          </w:p>
        </w:tc>
      </w:tr>
      <w:tr w:rsidR="00C62B39" w:rsidRPr="002915B7" w14:paraId="7273C25E" w14:textId="77777777">
        <w:tc>
          <w:tcPr>
            <w:tcW w:w="1962" w:type="dxa"/>
            <w:shd w:val="clear" w:color="auto" w:fill="auto"/>
          </w:tcPr>
          <w:p w14:paraId="7801A715" w14:textId="77777777" w:rsidR="00C62B39" w:rsidRPr="002915B7" w:rsidRDefault="00C62B39" w:rsidP="003F6AB2">
            <w:pPr>
              <w:pStyle w:val="Compact"/>
              <w:spacing w:line="480" w:lineRule="auto"/>
            </w:pPr>
            <w:r w:rsidRPr="002915B7">
              <w:rPr>
                <w:rFonts w:ascii="Calibri Light" w:hAnsi="Calibri Light" w:cs="Calibri Light"/>
                <w:sz w:val="18"/>
                <w:szCs w:val="18"/>
              </w:rPr>
              <w:t>Sylvia nisoria</w:t>
            </w:r>
          </w:p>
        </w:tc>
      </w:tr>
      <w:tr w:rsidR="00C62B39" w:rsidRPr="002915B7" w14:paraId="08CBB009" w14:textId="77777777">
        <w:tc>
          <w:tcPr>
            <w:tcW w:w="1962" w:type="dxa"/>
            <w:shd w:val="clear" w:color="auto" w:fill="auto"/>
          </w:tcPr>
          <w:p w14:paraId="5DF48629" w14:textId="77777777" w:rsidR="00C62B39" w:rsidRPr="002915B7" w:rsidRDefault="00C62B39" w:rsidP="003F6AB2">
            <w:pPr>
              <w:pStyle w:val="Compact"/>
              <w:spacing w:line="480" w:lineRule="auto"/>
            </w:pPr>
            <w:r w:rsidRPr="002915B7">
              <w:rPr>
                <w:rFonts w:ascii="Calibri Light" w:hAnsi="Calibri Light" w:cs="Calibri Light"/>
                <w:sz w:val="18"/>
                <w:szCs w:val="18"/>
              </w:rPr>
              <w:t>Sylvia rueppelli</w:t>
            </w:r>
          </w:p>
        </w:tc>
      </w:tr>
      <w:tr w:rsidR="00C62B39" w:rsidRPr="002915B7" w14:paraId="1CA42BAD" w14:textId="77777777">
        <w:tc>
          <w:tcPr>
            <w:tcW w:w="1962" w:type="dxa"/>
            <w:shd w:val="clear" w:color="auto" w:fill="auto"/>
          </w:tcPr>
          <w:p w14:paraId="092CF448" w14:textId="77777777" w:rsidR="00C62B39" w:rsidRPr="002915B7" w:rsidRDefault="00C62B39" w:rsidP="003F6AB2">
            <w:pPr>
              <w:pStyle w:val="Compact"/>
              <w:spacing w:line="480" w:lineRule="auto"/>
            </w:pPr>
            <w:r w:rsidRPr="002915B7">
              <w:rPr>
                <w:rFonts w:ascii="Calibri Light" w:hAnsi="Calibri Light" w:cs="Calibri Light"/>
                <w:sz w:val="18"/>
                <w:szCs w:val="18"/>
              </w:rPr>
              <w:t>Sylvia sarda</w:t>
            </w:r>
          </w:p>
        </w:tc>
      </w:tr>
      <w:tr w:rsidR="00C62B39" w:rsidRPr="002915B7" w14:paraId="7A40FC6A" w14:textId="77777777">
        <w:tc>
          <w:tcPr>
            <w:tcW w:w="1962" w:type="dxa"/>
            <w:shd w:val="clear" w:color="auto" w:fill="auto"/>
          </w:tcPr>
          <w:p w14:paraId="612C4431" w14:textId="77777777" w:rsidR="00C62B39" w:rsidRPr="002915B7" w:rsidRDefault="00C62B39" w:rsidP="003F6AB2">
            <w:pPr>
              <w:pStyle w:val="Compact"/>
              <w:spacing w:line="480" w:lineRule="auto"/>
            </w:pPr>
            <w:r w:rsidRPr="002915B7">
              <w:rPr>
                <w:rFonts w:ascii="Calibri Light" w:hAnsi="Calibri Light" w:cs="Calibri Light"/>
                <w:sz w:val="18"/>
                <w:szCs w:val="18"/>
              </w:rPr>
              <w:t>Sylvia undata</w:t>
            </w:r>
          </w:p>
        </w:tc>
      </w:tr>
      <w:tr w:rsidR="00C62B39" w:rsidRPr="002915B7" w14:paraId="394CAD8D" w14:textId="77777777">
        <w:tc>
          <w:tcPr>
            <w:tcW w:w="1962" w:type="dxa"/>
            <w:shd w:val="clear" w:color="auto" w:fill="auto"/>
          </w:tcPr>
          <w:p w14:paraId="2A206EF0" w14:textId="77777777" w:rsidR="00C62B39" w:rsidRPr="002915B7" w:rsidRDefault="00C62B39" w:rsidP="003F6AB2">
            <w:pPr>
              <w:pStyle w:val="Compact"/>
              <w:spacing w:line="480" w:lineRule="auto"/>
            </w:pPr>
            <w:r w:rsidRPr="002915B7">
              <w:rPr>
                <w:rFonts w:ascii="Calibri Light" w:hAnsi="Calibri Light" w:cs="Calibri Light"/>
                <w:sz w:val="18"/>
                <w:szCs w:val="18"/>
              </w:rPr>
              <w:t>Tachybaptus ruficollis</w:t>
            </w:r>
          </w:p>
        </w:tc>
      </w:tr>
      <w:tr w:rsidR="00C62B39" w:rsidRPr="002915B7" w14:paraId="2DC1598C" w14:textId="77777777">
        <w:tc>
          <w:tcPr>
            <w:tcW w:w="1962" w:type="dxa"/>
            <w:shd w:val="clear" w:color="auto" w:fill="auto"/>
          </w:tcPr>
          <w:p w14:paraId="4DAAD52F" w14:textId="77777777" w:rsidR="00C62B39" w:rsidRPr="002915B7" w:rsidRDefault="00C62B39" w:rsidP="003F6AB2">
            <w:pPr>
              <w:pStyle w:val="Compact"/>
              <w:spacing w:line="480" w:lineRule="auto"/>
            </w:pPr>
            <w:r w:rsidRPr="002915B7">
              <w:rPr>
                <w:rFonts w:ascii="Calibri Light" w:hAnsi="Calibri Light" w:cs="Calibri Light"/>
                <w:sz w:val="18"/>
                <w:szCs w:val="18"/>
              </w:rPr>
              <w:t>Tadorna ferruginea</w:t>
            </w:r>
          </w:p>
        </w:tc>
      </w:tr>
      <w:tr w:rsidR="00C62B39" w:rsidRPr="002915B7" w14:paraId="0AD892F5" w14:textId="77777777">
        <w:tc>
          <w:tcPr>
            <w:tcW w:w="1962" w:type="dxa"/>
            <w:shd w:val="clear" w:color="auto" w:fill="auto"/>
          </w:tcPr>
          <w:p w14:paraId="6D9511CB" w14:textId="77777777" w:rsidR="00C62B39" w:rsidRPr="002915B7" w:rsidRDefault="00C62B39" w:rsidP="003F6AB2">
            <w:pPr>
              <w:pStyle w:val="Compact"/>
              <w:spacing w:line="480" w:lineRule="auto"/>
            </w:pPr>
            <w:r w:rsidRPr="002915B7">
              <w:rPr>
                <w:rFonts w:ascii="Calibri Light" w:hAnsi="Calibri Light" w:cs="Calibri Light"/>
                <w:sz w:val="18"/>
                <w:szCs w:val="18"/>
              </w:rPr>
              <w:t>Tadorna tadorna</w:t>
            </w:r>
          </w:p>
        </w:tc>
      </w:tr>
      <w:tr w:rsidR="00C62B39" w:rsidRPr="002915B7" w14:paraId="291ED349" w14:textId="77777777">
        <w:tc>
          <w:tcPr>
            <w:tcW w:w="1962" w:type="dxa"/>
            <w:shd w:val="clear" w:color="auto" w:fill="auto"/>
          </w:tcPr>
          <w:p w14:paraId="318A7E5F" w14:textId="77777777" w:rsidR="00C62B39" w:rsidRPr="002915B7" w:rsidRDefault="00C62B39" w:rsidP="003F6AB2">
            <w:pPr>
              <w:pStyle w:val="Compact"/>
              <w:spacing w:line="480" w:lineRule="auto"/>
            </w:pPr>
            <w:r w:rsidRPr="002915B7">
              <w:rPr>
                <w:rFonts w:ascii="Calibri Light" w:hAnsi="Calibri Light" w:cs="Calibri Light"/>
                <w:sz w:val="18"/>
                <w:szCs w:val="18"/>
              </w:rPr>
              <w:t>Tarsiger cyanurus</w:t>
            </w:r>
          </w:p>
        </w:tc>
      </w:tr>
      <w:tr w:rsidR="00C62B39" w:rsidRPr="002915B7" w14:paraId="719BF4C4" w14:textId="77777777">
        <w:tc>
          <w:tcPr>
            <w:tcW w:w="1962" w:type="dxa"/>
            <w:shd w:val="clear" w:color="auto" w:fill="auto"/>
          </w:tcPr>
          <w:p w14:paraId="1E9C6A05" w14:textId="77777777" w:rsidR="00C62B39" w:rsidRPr="002915B7" w:rsidRDefault="00C62B39" w:rsidP="003F6AB2">
            <w:pPr>
              <w:pStyle w:val="Compact"/>
              <w:spacing w:line="480" w:lineRule="auto"/>
            </w:pPr>
            <w:r w:rsidRPr="002915B7">
              <w:rPr>
                <w:rFonts w:ascii="Calibri Light" w:hAnsi="Calibri Light" w:cs="Calibri Light"/>
                <w:sz w:val="18"/>
                <w:szCs w:val="18"/>
              </w:rPr>
              <w:t>Tetrao urogallus</w:t>
            </w:r>
          </w:p>
        </w:tc>
      </w:tr>
      <w:tr w:rsidR="00C62B39" w:rsidRPr="002915B7" w14:paraId="23689E9A" w14:textId="77777777">
        <w:tc>
          <w:tcPr>
            <w:tcW w:w="1962" w:type="dxa"/>
            <w:shd w:val="clear" w:color="auto" w:fill="auto"/>
          </w:tcPr>
          <w:p w14:paraId="0709F0D4" w14:textId="77777777" w:rsidR="00C62B39" w:rsidRPr="002915B7" w:rsidRDefault="00C62B39" w:rsidP="003F6AB2">
            <w:pPr>
              <w:pStyle w:val="Compact"/>
              <w:spacing w:line="480" w:lineRule="auto"/>
            </w:pPr>
            <w:r w:rsidRPr="002915B7">
              <w:rPr>
                <w:rFonts w:ascii="Calibri Light" w:hAnsi="Calibri Light" w:cs="Calibri Light"/>
                <w:sz w:val="18"/>
                <w:szCs w:val="18"/>
              </w:rPr>
              <w:t>Tetrax tetrax</w:t>
            </w:r>
          </w:p>
        </w:tc>
      </w:tr>
      <w:tr w:rsidR="00C62B39" w:rsidRPr="002915B7" w14:paraId="3719443D" w14:textId="77777777">
        <w:tc>
          <w:tcPr>
            <w:tcW w:w="1962" w:type="dxa"/>
            <w:shd w:val="clear" w:color="auto" w:fill="auto"/>
          </w:tcPr>
          <w:p w14:paraId="7F994C83" w14:textId="77777777" w:rsidR="00C62B39" w:rsidRPr="002915B7" w:rsidRDefault="00C62B39" w:rsidP="003F6AB2">
            <w:pPr>
              <w:pStyle w:val="Compact"/>
              <w:spacing w:line="480" w:lineRule="auto"/>
            </w:pPr>
            <w:r w:rsidRPr="002915B7">
              <w:rPr>
                <w:rFonts w:ascii="Calibri Light" w:hAnsi="Calibri Light" w:cs="Calibri Light"/>
                <w:sz w:val="18"/>
                <w:szCs w:val="18"/>
              </w:rPr>
              <w:t>Tichodroma muraria</w:t>
            </w:r>
          </w:p>
        </w:tc>
      </w:tr>
      <w:tr w:rsidR="00C62B39" w:rsidRPr="002915B7" w14:paraId="586462BA" w14:textId="77777777">
        <w:tc>
          <w:tcPr>
            <w:tcW w:w="1962" w:type="dxa"/>
            <w:shd w:val="clear" w:color="auto" w:fill="auto"/>
          </w:tcPr>
          <w:p w14:paraId="5F5B9B5F" w14:textId="77777777" w:rsidR="00C62B39" w:rsidRPr="002915B7" w:rsidRDefault="00C62B39" w:rsidP="003F6AB2">
            <w:pPr>
              <w:pStyle w:val="Compact"/>
              <w:spacing w:line="480" w:lineRule="auto"/>
            </w:pPr>
            <w:r w:rsidRPr="002915B7">
              <w:rPr>
                <w:rFonts w:ascii="Calibri Light" w:hAnsi="Calibri Light" w:cs="Calibri Light"/>
                <w:sz w:val="18"/>
                <w:szCs w:val="18"/>
              </w:rPr>
              <w:t>Tringa erythropus</w:t>
            </w:r>
          </w:p>
        </w:tc>
      </w:tr>
      <w:tr w:rsidR="00C62B39" w:rsidRPr="002915B7" w14:paraId="2801185E" w14:textId="77777777">
        <w:tc>
          <w:tcPr>
            <w:tcW w:w="1962" w:type="dxa"/>
            <w:shd w:val="clear" w:color="auto" w:fill="auto"/>
          </w:tcPr>
          <w:p w14:paraId="1E2C63E5" w14:textId="77777777" w:rsidR="00C62B39" w:rsidRPr="002915B7" w:rsidRDefault="00C62B39" w:rsidP="003F6AB2">
            <w:pPr>
              <w:pStyle w:val="Compact"/>
              <w:spacing w:line="480" w:lineRule="auto"/>
            </w:pPr>
            <w:r w:rsidRPr="002915B7">
              <w:rPr>
                <w:rFonts w:ascii="Calibri Light" w:hAnsi="Calibri Light" w:cs="Calibri Light"/>
                <w:sz w:val="18"/>
                <w:szCs w:val="18"/>
              </w:rPr>
              <w:t>Tringa glareola</w:t>
            </w:r>
          </w:p>
        </w:tc>
      </w:tr>
      <w:tr w:rsidR="00C62B39" w:rsidRPr="002915B7" w14:paraId="0F54D143" w14:textId="77777777">
        <w:tc>
          <w:tcPr>
            <w:tcW w:w="1962" w:type="dxa"/>
            <w:shd w:val="clear" w:color="auto" w:fill="auto"/>
          </w:tcPr>
          <w:p w14:paraId="4D108F43" w14:textId="77777777" w:rsidR="00C62B39" w:rsidRPr="002915B7" w:rsidRDefault="00C62B39" w:rsidP="003F6AB2">
            <w:pPr>
              <w:pStyle w:val="Compact"/>
              <w:spacing w:line="480" w:lineRule="auto"/>
            </w:pPr>
            <w:r w:rsidRPr="002915B7">
              <w:rPr>
                <w:rFonts w:ascii="Calibri Light" w:hAnsi="Calibri Light" w:cs="Calibri Light"/>
                <w:sz w:val="18"/>
                <w:szCs w:val="18"/>
              </w:rPr>
              <w:t>Tringa nebularia</w:t>
            </w:r>
          </w:p>
        </w:tc>
      </w:tr>
      <w:tr w:rsidR="00C62B39" w:rsidRPr="002915B7" w14:paraId="6BE5C8A0" w14:textId="77777777">
        <w:tc>
          <w:tcPr>
            <w:tcW w:w="1962" w:type="dxa"/>
            <w:shd w:val="clear" w:color="auto" w:fill="auto"/>
          </w:tcPr>
          <w:p w14:paraId="43ECBB99" w14:textId="77777777" w:rsidR="00C62B39" w:rsidRPr="002915B7" w:rsidRDefault="00C62B39" w:rsidP="003F6AB2">
            <w:pPr>
              <w:pStyle w:val="Compact"/>
              <w:spacing w:line="480" w:lineRule="auto"/>
            </w:pPr>
            <w:r w:rsidRPr="002915B7">
              <w:rPr>
                <w:rFonts w:ascii="Calibri Light" w:hAnsi="Calibri Light" w:cs="Calibri Light"/>
                <w:sz w:val="18"/>
                <w:szCs w:val="18"/>
              </w:rPr>
              <w:t>Tringa ochropus</w:t>
            </w:r>
          </w:p>
        </w:tc>
      </w:tr>
      <w:tr w:rsidR="00C62B39" w:rsidRPr="002915B7" w14:paraId="0849072E" w14:textId="77777777">
        <w:tc>
          <w:tcPr>
            <w:tcW w:w="1962" w:type="dxa"/>
            <w:shd w:val="clear" w:color="auto" w:fill="auto"/>
          </w:tcPr>
          <w:p w14:paraId="694E9F7A" w14:textId="77777777" w:rsidR="00C62B39" w:rsidRPr="002915B7" w:rsidRDefault="00C62B39" w:rsidP="003F6AB2">
            <w:pPr>
              <w:pStyle w:val="Compact"/>
              <w:spacing w:line="480" w:lineRule="auto"/>
            </w:pPr>
            <w:r w:rsidRPr="002915B7">
              <w:rPr>
                <w:rFonts w:ascii="Calibri Light" w:hAnsi="Calibri Light" w:cs="Calibri Light"/>
                <w:sz w:val="18"/>
                <w:szCs w:val="18"/>
              </w:rPr>
              <w:t>Tringa stagnatilis</w:t>
            </w:r>
          </w:p>
        </w:tc>
      </w:tr>
      <w:tr w:rsidR="00C62B39" w:rsidRPr="002915B7" w14:paraId="7FB6896C" w14:textId="77777777">
        <w:tc>
          <w:tcPr>
            <w:tcW w:w="1962" w:type="dxa"/>
            <w:shd w:val="clear" w:color="auto" w:fill="auto"/>
          </w:tcPr>
          <w:p w14:paraId="74A52CD9" w14:textId="77777777" w:rsidR="00C62B39" w:rsidRPr="002915B7" w:rsidRDefault="00C62B39" w:rsidP="003F6AB2">
            <w:pPr>
              <w:pStyle w:val="Compact"/>
              <w:spacing w:line="480" w:lineRule="auto"/>
            </w:pPr>
            <w:r w:rsidRPr="002915B7">
              <w:rPr>
                <w:rFonts w:ascii="Calibri Light" w:hAnsi="Calibri Light" w:cs="Calibri Light"/>
                <w:sz w:val="18"/>
                <w:szCs w:val="18"/>
              </w:rPr>
              <w:t>Tringa totanus</w:t>
            </w:r>
          </w:p>
        </w:tc>
      </w:tr>
      <w:tr w:rsidR="00C62B39" w:rsidRPr="002915B7" w14:paraId="0AEBB5A5" w14:textId="77777777">
        <w:tc>
          <w:tcPr>
            <w:tcW w:w="1962" w:type="dxa"/>
            <w:shd w:val="clear" w:color="auto" w:fill="auto"/>
          </w:tcPr>
          <w:p w14:paraId="18C2F989" w14:textId="77777777" w:rsidR="00C62B39" w:rsidRPr="002915B7" w:rsidRDefault="00C62B39" w:rsidP="003F6AB2">
            <w:pPr>
              <w:pStyle w:val="Compact"/>
              <w:spacing w:line="480" w:lineRule="auto"/>
            </w:pPr>
            <w:r w:rsidRPr="002915B7">
              <w:rPr>
                <w:rFonts w:ascii="Calibri Light" w:hAnsi="Calibri Light" w:cs="Calibri Light"/>
                <w:sz w:val="18"/>
                <w:szCs w:val="18"/>
              </w:rPr>
              <w:t>Turdus iliacus</w:t>
            </w:r>
          </w:p>
        </w:tc>
      </w:tr>
      <w:tr w:rsidR="00C62B39" w:rsidRPr="002915B7" w14:paraId="27CF3978" w14:textId="77777777">
        <w:tc>
          <w:tcPr>
            <w:tcW w:w="1962" w:type="dxa"/>
            <w:shd w:val="clear" w:color="auto" w:fill="auto"/>
          </w:tcPr>
          <w:p w14:paraId="0FA42940" w14:textId="77777777" w:rsidR="00C62B39" w:rsidRPr="002915B7" w:rsidRDefault="00C62B39" w:rsidP="003F6AB2">
            <w:pPr>
              <w:pStyle w:val="Compact"/>
              <w:spacing w:line="480" w:lineRule="auto"/>
            </w:pPr>
            <w:r w:rsidRPr="002915B7">
              <w:rPr>
                <w:rFonts w:ascii="Calibri Light" w:hAnsi="Calibri Light" w:cs="Calibri Light"/>
                <w:sz w:val="18"/>
                <w:szCs w:val="18"/>
              </w:rPr>
              <w:t>Turdus merula</w:t>
            </w:r>
          </w:p>
        </w:tc>
      </w:tr>
      <w:tr w:rsidR="00C62B39" w:rsidRPr="002915B7" w14:paraId="4B451DB3" w14:textId="77777777">
        <w:tc>
          <w:tcPr>
            <w:tcW w:w="1962" w:type="dxa"/>
            <w:shd w:val="clear" w:color="auto" w:fill="auto"/>
          </w:tcPr>
          <w:p w14:paraId="53DC736E" w14:textId="77777777" w:rsidR="00C62B39" w:rsidRPr="002915B7" w:rsidRDefault="00C62B39" w:rsidP="003F6AB2">
            <w:pPr>
              <w:pStyle w:val="Compact"/>
              <w:spacing w:line="480" w:lineRule="auto"/>
            </w:pPr>
            <w:r w:rsidRPr="002915B7">
              <w:rPr>
                <w:rFonts w:ascii="Calibri Light" w:hAnsi="Calibri Light" w:cs="Calibri Light"/>
                <w:sz w:val="18"/>
                <w:szCs w:val="18"/>
              </w:rPr>
              <w:t>Turdus philomelos</w:t>
            </w:r>
          </w:p>
        </w:tc>
      </w:tr>
      <w:tr w:rsidR="00C62B39" w:rsidRPr="002915B7" w14:paraId="1E9B7985" w14:textId="77777777">
        <w:tc>
          <w:tcPr>
            <w:tcW w:w="1962" w:type="dxa"/>
            <w:shd w:val="clear" w:color="auto" w:fill="auto"/>
          </w:tcPr>
          <w:p w14:paraId="35913498" w14:textId="77777777" w:rsidR="00C62B39" w:rsidRPr="002915B7" w:rsidRDefault="00C62B39" w:rsidP="003F6AB2">
            <w:pPr>
              <w:pStyle w:val="Compact"/>
              <w:spacing w:line="480" w:lineRule="auto"/>
            </w:pPr>
            <w:r w:rsidRPr="002915B7">
              <w:rPr>
                <w:rFonts w:ascii="Calibri Light" w:hAnsi="Calibri Light" w:cs="Calibri Light"/>
                <w:sz w:val="18"/>
                <w:szCs w:val="18"/>
              </w:rPr>
              <w:t>Turdus pilaris</w:t>
            </w:r>
          </w:p>
        </w:tc>
      </w:tr>
      <w:tr w:rsidR="00C62B39" w:rsidRPr="002915B7" w14:paraId="6A01657D" w14:textId="77777777">
        <w:tc>
          <w:tcPr>
            <w:tcW w:w="1962" w:type="dxa"/>
            <w:shd w:val="clear" w:color="auto" w:fill="auto"/>
          </w:tcPr>
          <w:p w14:paraId="4D91B609" w14:textId="77777777" w:rsidR="00C62B39" w:rsidRPr="002915B7" w:rsidRDefault="00C62B39" w:rsidP="003F6AB2">
            <w:pPr>
              <w:pStyle w:val="Compact"/>
              <w:spacing w:line="480" w:lineRule="auto"/>
            </w:pPr>
            <w:r w:rsidRPr="002915B7">
              <w:rPr>
                <w:rFonts w:ascii="Calibri Light" w:hAnsi="Calibri Light" w:cs="Calibri Light"/>
                <w:sz w:val="18"/>
                <w:szCs w:val="18"/>
              </w:rPr>
              <w:t>Turdus torquatus</w:t>
            </w:r>
          </w:p>
        </w:tc>
      </w:tr>
      <w:tr w:rsidR="00C62B39" w:rsidRPr="002915B7" w14:paraId="44736A1E" w14:textId="77777777">
        <w:tc>
          <w:tcPr>
            <w:tcW w:w="1962" w:type="dxa"/>
            <w:shd w:val="clear" w:color="auto" w:fill="auto"/>
          </w:tcPr>
          <w:p w14:paraId="529F4DAB" w14:textId="77777777" w:rsidR="00C62B39" w:rsidRPr="002915B7" w:rsidRDefault="00C62B39" w:rsidP="003F6AB2">
            <w:pPr>
              <w:pStyle w:val="Compact"/>
              <w:spacing w:line="480" w:lineRule="auto"/>
            </w:pPr>
            <w:r w:rsidRPr="002915B7">
              <w:rPr>
                <w:rFonts w:ascii="Calibri Light" w:hAnsi="Calibri Light" w:cs="Calibri Light"/>
                <w:sz w:val="18"/>
                <w:szCs w:val="18"/>
              </w:rPr>
              <w:t>Turdus viscivorus</w:t>
            </w:r>
          </w:p>
        </w:tc>
      </w:tr>
      <w:tr w:rsidR="00C62B39" w:rsidRPr="002915B7" w14:paraId="0F6E9EED" w14:textId="77777777">
        <w:tc>
          <w:tcPr>
            <w:tcW w:w="1962" w:type="dxa"/>
            <w:shd w:val="clear" w:color="auto" w:fill="auto"/>
          </w:tcPr>
          <w:p w14:paraId="1ABAE84D" w14:textId="77777777" w:rsidR="00C62B39" w:rsidRPr="002915B7" w:rsidRDefault="00C62B39" w:rsidP="003F6AB2">
            <w:pPr>
              <w:pStyle w:val="Compact"/>
              <w:spacing w:line="480" w:lineRule="auto"/>
            </w:pPr>
            <w:r w:rsidRPr="002915B7">
              <w:rPr>
                <w:rFonts w:ascii="Calibri Light" w:hAnsi="Calibri Light" w:cs="Calibri Light"/>
                <w:sz w:val="18"/>
                <w:szCs w:val="18"/>
              </w:rPr>
              <w:t>Turnix sylvatica</w:t>
            </w:r>
          </w:p>
        </w:tc>
      </w:tr>
      <w:tr w:rsidR="00C62B39" w:rsidRPr="002915B7" w14:paraId="5172DDFE" w14:textId="77777777">
        <w:tc>
          <w:tcPr>
            <w:tcW w:w="1962" w:type="dxa"/>
            <w:shd w:val="clear" w:color="auto" w:fill="auto"/>
          </w:tcPr>
          <w:p w14:paraId="21D3B27B" w14:textId="77777777" w:rsidR="00C62B39" w:rsidRPr="002915B7" w:rsidRDefault="00C62B39" w:rsidP="003F6AB2">
            <w:pPr>
              <w:pStyle w:val="Compact"/>
              <w:spacing w:line="480" w:lineRule="auto"/>
            </w:pPr>
            <w:r w:rsidRPr="002915B7">
              <w:rPr>
                <w:rFonts w:ascii="Calibri Light" w:hAnsi="Calibri Light" w:cs="Calibri Light"/>
                <w:sz w:val="18"/>
                <w:szCs w:val="18"/>
              </w:rPr>
              <w:t>Tyto alba</w:t>
            </w:r>
          </w:p>
        </w:tc>
      </w:tr>
      <w:tr w:rsidR="00C62B39" w:rsidRPr="002915B7" w14:paraId="2EBE900B" w14:textId="77777777">
        <w:tc>
          <w:tcPr>
            <w:tcW w:w="1962" w:type="dxa"/>
            <w:shd w:val="clear" w:color="auto" w:fill="auto"/>
          </w:tcPr>
          <w:p w14:paraId="3EBB33CA"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Upupa epops</w:t>
            </w:r>
          </w:p>
        </w:tc>
      </w:tr>
      <w:tr w:rsidR="00C62B39" w:rsidRPr="002915B7" w14:paraId="6A59B4FD" w14:textId="77777777">
        <w:tc>
          <w:tcPr>
            <w:tcW w:w="1962" w:type="dxa"/>
            <w:shd w:val="clear" w:color="auto" w:fill="auto"/>
          </w:tcPr>
          <w:p w14:paraId="5FA8D0A8" w14:textId="77777777" w:rsidR="00C62B39" w:rsidRPr="002915B7" w:rsidRDefault="00C62B39" w:rsidP="003F6AB2">
            <w:pPr>
              <w:pStyle w:val="Compact"/>
              <w:spacing w:line="480" w:lineRule="auto"/>
            </w:pPr>
            <w:r w:rsidRPr="002915B7">
              <w:rPr>
                <w:rFonts w:ascii="Calibri Light" w:hAnsi="Calibri Light" w:cs="Calibri Light"/>
                <w:sz w:val="18"/>
                <w:szCs w:val="18"/>
              </w:rPr>
              <w:t>Uria lomvia</w:t>
            </w:r>
          </w:p>
        </w:tc>
      </w:tr>
      <w:tr w:rsidR="00C62B39" w:rsidRPr="002915B7" w14:paraId="1081ED03" w14:textId="77777777">
        <w:tc>
          <w:tcPr>
            <w:tcW w:w="1962" w:type="dxa"/>
            <w:shd w:val="clear" w:color="auto" w:fill="auto"/>
          </w:tcPr>
          <w:p w14:paraId="0E8146B3" w14:textId="77777777" w:rsidR="00C62B39" w:rsidRPr="002915B7" w:rsidRDefault="00C62B39" w:rsidP="003F6AB2">
            <w:pPr>
              <w:pStyle w:val="Compact"/>
              <w:spacing w:line="480" w:lineRule="auto"/>
            </w:pPr>
            <w:r w:rsidRPr="002915B7">
              <w:rPr>
                <w:rFonts w:ascii="Calibri Light" w:hAnsi="Calibri Light" w:cs="Calibri Light"/>
                <w:sz w:val="18"/>
                <w:szCs w:val="18"/>
              </w:rPr>
              <w:t>Vanellus vanellus</w:t>
            </w:r>
          </w:p>
        </w:tc>
      </w:tr>
      <w:tr w:rsidR="00C62B39" w:rsidRPr="002915B7" w14:paraId="1B1E6618" w14:textId="77777777">
        <w:tc>
          <w:tcPr>
            <w:tcW w:w="1962" w:type="dxa"/>
            <w:shd w:val="clear" w:color="auto" w:fill="auto"/>
          </w:tcPr>
          <w:p w14:paraId="636E5777" w14:textId="77777777" w:rsidR="00C62B39" w:rsidRPr="002915B7" w:rsidRDefault="00C62B39" w:rsidP="003F6AB2">
            <w:pPr>
              <w:pStyle w:val="Compact"/>
              <w:spacing w:line="480" w:lineRule="auto"/>
            </w:pPr>
            <w:r w:rsidRPr="002915B7">
              <w:rPr>
                <w:rFonts w:ascii="Calibri Light" w:hAnsi="Calibri Light" w:cs="Calibri Light"/>
                <w:sz w:val="18"/>
                <w:szCs w:val="18"/>
              </w:rPr>
              <w:t>Xenus cinereus</w:t>
            </w:r>
          </w:p>
        </w:tc>
      </w:tr>
      <w:tr w:rsidR="00C62B39" w:rsidRPr="002915B7" w14:paraId="3598B21E" w14:textId="77777777">
        <w:tc>
          <w:tcPr>
            <w:tcW w:w="1962" w:type="dxa"/>
            <w:shd w:val="clear" w:color="auto" w:fill="auto"/>
          </w:tcPr>
          <w:p w14:paraId="783F75D7" w14:textId="77777777" w:rsidR="00C62B39" w:rsidRPr="002915B7" w:rsidRDefault="00C62B39" w:rsidP="003F6AB2">
            <w:pPr>
              <w:pStyle w:val="Compact"/>
              <w:spacing w:line="480" w:lineRule="auto"/>
            </w:pPr>
            <w:r w:rsidRPr="002915B7">
              <w:rPr>
                <w:rFonts w:ascii="Calibri Light" w:hAnsi="Calibri Light" w:cs="Calibri Light"/>
                <w:b/>
                <w:sz w:val="18"/>
                <w:szCs w:val="18"/>
              </w:rPr>
              <w:t>Mammals</w:t>
            </w:r>
          </w:p>
        </w:tc>
      </w:tr>
      <w:tr w:rsidR="00C62B39" w:rsidRPr="002915B7" w14:paraId="1E198945" w14:textId="77777777">
        <w:tc>
          <w:tcPr>
            <w:tcW w:w="1962" w:type="dxa"/>
            <w:shd w:val="clear" w:color="auto" w:fill="auto"/>
          </w:tcPr>
          <w:p w14:paraId="3DF5E9DD" w14:textId="77777777" w:rsidR="00C62B39" w:rsidRPr="002915B7" w:rsidRDefault="00C62B39" w:rsidP="003F6AB2">
            <w:pPr>
              <w:pStyle w:val="Compact"/>
              <w:spacing w:line="480" w:lineRule="auto"/>
            </w:pPr>
            <w:r w:rsidRPr="002915B7">
              <w:rPr>
                <w:rFonts w:ascii="Calibri Light" w:hAnsi="Calibri Light" w:cs="Calibri Light"/>
                <w:sz w:val="18"/>
                <w:szCs w:val="18"/>
              </w:rPr>
              <w:t>Acomys minous</w:t>
            </w:r>
          </w:p>
        </w:tc>
      </w:tr>
      <w:tr w:rsidR="00C62B39" w:rsidRPr="002915B7" w14:paraId="14EDEDFA" w14:textId="77777777">
        <w:tc>
          <w:tcPr>
            <w:tcW w:w="1962" w:type="dxa"/>
            <w:shd w:val="clear" w:color="auto" w:fill="auto"/>
          </w:tcPr>
          <w:p w14:paraId="54B3E891" w14:textId="77777777" w:rsidR="00C62B39" w:rsidRPr="002915B7" w:rsidRDefault="00C62B39" w:rsidP="003F6AB2">
            <w:pPr>
              <w:pStyle w:val="Compact"/>
              <w:spacing w:line="480" w:lineRule="auto"/>
            </w:pPr>
            <w:r w:rsidRPr="002915B7">
              <w:rPr>
                <w:rFonts w:ascii="Calibri Light" w:hAnsi="Calibri Light" w:cs="Calibri Light"/>
                <w:sz w:val="18"/>
                <w:szCs w:val="18"/>
              </w:rPr>
              <w:t>Alces alces</w:t>
            </w:r>
          </w:p>
        </w:tc>
      </w:tr>
      <w:tr w:rsidR="00C62B39" w:rsidRPr="002915B7" w14:paraId="58F6850A" w14:textId="77777777">
        <w:tc>
          <w:tcPr>
            <w:tcW w:w="1962" w:type="dxa"/>
            <w:shd w:val="clear" w:color="auto" w:fill="auto"/>
          </w:tcPr>
          <w:p w14:paraId="06CF477F" w14:textId="77777777" w:rsidR="00C62B39" w:rsidRPr="002915B7" w:rsidRDefault="00C62B39" w:rsidP="003F6AB2">
            <w:pPr>
              <w:pStyle w:val="Compact"/>
              <w:spacing w:line="480" w:lineRule="auto"/>
            </w:pPr>
            <w:r w:rsidRPr="002915B7">
              <w:rPr>
                <w:rFonts w:ascii="Calibri Light" w:hAnsi="Calibri Light" w:cs="Calibri Light"/>
                <w:sz w:val="18"/>
                <w:szCs w:val="18"/>
              </w:rPr>
              <w:t>Alopex lagopus</w:t>
            </w:r>
          </w:p>
        </w:tc>
      </w:tr>
      <w:tr w:rsidR="00C62B39" w:rsidRPr="002915B7" w14:paraId="25227771" w14:textId="77777777">
        <w:tc>
          <w:tcPr>
            <w:tcW w:w="1962" w:type="dxa"/>
            <w:shd w:val="clear" w:color="auto" w:fill="auto"/>
          </w:tcPr>
          <w:p w14:paraId="045AA96D"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agrarius</w:t>
            </w:r>
          </w:p>
        </w:tc>
      </w:tr>
      <w:tr w:rsidR="00C62B39" w:rsidRPr="002915B7" w14:paraId="40AFB520" w14:textId="77777777">
        <w:tc>
          <w:tcPr>
            <w:tcW w:w="1962" w:type="dxa"/>
            <w:shd w:val="clear" w:color="auto" w:fill="auto"/>
          </w:tcPr>
          <w:p w14:paraId="364CF06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alpicola</w:t>
            </w:r>
          </w:p>
        </w:tc>
      </w:tr>
      <w:tr w:rsidR="00C62B39" w:rsidRPr="002915B7" w14:paraId="1C22FA56" w14:textId="77777777">
        <w:tc>
          <w:tcPr>
            <w:tcW w:w="1962" w:type="dxa"/>
            <w:shd w:val="clear" w:color="auto" w:fill="auto"/>
          </w:tcPr>
          <w:p w14:paraId="2FC46351"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epimelas</w:t>
            </w:r>
          </w:p>
        </w:tc>
      </w:tr>
      <w:tr w:rsidR="00C62B39" w:rsidRPr="002915B7" w14:paraId="32A00B69" w14:textId="77777777">
        <w:tc>
          <w:tcPr>
            <w:tcW w:w="1962" w:type="dxa"/>
            <w:shd w:val="clear" w:color="auto" w:fill="auto"/>
          </w:tcPr>
          <w:p w14:paraId="04EA7BE7"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flavicollis</w:t>
            </w:r>
          </w:p>
        </w:tc>
      </w:tr>
      <w:tr w:rsidR="00C62B39" w:rsidRPr="002915B7" w14:paraId="4C893B1A" w14:textId="77777777">
        <w:tc>
          <w:tcPr>
            <w:tcW w:w="1962" w:type="dxa"/>
            <w:shd w:val="clear" w:color="auto" w:fill="auto"/>
          </w:tcPr>
          <w:p w14:paraId="40E2815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mystacinus</w:t>
            </w:r>
          </w:p>
        </w:tc>
      </w:tr>
      <w:tr w:rsidR="00C62B39" w:rsidRPr="002915B7" w14:paraId="5A98EF65" w14:textId="77777777">
        <w:tc>
          <w:tcPr>
            <w:tcW w:w="1962" w:type="dxa"/>
            <w:shd w:val="clear" w:color="auto" w:fill="auto"/>
          </w:tcPr>
          <w:p w14:paraId="47AD3361"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sylvaticus</w:t>
            </w:r>
          </w:p>
        </w:tc>
      </w:tr>
      <w:tr w:rsidR="00C62B39" w:rsidRPr="002915B7" w14:paraId="7B2878D0" w14:textId="77777777">
        <w:tc>
          <w:tcPr>
            <w:tcW w:w="1962" w:type="dxa"/>
            <w:shd w:val="clear" w:color="auto" w:fill="auto"/>
          </w:tcPr>
          <w:p w14:paraId="3824E9C2"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uralensis</w:t>
            </w:r>
          </w:p>
        </w:tc>
      </w:tr>
      <w:tr w:rsidR="00C62B39" w:rsidRPr="002915B7" w14:paraId="2075304D" w14:textId="77777777">
        <w:tc>
          <w:tcPr>
            <w:tcW w:w="1962" w:type="dxa"/>
            <w:shd w:val="clear" w:color="auto" w:fill="auto"/>
          </w:tcPr>
          <w:p w14:paraId="5AAFAC63"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witherbyi</w:t>
            </w:r>
          </w:p>
        </w:tc>
      </w:tr>
      <w:tr w:rsidR="00C62B39" w:rsidRPr="002915B7" w14:paraId="605DD90E" w14:textId="77777777">
        <w:tc>
          <w:tcPr>
            <w:tcW w:w="1962" w:type="dxa"/>
            <w:shd w:val="clear" w:color="auto" w:fill="auto"/>
          </w:tcPr>
          <w:p w14:paraId="4ACAC7BF"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amphibius</w:t>
            </w:r>
          </w:p>
        </w:tc>
      </w:tr>
      <w:tr w:rsidR="00C62B39" w:rsidRPr="002915B7" w14:paraId="030F6E05" w14:textId="77777777">
        <w:tc>
          <w:tcPr>
            <w:tcW w:w="1962" w:type="dxa"/>
            <w:shd w:val="clear" w:color="auto" w:fill="auto"/>
          </w:tcPr>
          <w:p w14:paraId="0B5CD2CB"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sapidus</w:t>
            </w:r>
          </w:p>
        </w:tc>
      </w:tr>
      <w:tr w:rsidR="00C62B39" w:rsidRPr="002915B7" w14:paraId="4DBEB8A2" w14:textId="77777777">
        <w:tc>
          <w:tcPr>
            <w:tcW w:w="1962" w:type="dxa"/>
            <w:shd w:val="clear" w:color="auto" w:fill="auto"/>
          </w:tcPr>
          <w:p w14:paraId="01FC791B"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scherman</w:t>
            </w:r>
          </w:p>
        </w:tc>
      </w:tr>
      <w:tr w:rsidR="00C62B39" w:rsidRPr="002915B7" w14:paraId="1A874724" w14:textId="77777777">
        <w:tc>
          <w:tcPr>
            <w:tcW w:w="1962" w:type="dxa"/>
            <w:shd w:val="clear" w:color="auto" w:fill="auto"/>
          </w:tcPr>
          <w:p w14:paraId="28BDF5B1" w14:textId="77777777" w:rsidR="00C62B39" w:rsidRPr="002915B7" w:rsidRDefault="00C62B39" w:rsidP="003F6AB2">
            <w:pPr>
              <w:pStyle w:val="Compact"/>
              <w:spacing w:line="480" w:lineRule="auto"/>
            </w:pPr>
            <w:r w:rsidRPr="002915B7">
              <w:rPr>
                <w:rFonts w:ascii="Calibri Light" w:hAnsi="Calibri Light" w:cs="Calibri Light"/>
                <w:sz w:val="18"/>
                <w:szCs w:val="18"/>
              </w:rPr>
              <w:t>Atelerix algirus</w:t>
            </w:r>
          </w:p>
        </w:tc>
      </w:tr>
      <w:tr w:rsidR="00C62B39" w:rsidRPr="002915B7" w14:paraId="5141DE14" w14:textId="77777777">
        <w:tc>
          <w:tcPr>
            <w:tcW w:w="1962" w:type="dxa"/>
            <w:shd w:val="clear" w:color="auto" w:fill="auto"/>
          </w:tcPr>
          <w:p w14:paraId="52C100A0" w14:textId="77777777" w:rsidR="00C62B39" w:rsidRPr="002915B7" w:rsidRDefault="00C62B39" w:rsidP="003F6AB2">
            <w:pPr>
              <w:pStyle w:val="Compact"/>
              <w:spacing w:line="480" w:lineRule="auto"/>
            </w:pPr>
            <w:r w:rsidRPr="002915B7">
              <w:rPr>
                <w:rFonts w:ascii="Calibri Light" w:hAnsi="Calibri Light" w:cs="Calibri Light"/>
                <w:sz w:val="18"/>
                <w:szCs w:val="18"/>
              </w:rPr>
              <w:t>Barbastella barbastellus</w:t>
            </w:r>
          </w:p>
        </w:tc>
      </w:tr>
      <w:tr w:rsidR="00C62B39" w:rsidRPr="002915B7" w14:paraId="5B6C2C0C" w14:textId="77777777">
        <w:tc>
          <w:tcPr>
            <w:tcW w:w="1962" w:type="dxa"/>
            <w:shd w:val="clear" w:color="auto" w:fill="auto"/>
          </w:tcPr>
          <w:p w14:paraId="66F18AF1" w14:textId="77777777" w:rsidR="00C62B39" w:rsidRPr="002915B7" w:rsidRDefault="00C62B39" w:rsidP="003F6AB2">
            <w:pPr>
              <w:pStyle w:val="Compact"/>
              <w:spacing w:line="480" w:lineRule="auto"/>
            </w:pPr>
            <w:r w:rsidRPr="002915B7">
              <w:rPr>
                <w:rFonts w:ascii="Calibri Light" w:hAnsi="Calibri Light" w:cs="Calibri Light"/>
                <w:sz w:val="18"/>
                <w:szCs w:val="18"/>
              </w:rPr>
              <w:t>Bison bonasus</w:t>
            </w:r>
          </w:p>
        </w:tc>
      </w:tr>
      <w:tr w:rsidR="00C62B39" w:rsidRPr="002915B7" w14:paraId="148C4F2B" w14:textId="77777777">
        <w:tc>
          <w:tcPr>
            <w:tcW w:w="1962" w:type="dxa"/>
            <w:shd w:val="clear" w:color="auto" w:fill="auto"/>
          </w:tcPr>
          <w:p w14:paraId="5FE2A2CC" w14:textId="77777777" w:rsidR="00C62B39" w:rsidRPr="002915B7" w:rsidRDefault="00C62B39" w:rsidP="003F6AB2">
            <w:pPr>
              <w:pStyle w:val="Compact"/>
              <w:spacing w:line="480" w:lineRule="auto"/>
            </w:pPr>
            <w:r w:rsidRPr="002915B7">
              <w:rPr>
                <w:rFonts w:ascii="Calibri Light" w:hAnsi="Calibri Light" w:cs="Calibri Light"/>
                <w:sz w:val="18"/>
                <w:szCs w:val="18"/>
              </w:rPr>
              <w:t>Canis aureus</w:t>
            </w:r>
          </w:p>
        </w:tc>
      </w:tr>
      <w:tr w:rsidR="00C62B39" w:rsidRPr="002915B7" w14:paraId="72BDC037" w14:textId="77777777">
        <w:tc>
          <w:tcPr>
            <w:tcW w:w="1962" w:type="dxa"/>
            <w:shd w:val="clear" w:color="auto" w:fill="auto"/>
          </w:tcPr>
          <w:p w14:paraId="65C5DD0A" w14:textId="77777777" w:rsidR="00C62B39" w:rsidRPr="002915B7" w:rsidRDefault="00C62B39" w:rsidP="003F6AB2">
            <w:pPr>
              <w:pStyle w:val="Compact"/>
              <w:spacing w:line="480" w:lineRule="auto"/>
            </w:pPr>
            <w:r w:rsidRPr="002915B7">
              <w:rPr>
                <w:rFonts w:ascii="Calibri Light" w:hAnsi="Calibri Light" w:cs="Calibri Light"/>
                <w:sz w:val="18"/>
                <w:szCs w:val="18"/>
              </w:rPr>
              <w:t>Capra ibex</w:t>
            </w:r>
          </w:p>
        </w:tc>
      </w:tr>
      <w:tr w:rsidR="00C62B39" w:rsidRPr="002915B7" w14:paraId="0625A98D" w14:textId="77777777">
        <w:tc>
          <w:tcPr>
            <w:tcW w:w="1962" w:type="dxa"/>
            <w:shd w:val="clear" w:color="auto" w:fill="auto"/>
          </w:tcPr>
          <w:p w14:paraId="7483FA49" w14:textId="77777777" w:rsidR="00C62B39" w:rsidRPr="002915B7" w:rsidRDefault="00C62B39" w:rsidP="003F6AB2">
            <w:pPr>
              <w:pStyle w:val="Compact"/>
              <w:spacing w:line="480" w:lineRule="auto"/>
            </w:pPr>
            <w:r w:rsidRPr="002915B7">
              <w:rPr>
                <w:rFonts w:ascii="Calibri Light" w:hAnsi="Calibri Light" w:cs="Calibri Light"/>
                <w:sz w:val="18"/>
                <w:szCs w:val="18"/>
              </w:rPr>
              <w:t>Capra pyrenaica</w:t>
            </w:r>
          </w:p>
        </w:tc>
      </w:tr>
      <w:tr w:rsidR="00C62B39" w:rsidRPr="002915B7" w14:paraId="32DBE9BD" w14:textId="77777777">
        <w:tc>
          <w:tcPr>
            <w:tcW w:w="1962" w:type="dxa"/>
            <w:shd w:val="clear" w:color="auto" w:fill="auto"/>
          </w:tcPr>
          <w:p w14:paraId="6DE63068" w14:textId="77777777" w:rsidR="00C62B39" w:rsidRPr="002915B7" w:rsidRDefault="00C62B39" w:rsidP="003F6AB2">
            <w:pPr>
              <w:pStyle w:val="Compact"/>
              <w:spacing w:line="480" w:lineRule="auto"/>
            </w:pPr>
            <w:r w:rsidRPr="002915B7">
              <w:rPr>
                <w:rFonts w:ascii="Calibri Light" w:hAnsi="Calibri Light" w:cs="Calibri Light"/>
                <w:sz w:val="18"/>
                <w:szCs w:val="18"/>
              </w:rPr>
              <w:t>Capreolus capreolus</w:t>
            </w:r>
          </w:p>
        </w:tc>
      </w:tr>
      <w:tr w:rsidR="00C62B39" w:rsidRPr="002915B7" w14:paraId="32581AB2" w14:textId="77777777">
        <w:tc>
          <w:tcPr>
            <w:tcW w:w="1962" w:type="dxa"/>
            <w:shd w:val="clear" w:color="auto" w:fill="auto"/>
          </w:tcPr>
          <w:p w14:paraId="39A2B720" w14:textId="77777777" w:rsidR="00C62B39" w:rsidRPr="002915B7" w:rsidRDefault="00C62B39" w:rsidP="003F6AB2">
            <w:pPr>
              <w:pStyle w:val="Compact"/>
              <w:spacing w:line="480" w:lineRule="auto"/>
            </w:pPr>
            <w:r w:rsidRPr="002915B7">
              <w:rPr>
                <w:rFonts w:ascii="Calibri Light" w:hAnsi="Calibri Light" w:cs="Calibri Light"/>
                <w:sz w:val="18"/>
                <w:szCs w:val="18"/>
              </w:rPr>
              <w:t>Chionomys nivalis</w:t>
            </w:r>
          </w:p>
        </w:tc>
      </w:tr>
      <w:tr w:rsidR="00C62B39" w:rsidRPr="002915B7" w14:paraId="4D990BBA" w14:textId="77777777">
        <w:tc>
          <w:tcPr>
            <w:tcW w:w="1962" w:type="dxa"/>
            <w:shd w:val="clear" w:color="auto" w:fill="auto"/>
          </w:tcPr>
          <w:p w14:paraId="7904F0DB" w14:textId="77777777" w:rsidR="00C62B39" w:rsidRPr="002915B7" w:rsidRDefault="00C62B39" w:rsidP="003F6AB2">
            <w:pPr>
              <w:pStyle w:val="Compact"/>
              <w:spacing w:line="480" w:lineRule="auto"/>
            </w:pPr>
            <w:r w:rsidRPr="002915B7">
              <w:rPr>
                <w:rFonts w:ascii="Calibri Light" w:hAnsi="Calibri Light" w:cs="Calibri Light"/>
                <w:sz w:val="18"/>
                <w:szCs w:val="18"/>
              </w:rPr>
              <w:t>Cricetulus migratorius</w:t>
            </w:r>
          </w:p>
        </w:tc>
      </w:tr>
      <w:tr w:rsidR="00C62B39" w:rsidRPr="002915B7" w14:paraId="2355E971" w14:textId="77777777">
        <w:tc>
          <w:tcPr>
            <w:tcW w:w="1962" w:type="dxa"/>
            <w:shd w:val="clear" w:color="auto" w:fill="auto"/>
          </w:tcPr>
          <w:p w14:paraId="0363B651" w14:textId="77777777" w:rsidR="00C62B39" w:rsidRPr="002915B7" w:rsidRDefault="00C62B39" w:rsidP="003F6AB2">
            <w:pPr>
              <w:pStyle w:val="Compact"/>
              <w:spacing w:line="480" w:lineRule="auto"/>
            </w:pPr>
            <w:r w:rsidRPr="002915B7">
              <w:rPr>
                <w:rFonts w:ascii="Calibri Light" w:hAnsi="Calibri Light" w:cs="Calibri Light"/>
                <w:sz w:val="18"/>
                <w:szCs w:val="18"/>
              </w:rPr>
              <w:t>Cricetus cricetus</w:t>
            </w:r>
          </w:p>
        </w:tc>
      </w:tr>
      <w:tr w:rsidR="00C62B39" w:rsidRPr="002915B7" w14:paraId="5D6417F9" w14:textId="77777777">
        <w:tc>
          <w:tcPr>
            <w:tcW w:w="1962" w:type="dxa"/>
            <w:shd w:val="clear" w:color="auto" w:fill="auto"/>
          </w:tcPr>
          <w:p w14:paraId="31E94761"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leucodon</w:t>
            </w:r>
          </w:p>
        </w:tc>
      </w:tr>
      <w:tr w:rsidR="00C62B39" w:rsidRPr="002915B7" w14:paraId="514978D5" w14:textId="77777777">
        <w:tc>
          <w:tcPr>
            <w:tcW w:w="1962" w:type="dxa"/>
            <w:shd w:val="clear" w:color="auto" w:fill="auto"/>
          </w:tcPr>
          <w:p w14:paraId="63F88D16"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pachyura</w:t>
            </w:r>
          </w:p>
        </w:tc>
      </w:tr>
      <w:tr w:rsidR="00C62B39" w:rsidRPr="002915B7" w14:paraId="36CFCB2C" w14:textId="77777777">
        <w:tc>
          <w:tcPr>
            <w:tcW w:w="1962" w:type="dxa"/>
            <w:shd w:val="clear" w:color="auto" w:fill="auto"/>
          </w:tcPr>
          <w:p w14:paraId="0AAD562E"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russula</w:t>
            </w:r>
          </w:p>
        </w:tc>
      </w:tr>
      <w:tr w:rsidR="00C62B39" w:rsidRPr="002915B7" w14:paraId="3B865AA2" w14:textId="77777777">
        <w:tc>
          <w:tcPr>
            <w:tcW w:w="1962" w:type="dxa"/>
            <w:shd w:val="clear" w:color="auto" w:fill="auto"/>
          </w:tcPr>
          <w:p w14:paraId="5CB2341E"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sicula</w:t>
            </w:r>
          </w:p>
        </w:tc>
      </w:tr>
      <w:tr w:rsidR="00C62B39" w:rsidRPr="002915B7" w14:paraId="0ED3D0A5" w14:textId="77777777">
        <w:tc>
          <w:tcPr>
            <w:tcW w:w="1962" w:type="dxa"/>
            <w:shd w:val="clear" w:color="auto" w:fill="auto"/>
          </w:tcPr>
          <w:p w14:paraId="2C4FDCBC"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suaveolens</w:t>
            </w:r>
          </w:p>
        </w:tc>
      </w:tr>
      <w:tr w:rsidR="00C62B39" w:rsidRPr="002915B7" w14:paraId="3E2B9C3A" w14:textId="77777777">
        <w:tc>
          <w:tcPr>
            <w:tcW w:w="1962" w:type="dxa"/>
            <w:shd w:val="clear" w:color="auto" w:fill="auto"/>
          </w:tcPr>
          <w:p w14:paraId="6EF81431"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zimmermanni</w:t>
            </w:r>
          </w:p>
        </w:tc>
      </w:tr>
      <w:tr w:rsidR="00C62B39" w:rsidRPr="002915B7" w14:paraId="0CD6C413" w14:textId="77777777">
        <w:tc>
          <w:tcPr>
            <w:tcW w:w="1962" w:type="dxa"/>
            <w:shd w:val="clear" w:color="auto" w:fill="auto"/>
          </w:tcPr>
          <w:p w14:paraId="2A1543CC" w14:textId="77777777" w:rsidR="00C62B39" w:rsidRPr="002915B7" w:rsidRDefault="00C62B39" w:rsidP="003F6AB2">
            <w:pPr>
              <w:pStyle w:val="Compact"/>
              <w:spacing w:line="480" w:lineRule="auto"/>
            </w:pPr>
            <w:r w:rsidRPr="002915B7">
              <w:rPr>
                <w:rFonts w:ascii="Calibri Light" w:hAnsi="Calibri Light" w:cs="Calibri Light"/>
                <w:sz w:val="18"/>
                <w:szCs w:val="18"/>
              </w:rPr>
              <w:t>Dama dama</w:t>
            </w:r>
          </w:p>
        </w:tc>
      </w:tr>
      <w:tr w:rsidR="00C62B39" w:rsidRPr="002915B7" w14:paraId="20CE3907" w14:textId="77777777">
        <w:tc>
          <w:tcPr>
            <w:tcW w:w="1962" w:type="dxa"/>
            <w:shd w:val="clear" w:color="auto" w:fill="auto"/>
          </w:tcPr>
          <w:p w14:paraId="262CD403" w14:textId="77777777" w:rsidR="00C62B39" w:rsidRPr="002915B7" w:rsidRDefault="00C62B39" w:rsidP="003F6AB2">
            <w:pPr>
              <w:pStyle w:val="Compact"/>
              <w:spacing w:line="480" w:lineRule="auto"/>
            </w:pPr>
            <w:r w:rsidRPr="002915B7">
              <w:rPr>
                <w:rFonts w:ascii="Calibri Light" w:hAnsi="Calibri Light" w:cs="Calibri Light"/>
                <w:sz w:val="18"/>
                <w:szCs w:val="18"/>
              </w:rPr>
              <w:t>Dinaromys bogdanovi</w:t>
            </w:r>
          </w:p>
        </w:tc>
      </w:tr>
      <w:tr w:rsidR="00C62B39" w:rsidRPr="002915B7" w14:paraId="0765DAA0" w14:textId="77777777">
        <w:tc>
          <w:tcPr>
            <w:tcW w:w="1962" w:type="dxa"/>
            <w:shd w:val="clear" w:color="auto" w:fill="auto"/>
          </w:tcPr>
          <w:p w14:paraId="226E9564" w14:textId="77777777" w:rsidR="00C62B39" w:rsidRPr="002915B7" w:rsidRDefault="00C62B39" w:rsidP="003F6AB2">
            <w:pPr>
              <w:pStyle w:val="Compact"/>
              <w:spacing w:line="480" w:lineRule="auto"/>
            </w:pPr>
            <w:r w:rsidRPr="002915B7">
              <w:rPr>
                <w:rFonts w:ascii="Calibri Light" w:hAnsi="Calibri Light" w:cs="Calibri Light"/>
                <w:sz w:val="18"/>
                <w:szCs w:val="18"/>
              </w:rPr>
              <w:t>Dryomys nitedula</w:t>
            </w:r>
          </w:p>
        </w:tc>
      </w:tr>
      <w:tr w:rsidR="00C62B39" w:rsidRPr="002915B7" w14:paraId="0DA7C44C" w14:textId="77777777">
        <w:tc>
          <w:tcPr>
            <w:tcW w:w="1962" w:type="dxa"/>
            <w:shd w:val="clear" w:color="auto" w:fill="auto"/>
          </w:tcPr>
          <w:p w14:paraId="6980CF90" w14:textId="77777777" w:rsidR="00C62B39" w:rsidRPr="002915B7" w:rsidRDefault="00C62B39" w:rsidP="003F6AB2">
            <w:pPr>
              <w:pStyle w:val="Compact"/>
              <w:spacing w:line="480" w:lineRule="auto"/>
            </w:pPr>
            <w:r w:rsidRPr="002915B7">
              <w:rPr>
                <w:rFonts w:ascii="Calibri Light" w:hAnsi="Calibri Light" w:cs="Calibri Light"/>
                <w:sz w:val="18"/>
                <w:szCs w:val="18"/>
              </w:rPr>
              <w:t>Eliomys quercinus</w:t>
            </w:r>
          </w:p>
        </w:tc>
      </w:tr>
      <w:tr w:rsidR="00C62B39" w:rsidRPr="002915B7" w14:paraId="5684DE37" w14:textId="77777777">
        <w:tc>
          <w:tcPr>
            <w:tcW w:w="1962" w:type="dxa"/>
            <w:shd w:val="clear" w:color="auto" w:fill="auto"/>
          </w:tcPr>
          <w:p w14:paraId="78224A2F"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bottae</w:t>
            </w:r>
          </w:p>
        </w:tc>
      </w:tr>
      <w:tr w:rsidR="00C62B39" w:rsidRPr="002915B7" w14:paraId="3D15E057" w14:textId="77777777">
        <w:tc>
          <w:tcPr>
            <w:tcW w:w="1962" w:type="dxa"/>
            <w:shd w:val="clear" w:color="auto" w:fill="auto"/>
          </w:tcPr>
          <w:p w14:paraId="424DC89C"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nilsonii</w:t>
            </w:r>
          </w:p>
        </w:tc>
      </w:tr>
      <w:tr w:rsidR="00C62B39" w:rsidRPr="002915B7" w14:paraId="05011DE7" w14:textId="77777777">
        <w:tc>
          <w:tcPr>
            <w:tcW w:w="1962" w:type="dxa"/>
            <w:shd w:val="clear" w:color="auto" w:fill="auto"/>
          </w:tcPr>
          <w:p w14:paraId="0B4C3104"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serotinus</w:t>
            </w:r>
          </w:p>
        </w:tc>
      </w:tr>
      <w:tr w:rsidR="00C62B39" w:rsidRPr="002915B7" w14:paraId="66FC8AF2" w14:textId="77777777">
        <w:tc>
          <w:tcPr>
            <w:tcW w:w="1962" w:type="dxa"/>
            <w:shd w:val="clear" w:color="auto" w:fill="auto"/>
          </w:tcPr>
          <w:p w14:paraId="16E4EA48"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europaeus</w:t>
            </w:r>
          </w:p>
        </w:tc>
      </w:tr>
      <w:tr w:rsidR="00C62B39" w:rsidRPr="002915B7" w14:paraId="0BB5D290" w14:textId="77777777">
        <w:tc>
          <w:tcPr>
            <w:tcW w:w="1962" w:type="dxa"/>
            <w:shd w:val="clear" w:color="auto" w:fill="auto"/>
          </w:tcPr>
          <w:p w14:paraId="016B4800"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roumanicus</w:t>
            </w:r>
          </w:p>
        </w:tc>
      </w:tr>
      <w:tr w:rsidR="00C62B39" w:rsidRPr="002915B7" w14:paraId="29F1C42D" w14:textId="77777777">
        <w:tc>
          <w:tcPr>
            <w:tcW w:w="1962" w:type="dxa"/>
            <w:shd w:val="clear" w:color="auto" w:fill="auto"/>
          </w:tcPr>
          <w:p w14:paraId="595B9862" w14:textId="77777777" w:rsidR="00C62B39" w:rsidRPr="002915B7" w:rsidRDefault="00C62B39" w:rsidP="003F6AB2">
            <w:pPr>
              <w:pStyle w:val="Compact"/>
              <w:spacing w:line="480" w:lineRule="auto"/>
            </w:pPr>
            <w:r w:rsidRPr="002915B7">
              <w:rPr>
                <w:rFonts w:ascii="Calibri Light" w:hAnsi="Calibri Light" w:cs="Calibri Light"/>
                <w:sz w:val="18"/>
                <w:szCs w:val="18"/>
              </w:rPr>
              <w:t>Felis silvestris</w:t>
            </w:r>
          </w:p>
        </w:tc>
      </w:tr>
      <w:tr w:rsidR="00C62B39" w:rsidRPr="002915B7" w14:paraId="01CD84AD" w14:textId="77777777">
        <w:tc>
          <w:tcPr>
            <w:tcW w:w="1962" w:type="dxa"/>
            <w:shd w:val="clear" w:color="auto" w:fill="auto"/>
          </w:tcPr>
          <w:p w14:paraId="3AFFC8F7" w14:textId="77777777" w:rsidR="00C62B39" w:rsidRPr="002915B7" w:rsidRDefault="00C62B39" w:rsidP="003F6AB2">
            <w:pPr>
              <w:pStyle w:val="Compact"/>
              <w:spacing w:line="480" w:lineRule="auto"/>
            </w:pPr>
            <w:r w:rsidRPr="002915B7">
              <w:rPr>
                <w:rFonts w:ascii="Calibri Light" w:hAnsi="Calibri Light" w:cs="Calibri Light"/>
                <w:sz w:val="18"/>
                <w:szCs w:val="18"/>
              </w:rPr>
              <w:t>Galemys pyrenaicus</w:t>
            </w:r>
          </w:p>
        </w:tc>
      </w:tr>
      <w:tr w:rsidR="00C62B39" w:rsidRPr="002915B7" w14:paraId="52703FD2" w14:textId="77777777">
        <w:tc>
          <w:tcPr>
            <w:tcW w:w="1962" w:type="dxa"/>
            <w:shd w:val="clear" w:color="auto" w:fill="auto"/>
          </w:tcPr>
          <w:p w14:paraId="44678543" w14:textId="77777777" w:rsidR="00C62B39" w:rsidRPr="002915B7" w:rsidRDefault="00C62B39" w:rsidP="003F6AB2">
            <w:pPr>
              <w:pStyle w:val="Compact"/>
              <w:spacing w:line="480" w:lineRule="auto"/>
            </w:pPr>
            <w:r w:rsidRPr="002915B7">
              <w:rPr>
                <w:rFonts w:ascii="Calibri Light" w:hAnsi="Calibri Light" w:cs="Calibri Light"/>
                <w:sz w:val="18"/>
                <w:szCs w:val="18"/>
              </w:rPr>
              <w:t>Genetta genetta</w:t>
            </w:r>
          </w:p>
        </w:tc>
      </w:tr>
      <w:tr w:rsidR="00C62B39" w:rsidRPr="002915B7" w14:paraId="290478C4" w14:textId="77777777">
        <w:tc>
          <w:tcPr>
            <w:tcW w:w="1962" w:type="dxa"/>
            <w:shd w:val="clear" w:color="auto" w:fill="auto"/>
          </w:tcPr>
          <w:p w14:paraId="374D3C06" w14:textId="77777777" w:rsidR="00C62B39" w:rsidRPr="002915B7" w:rsidRDefault="00C62B39" w:rsidP="003F6AB2">
            <w:pPr>
              <w:pStyle w:val="Compact"/>
              <w:spacing w:line="480" w:lineRule="auto"/>
            </w:pPr>
            <w:r w:rsidRPr="002915B7">
              <w:rPr>
                <w:rFonts w:ascii="Calibri Light" w:hAnsi="Calibri Light" w:cs="Calibri Light"/>
                <w:sz w:val="18"/>
                <w:szCs w:val="18"/>
              </w:rPr>
              <w:t>Glis glis</w:t>
            </w:r>
          </w:p>
        </w:tc>
      </w:tr>
      <w:tr w:rsidR="00C62B39" w:rsidRPr="002915B7" w14:paraId="41D0DFE6" w14:textId="77777777">
        <w:tc>
          <w:tcPr>
            <w:tcW w:w="1962" w:type="dxa"/>
            <w:shd w:val="clear" w:color="auto" w:fill="auto"/>
          </w:tcPr>
          <w:p w14:paraId="2B99AEBA" w14:textId="77777777" w:rsidR="00C62B39" w:rsidRPr="002915B7" w:rsidRDefault="00C62B39" w:rsidP="003F6AB2">
            <w:pPr>
              <w:pStyle w:val="Compact"/>
              <w:spacing w:line="480" w:lineRule="auto"/>
            </w:pPr>
            <w:r w:rsidRPr="002915B7">
              <w:rPr>
                <w:rFonts w:ascii="Calibri Light" w:hAnsi="Calibri Light" w:cs="Calibri Light"/>
                <w:sz w:val="18"/>
                <w:szCs w:val="18"/>
              </w:rPr>
              <w:t>Gulo gulo</w:t>
            </w:r>
          </w:p>
        </w:tc>
      </w:tr>
      <w:tr w:rsidR="00C62B39" w:rsidRPr="002915B7" w14:paraId="45086BF3" w14:textId="77777777">
        <w:tc>
          <w:tcPr>
            <w:tcW w:w="1962" w:type="dxa"/>
            <w:shd w:val="clear" w:color="auto" w:fill="auto"/>
          </w:tcPr>
          <w:p w14:paraId="052A5B97" w14:textId="77777777" w:rsidR="00C62B39" w:rsidRPr="002915B7" w:rsidRDefault="00C62B39" w:rsidP="003F6AB2">
            <w:pPr>
              <w:pStyle w:val="Compact"/>
              <w:spacing w:line="480" w:lineRule="auto"/>
            </w:pPr>
            <w:r w:rsidRPr="002915B7">
              <w:rPr>
                <w:rFonts w:ascii="Calibri Light" w:hAnsi="Calibri Light" w:cs="Calibri Light"/>
                <w:sz w:val="18"/>
                <w:szCs w:val="18"/>
              </w:rPr>
              <w:t>Hystrix cristata</w:t>
            </w:r>
          </w:p>
        </w:tc>
      </w:tr>
      <w:tr w:rsidR="00C62B39" w:rsidRPr="002915B7" w14:paraId="09CCDD0B" w14:textId="77777777">
        <w:tc>
          <w:tcPr>
            <w:tcW w:w="1962" w:type="dxa"/>
            <w:shd w:val="clear" w:color="auto" w:fill="auto"/>
          </w:tcPr>
          <w:p w14:paraId="6F2216AD" w14:textId="77777777" w:rsidR="00C62B39" w:rsidRPr="002915B7" w:rsidRDefault="00C62B39" w:rsidP="003F6AB2">
            <w:pPr>
              <w:pStyle w:val="Compact"/>
              <w:spacing w:line="480" w:lineRule="auto"/>
            </w:pPr>
            <w:r w:rsidRPr="002915B7">
              <w:rPr>
                <w:rFonts w:ascii="Calibri Light" w:hAnsi="Calibri Light" w:cs="Calibri Light"/>
                <w:sz w:val="18"/>
                <w:szCs w:val="18"/>
              </w:rPr>
              <w:t>Lemmus lemmus</w:t>
            </w:r>
          </w:p>
        </w:tc>
      </w:tr>
      <w:tr w:rsidR="00C62B39" w:rsidRPr="002915B7" w14:paraId="63855986" w14:textId="77777777">
        <w:tc>
          <w:tcPr>
            <w:tcW w:w="1962" w:type="dxa"/>
            <w:shd w:val="clear" w:color="auto" w:fill="auto"/>
          </w:tcPr>
          <w:p w14:paraId="13489B95" w14:textId="77777777" w:rsidR="00C62B39" w:rsidRPr="002915B7" w:rsidRDefault="00C62B39" w:rsidP="003F6AB2">
            <w:pPr>
              <w:pStyle w:val="Compact"/>
              <w:spacing w:line="480" w:lineRule="auto"/>
            </w:pPr>
            <w:r w:rsidRPr="002915B7">
              <w:rPr>
                <w:rFonts w:ascii="Calibri Light" w:hAnsi="Calibri Light" w:cs="Calibri Light"/>
                <w:sz w:val="18"/>
                <w:szCs w:val="18"/>
              </w:rPr>
              <w:t>Lepus capensis</w:t>
            </w:r>
          </w:p>
        </w:tc>
      </w:tr>
      <w:tr w:rsidR="00C62B39" w:rsidRPr="002915B7" w14:paraId="5BD51D4F" w14:textId="77777777">
        <w:tc>
          <w:tcPr>
            <w:tcW w:w="1962" w:type="dxa"/>
            <w:shd w:val="clear" w:color="auto" w:fill="auto"/>
          </w:tcPr>
          <w:p w14:paraId="0DC864F1" w14:textId="77777777" w:rsidR="00C62B39" w:rsidRPr="002915B7" w:rsidRDefault="00C62B39" w:rsidP="003F6AB2">
            <w:pPr>
              <w:pStyle w:val="Compact"/>
              <w:spacing w:line="480" w:lineRule="auto"/>
            </w:pPr>
            <w:r w:rsidRPr="002915B7">
              <w:rPr>
                <w:rFonts w:ascii="Calibri Light" w:hAnsi="Calibri Light" w:cs="Calibri Light"/>
                <w:sz w:val="18"/>
                <w:szCs w:val="18"/>
              </w:rPr>
              <w:t>Lepus castroviejoi</w:t>
            </w:r>
          </w:p>
        </w:tc>
      </w:tr>
      <w:tr w:rsidR="00C62B39" w:rsidRPr="002915B7" w14:paraId="31692FA2" w14:textId="77777777">
        <w:tc>
          <w:tcPr>
            <w:tcW w:w="1962" w:type="dxa"/>
            <w:shd w:val="clear" w:color="auto" w:fill="auto"/>
          </w:tcPr>
          <w:p w14:paraId="19D23C8A" w14:textId="77777777" w:rsidR="00C62B39" w:rsidRPr="002915B7" w:rsidRDefault="00C62B39" w:rsidP="003F6AB2">
            <w:pPr>
              <w:pStyle w:val="Compact"/>
              <w:spacing w:line="480" w:lineRule="auto"/>
            </w:pPr>
            <w:r w:rsidRPr="002915B7">
              <w:rPr>
                <w:rFonts w:ascii="Calibri Light" w:hAnsi="Calibri Light" w:cs="Calibri Light"/>
                <w:sz w:val="18"/>
                <w:szCs w:val="18"/>
              </w:rPr>
              <w:t>Lepus corsicanus</w:t>
            </w:r>
          </w:p>
        </w:tc>
      </w:tr>
      <w:tr w:rsidR="00C62B39" w:rsidRPr="002915B7" w14:paraId="7CE6B367" w14:textId="77777777">
        <w:tc>
          <w:tcPr>
            <w:tcW w:w="1962" w:type="dxa"/>
            <w:shd w:val="clear" w:color="auto" w:fill="auto"/>
          </w:tcPr>
          <w:p w14:paraId="2B5527DA" w14:textId="77777777" w:rsidR="00C62B39" w:rsidRPr="002915B7" w:rsidRDefault="00C62B39" w:rsidP="003F6AB2">
            <w:pPr>
              <w:pStyle w:val="Compact"/>
              <w:spacing w:line="480" w:lineRule="auto"/>
            </w:pPr>
            <w:r w:rsidRPr="002915B7">
              <w:rPr>
                <w:rFonts w:ascii="Calibri Light" w:hAnsi="Calibri Light" w:cs="Calibri Light"/>
                <w:sz w:val="18"/>
                <w:szCs w:val="18"/>
              </w:rPr>
              <w:t>Lepus europaeus</w:t>
            </w:r>
          </w:p>
        </w:tc>
      </w:tr>
      <w:tr w:rsidR="00C62B39" w:rsidRPr="002915B7" w14:paraId="1D030619" w14:textId="77777777">
        <w:tc>
          <w:tcPr>
            <w:tcW w:w="1962" w:type="dxa"/>
            <w:shd w:val="clear" w:color="auto" w:fill="auto"/>
          </w:tcPr>
          <w:p w14:paraId="397D751F" w14:textId="77777777" w:rsidR="00C62B39" w:rsidRPr="002915B7" w:rsidRDefault="00C62B39" w:rsidP="003F6AB2">
            <w:pPr>
              <w:pStyle w:val="Compact"/>
              <w:spacing w:line="480" w:lineRule="auto"/>
            </w:pPr>
            <w:r w:rsidRPr="002915B7">
              <w:rPr>
                <w:rFonts w:ascii="Calibri Light" w:hAnsi="Calibri Light" w:cs="Calibri Light"/>
                <w:sz w:val="18"/>
                <w:szCs w:val="18"/>
              </w:rPr>
              <w:t>Lepus granatensis</w:t>
            </w:r>
          </w:p>
        </w:tc>
      </w:tr>
      <w:tr w:rsidR="00C62B39" w:rsidRPr="002915B7" w14:paraId="5FA9EA8A" w14:textId="77777777">
        <w:tc>
          <w:tcPr>
            <w:tcW w:w="1962" w:type="dxa"/>
            <w:shd w:val="clear" w:color="auto" w:fill="auto"/>
          </w:tcPr>
          <w:p w14:paraId="180DACC6" w14:textId="77777777" w:rsidR="00C62B39" w:rsidRPr="002915B7" w:rsidRDefault="00C62B39" w:rsidP="003F6AB2">
            <w:pPr>
              <w:pStyle w:val="Compact"/>
              <w:spacing w:line="480" w:lineRule="auto"/>
            </w:pPr>
            <w:r w:rsidRPr="002915B7">
              <w:rPr>
                <w:rFonts w:ascii="Calibri Light" w:hAnsi="Calibri Light" w:cs="Calibri Light"/>
                <w:sz w:val="18"/>
                <w:szCs w:val="18"/>
              </w:rPr>
              <w:t>Lepus timidus</w:t>
            </w:r>
          </w:p>
        </w:tc>
      </w:tr>
      <w:tr w:rsidR="00C62B39" w:rsidRPr="002915B7" w14:paraId="17552772" w14:textId="77777777">
        <w:tc>
          <w:tcPr>
            <w:tcW w:w="1962" w:type="dxa"/>
            <w:shd w:val="clear" w:color="auto" w:fill="auto"/>
          </w:tcPr>
          <w:p w14:paraId="14979C55" w14:textId="77777777" w:rsidR="00C62B39" w:rsidRPr="002915B7" w:rsidRDefault="00C62B39" w:rsidP="003F6AB2">
            <w:pPr>
              <w:pStyle w:val="Compact"/>
              <w:spacing w:line="480" w:lineRule="auto"/>
            </w:pPr>
            <w:r w:rsidRPr="002915B7">
              <w:rPr>
                <w:rFonts w:ascii="Calibri Light" w:hAnsi="Calibri Light" w:cs="Calibri Light"/>
                <w:sz w:val="18"/>
                <w:szCs w:val="18"/>
              </w:rPr>
              <w:t>Lutra lutra</w:t>
            </w:r>
          </w:p>
        </w:tc>
      </w:tr>
      <w:tr w:rsidR="00C62B39" w:rsidRPr="002915B7" w14:paraId="2D313725" w14:textId="77777777">
        <w:tc>
          <w:tcPr>
            <w:tcW w:w="1962" w:type="dxa"/>
            <w:shd w:val="clear" w:color="auto" w:fill="auto"/>
          </w:tcPr>
          <w:p w14:paraId="38D70D97" w14:textId="77777777" w:rsidR="00C62B39" w:rsidRPr="002915B7" w:rsidRDefault="00C62B39" w:rsidP="003F6AB2">
            <w:pPr>
              <w:pStyle w:val="Compact"/>
              <w:spacing w:line="480" w:lineRule="auto"/>
            </w:pPr>
            <w:r w:rsidRPr="002915B7">
              <w:rPr>
                <w:rFonts w:ascii="Calibri Light" w:hAnsi="Calibri Light" w:cs="Calibri Light"/>
                <w:sz w:val="18"/>
                <w:szCs w:val="18"/>
              </w:rPr>
              <w:t>Lynx pardinus</w:t>
            </w:r>
          </w:p>
        </w:tc>
      </w:tr>
      <w:tr w:rsidR="00C62B39" w:rsidRPr="002915B7" w14:paraId="0115949B" w14:textId="77777777">
        <w:tc>
          <w:tcPr>
            <w:tcW w:w="1962" w:type="dxa"/>
            <w:shd w:val="clear" w:color="auto" w:fill="auto"/>
          </w:tcPr>
          <w:p w14:paraId="541D3F63" w14:textId="77777777" w:rsidR="00C62B39" w:rsidRPr="002915B7" w:rsidRDefault="00C62B39" w:rsidP="003F6AB2">
            <w:pPr>
              <w:pStyle w:val="Compact"/>
              <w:spacing w:line="480" w:lineRule="auto"/>
            </w:pPr>
            <w:r w:rsidRPr="002915B7">
              <w:rPr>
                <w:rFonts w:ascii="Calibri Light" w:hAnsi="Calibri Light" w:cs="Calibri Light"/>
                <w:sz w:val="18"/>
                <w:szCs w:val="18"/>
              </w:rPr>
              <w:t>Martes foina</w:t>
            </w:r>
          </w:p>
        </w:tc>
      </w:tr>
      <w:tr w:rsidR="00C62B39" w:rsidRPr="002915B7" w14:paraId="0172D3FF" w14:textId="77777777">
        <w:tc>
          <w:tcPr>
            <w:tcW w:w="1962" w:type="dxa"/>
            <w:shd w:val="clear" w:color="auto" w:fill="auto"/>
          </w:tcPr>
          <w:p w14:paraId="33F2B768" w14:textId="77777777" w:rsidR="00C62B39" w:rsidRPr="002915B7" w:rsidRDefault="00C62B39" w:rsidP="003F6AB2">
            <w:pPr>
              <w:pStyle w:val="Compact"/>
              <w:spacing w:line="480" w:lineRule="auto"/>
            </w:pPr>
            <w:r w:rsidRPr="002915B7">
              <w:rPr>
                <w:rFonts w:ascii="Calibri Light" w:hAnsi="Calibri Light" w:cs="Calibri Light"/>
                <w:sz w:val="18"/>
                <w:szCs w:val="18"/>
              </w:rPr>
              <w:t>Martes martes</w:t>
            </w:r>
          </w:p>
        </w:tc>
      </w:tr>
      <w:tr w:rsidR="00C62B39" w:rsidRPr="002915B7" w14:paraId="628F77E2" w14:textId="77777777">
        <w:tc>
          <w:tcPr>
            <w:tcW w:w="1962" w:type="dxa"/>
            <w:shd w:val="clear" w:color="auto" w:fill="auto"/>
          </w:tcPr>
          <w:p w14:paraId="2D3B99FE" w14:textId="77777777" w:rsidR="00C62B39" w:rsidRPr="002915B7" w:rsidRDefault="00C62B39" w:rsidP="003F6AB2">
            <w:pPr>
              <w:pStyle w:val="Compact"/>
              <w:spacing w:line="480" w:lineRule="auto"/>
            </w:pPr>
            <w:r w:rsidRPr="002915B7">
              <w:rPr>
                <w:rFonts w:ascii="Calibri Light" w:hAnsi="Calibri Light" w:cs="Calibri Light"/>
                <w:sz w:val="18"/>
                <w:szCs w:val="18"/>
              </w:rPr>
              <w:t>Meles meles</w:t>
            </w:r>
          </w:p>
        </w:tc>
      </w:tr>
      <w:tr w:rsidR="00C62B39" w:rsidRPr="002915B7" w14:paraId="01291559" w14:textId="77777777">
        <w:tc>
          <w:tcPr>
            <w:tcW w:w="1962" w:type="dxa"/>
            <w:shd w:val="clear" w:color="auto" w:fill="auto"/>
          </w:tcPr>
          <w:p w14:paraId="34F6F530" w14:textId="77777777" w:rsidR="00C62B39" w:rsidRPr="002915B7" w:rsidRDefault="00C62B39" w:rsidP="003F6AB2">
            <w:pPr>
              <w:pStyle w:val="Compact"/>
              <w:spacing w:line="480" w:lineRule="auto"/>
            </w:pPr>
            <w:r w:rsidRPr="002915B7">
              <w:rPr>
                <w:rFonts w:ascii="Calibri Light" w:hAnsi="Calibri Light" w:cs="Calibri Light"/>
                <w:sz w:val="18"/>
                <w:szCs w:val="18"/>
              </w:rPr>
              <w:t>Meriones tristami</w:t>
            </w:r>
          </w:p>
        </w:tc>
      </w:tr>
      <w:tr w:rsidR="00C62B39" w:rsidRPr="002915B7" w14:paraId="3860A864" w14:textId="77777777">
        <w:tc>
          <w:tcPr>
            <w:tcW w:w="1962" w:type="dxa"/>
            <w:shd w:val="clear" w:color="auto" w:fill="auto"/>
          </w:tcPr>
          <w:p w14:paraId="2024A1D2" w14:textId="77777777" w:rsidR="00C62B39" w:rsidRPr="002915B7" w:rsidRDefault="00C62B39" w:rsidP="003F6AB2">
            <w:pPr>
              <w:pStyle w:val="Compact"/>
              <w:spacing w:line="480" w:lineRule="auto"/>
            </w:pPr>
            <w:r w:rsidRPr="002915B7">
              <w:rPr>
                <w:rFonts w:ascii="Calibri Light" w:hAnsi="Calibri Light" w:cs="Calibri Light"/>
                <w:sz w:val="18"/>
                <w:szCs w:val="18"/>
              </w:rPr>
              <w:t>Mesocricetus newtoni</w:t>
            </w:r>
          </w:p>
        </w:tc>
      </w:tr>
      <w:tr w:rsidR="00C62B39" w:rsidRPr="002915B7" w14:paraId="0EE6ED80" w14:textId="77777777">
        <w:tc>
          <w:tcPr>
            <w:tcW w:w="1962" w:type="dxa"/>
            <w:shd w:val="clear" w:color="auto" w:fill="auto"/>
          </w:tcPr>
          <w:p w14:paraId="6F28E505" w14:textId="77777777" w:rsidR="00C62B39" w:rsidRPr="002915B7" w:rsidRDefault="00C62B39" w:rsidP="003F6AB2">
            <w:pPr>
              <w:pStyle w:val="Compact"/>
              <w:spacing w:line="480" w:lineRule="auto"/>
            </w:pPr>
            <w:r w:rsidRPr="002915B7">
              <w:rPr>
                <w:rFonts w:ascii="Calibri Light" w:hAnsi="Calibri Light" w:cs="Calibri Light"/>
                <w:sz w:val="18"/>
                <w:szCs w:val="18"/>
              </w:rPr>
              <w:t>Micromys minutus</w:t>
            </w:r>
          </w:p>
        </w:tc>
      </w:tr>
      <w:tr w:rsidR="00C62B39" w:rsidRPr="002915B7" w14:paraId="35E609F0" w14:textId="77777777">
        <w:tc>
          <w:tcPr>
            <w:tcW w:w="1962" w:type="dxa"/>
            <w:shd w:val="clear" w:color="auto" w:fill="auto"/>
          </w:tcPr>
          <w:p w14:paraId="4C320491"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agrestis</w:t>
            </w:r>
          </w:p>
        </w:tc>
      </w:tr>
      <w:tr w:rsidR="00C62B39" w:rsidRPr="002915B7" w14:paraId="19708C71" w14:textId="77777777">
        <w:tc>
          <w:tcPr>
            <w:tcW w:w="1962" w:type="dxa"/>
            <w:shd w:val="clear" w:color="auto" w:fill="auto"/>
          </w:tcPr>
          <w:p w14:paraId="55181F2B"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arvalis</w:t>
            </w:r>
          </w:p>
        </w:tc>
      </w:tr>
      <w:tr w:rsidR="00C62B39" w:rsidRPr="002915B7" w14:paraId="5EFE5A79" w14:textId="77777777">
        <w:tc>
          <w:tcPr>
            <w:tcW w:w="1962" w:type="dxa"/>
            <w:shd w:val="clear" w:color="auto" w:fill="auto"/>
          </w:tcPr>
          <w:p w14:paraId="0DC87A09"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bavaricus</w:t>
            </w:r>
          </w:p>
        </w:tc>
      </w:tr>
      <w:tr w:rsidR="00C62B39" w:rsidRPr="002915B7" w14:paraId="15536013" w14:textId="77777777">
        <w:tc>
          <w:tcPr>
            <w:tcW w:w="1962" w:type="dxa"/>
            <w:shd w:val="clear" w:color="auto" w:fill="auto"/>
          </w:tcPr>
          <w:p w14:paraId="5EE1BE6E"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brachycercus</w:t>
            </w:r>
          </w:p>
        </w:tc>
      </w:tr>
      <w:tr w:rsidR="00C62B39" w:rsidRPr="002915B7" w14:paraId="2BAE8D9A" w14:textId="77777777">
        <w:tc>
          <w:tcPr>
            <w:tcW w:w="1962" w:type="dxa"/>
            <w:shd w:val="clear" w:color="auto" w:fill="auto"/>
          </w:tcPr>
          <w:p w14:paraId="3A9971C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cabrerae</w:t>
            </w:r>
          </w:p>
        </w:tc>
      </w:tr>
      <w:tr w:rsidR="00C62B39" w:rsidRPr="002915B7" w14:paraId="2541B019" w14:textId="77777777">
        <w:tc>
          <w:tcPr>
            <w:tcW w:w="1962" w:type="dxa"/>
            <w:shd w:val="clear" w:color="auto" w:fill="auto"/>
          </w:tcPr>
          <w:p w14:paraId="627B0A29"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duodecimcostatus</w:t>
            </w:r>
          </w:p>
        </w:tc>
      </w:tr>
      <w:tr w:rsidR="00C62B39" w:rsidRPr="002915B7" w14:paraId="70AD5811" w14:textId="77777777">
        <w:tc>
          <w:tcPr>
            <w:tcW w:w="1962" w:type="dxa"/>
            <w:shd w:val="clear" w:color="auto" w:fill="auto"/>
          </w:tcPr>
          <w:p w14:paraId="640D6374"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felteni</w:t>
            </w:r>
          </w:p>
        </w:tc>
      </w:tr>
      <w:tr w:rsidR="00C62B39" w:rsidRPr="002915B7" w14:paraId="56E0A2E6" w14:textId="77777777">
        <w:tc>
          <w:tcPr>
            <w:tcW w:w="1962" w:type="dxa"/>
            <w:shd w:val="clear" w:color="auto" w:fill="auto"/>
          </w:tcPr>
          <w:p w14:paraId="451878D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gerbei</w:t>
            </w:r>
          </w:p>
        </w:tc>
      </w:tr>
      <w:tr w:rsidR="00C62B39" w:rsidRPr="002915B7" w14:paraId="7164C428" w14:textId="77777777">
        <w:tc>
          <w:tcPr>
            <w:tcW w:w="1962" w:type="dxa"/>
            <w:shd w:val="clear" w:color="auto" w:fill="auto"/>
          </w:tcPr>
          <w:p w14:paraId="02D646BF"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guentheri</w:t>
            </w:r>
          </w:p>
        </w:tc>
      </w:tr>
      <w:tr w:rsidR="00C62B39" w:rsidRPr="002915B7" w14:paraId="6A506DA8" w14:textId="77777777">
        <w:tc>
          <w:tcPr>
            <w:tcW w:w="1962" w:type="dxa"/>
            <w:shd w:val="clear" w:color="auto" w:fill="auto"/>
          </w:tcPr>
          <w:p w14:paraId="41C62A4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levis</w:t>
            </w:r>
          </w:p>
        </w:tc>
      </w:tr>
      <w:tr w:rsidR="00C62B39" w:rsidRPr="002915B7" w14:paraId="4FAB18AF" w14:textId="77777777">
        <w:tc>
          <w:tcPr>
            <w:tcW w:w="1962" w:type="dxa"/>
            <w:shd w:val="clear" w:color="auto" w:fill="auto"/>
          </w:tcPr>
          <w:p w14:paraId="2A8BC902"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liechtesteini</w:t>
            </w:r>
          </w:p>
        </w:tc>
      </w:tr>
      <w:tr w:rsidR="00C62B39" w:rsidRPr="002915B7" w14:paraId="0B429247" w14:textId="77777777">
        <w:tc>
          <w:tcPr>
            <w:tcW w:w="1962" w:type="dxa"/>
            <w:shd w:val="clear" w:color="auto" w:fill="auto"/>
          </w:tcPr>
          <w:p w14:paraId="71DECBEF"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lusitanicus</w:t>
            </w:r>
          </w:p>
        </w:tc>
      </w:tr>
      <w:tr w:rsidR="00C62B39" w:rsidRPr="002915B7" w14:paraId="55E915F6" w14:textId="77777777">
        <w:tc>
          <w:tcPr>
            <w:tcW w:w="1962" w:type="dxa"/>
            <w:shd w:val="clear" w:color="auto" w:fill="auto"/>
          </w:tcPr>
          <w:p w14:paraId="13F26A6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multiplex</w:t>
            </w:r>
          </w:p>
        </w:tc>
      </w:tr>
      <w:tr w:rsidR="00C62B39" w:rsidRPr="002915B7" w14:paraId="102442B0" w14:textId="77777777">
        <w:tc>
          <w:tcPr>
            <w:tcW w:w="1962" w:type="dxa"/>
            <w:shd w:val="clear" w:color="auto" w:fill="auto"/>
          </w:tcPr>
          <w:p w14:paraId="69FC53B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oeconomus</w:t>
            </w:r>
          </w:p>
        </w:tc>
      </w:tr>
      <w:tr w:rsidR="00C62B39" w:rsidRPr="002915B7" w14:paraId="76D09077" w14:textId="77777777">
        <w:tc>
          <w:tcPr>
            <w:tcW w:w="1962" w:type="dxa"/>
            <w:shd w:val="clear" w:color="auto" w:fill="auto"/>
          </w:tcPr>
          <w:p w14:paraId="5A1F1E0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savii</w:t>
            </w:r>
          </w:p>
        </w:tc>
      </w:tr>
      <w:tr w:rsidR="00C62B39" w:rsidRPr="002915B7" w14:paraId="3DCEDBC3" w14:textId="77777777">
        <w:tc>
          <w:tcPr>
            <w:tcW w:w="1962" w:type="dxa"/>
            <w:shd w:val="clear" w:color="auto" w:fill="auto"/>
          </w:tcPr>
          <w:p w14:paraId="3A432AD4"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subterraneus</w:t>
            </w:r>
          </w:p>
        </w:tc>
      </w:tr>
      <w:tr w:rsidR="00C62B39" w:rsidRPr="002915B7" w14:paraId="58F5A742" w14:textId="77777777">
        <w:tc>
          <w:tcPr>
            <w:tcW w:w="1962" w:type="dxa"/>
            <w:shd w:val="clear" w:color="auto" w:fill="auto"/>
          </w:tcPr>
          <w:p w14:paraId="43D18C0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tatricus</w:t>
            </w:r>
          </w:p>
        </w:tc>
      </w:tr>
      <w:tr w:rsidR="00C62B39" w:rsidRPr="002915B7" w14:paraId="20D8C967" w14:textId="77777777">
        <w:tc>
          <w:tcPr>
            <w:tcW w:w="1962" w:type="dxa"/>
            <w:shd w:val="clear" w:color="auto" w:fill="auto"/>
          </w:tcPr>
          <w:p w14:paraId="631E6A1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thomasi</w:t>
            </w:r>
          </w:p>
        </w:tc>
      </w:tr>
      <w:tr w:rsidR="00C62B39" w:rsidRPr="002915B7" w14:paraId="6FFCE320" w14:textId="77777777">
        <w:tc>
          <w:tcPr>
            <w:tcW w:w="1962" w:type="dxa"/>
            <w:shd w:val="clear" w:color="auto" w:fill="auto"/>
          </w:tcPr>
          <w:p w14:paraId="37B32E1D" w14:textId="77777777" w:rsidR="00C62B39" w:rsidRPr="002915B7" w:rsidRDefault="00C62B39" w:rsidP="003F6AB2">
            <w:pPr>
              <w:pStyle w:val="Compact"/>
              <w:spacing w:line="480" w:lineRule="auto"/>
            </w:pPr>
            <w:r w:rsidRPr="002915B7">
              <w:rPr>
                <w:rFonts w:ascii="Calibri Light" w:hAnsi="Calibri Light" w:cs="Calibri Light"/>
                <w:sz w:val="18"/>
                <w:szCs w:val="18"/>
              </w:rPr>
              <w:t>Miniopterus schreibersi</w:t>
            </w:r>
          </w:p>
        </w:tc>
      </w:tr>
      <w:tr w:rsidR="00C62B39" w:rsidRPr="002915B7" w14:paraId="1354EBE8" w14:textId="77777777">
        <w:tc>
          <w:tcPr>
            <w:tcW w:w="1962" w:type="dxa"/>
            <w:shd w:val="clear" w:color="auto" w:fill="auto"/>
          </w:tcPr>
          <w:p w14:paraId="53A24599" w14:textId="77777777" w:rsidR="00C62B39" w:rsidRPr="002915B7" w:rsidRDefault="00C62B39" w:rsidP="003F6AB2">
            <w:pPr>
              <w:pStyle w:val="Compact"/>
              <w:spacing w:line="480" w:lineRule="auto"/>
            </w:pPr>
            <w:r w:rsidRPr="002915B7">
              <w:rPr>
                <w:rFonts w:ascii="Calibri Light" w:hAnsi="Calibri Light" w:cs="Calibri Light"/>
                <w:sz w:val="18"/>
                <w:szCs w:val="18"/>
              </w:rPr>
              <w:t>Mus macedonicus</w:t>
            </w:r>
          </w:p>
        </w:tc>
      </w:tr>
      <w:tr w:rsidR="00C62B39" w:rsidRPr="002915B7" w14:paraId="3B51C13E" w14:textId="77777777">
        <w:tc>
          <w:tcPr>
            <w:tcW w:w="1962" w:type="dxa"/>
            <w:shd w:val="clear" w:color="auto" w:fill="auto"/>
          </w:tcPr>
          <w:p w14:paraId="3BEAD748" w14:textId="77777777" w:rsidR="00C62B39" w:rsidRPr="002915B7" w:rsidRDefault="00C62B39" w:rsidP="003F6AB2">
            <w:pPr>
              <w:pStyle w:val="Compact"/>
              <w:spacing w:line="480" w:lineRule="auto"/>
            </w:pPr>
            <w:r w:rsidRPr="002915B7">
              <w:rPr>
                <w:rFonts w:ascii="Calibri Light" w:hAnsi="Calibri Light" w:cs="Calibri Light"/>
                <w:sz w:val="18"/>
                <w:szCs w:val="18"/>
              </w:rPr>
              <w:t>Mus musculus</w:t>
            </w:r>
          </w:p>
        </w:tc>
      </w:tr>
      <w:tr w:rsidR="00C62B39" w:rsidRPr="002915B7" w14:paraId="2A872ECF" w14:textId="77777777">
        <w:tc>
          <w:tcPr>
            <w:tcW w:w="1962" w:type="dxa"/>
            <w:shd w:val="clear" w:color="auto" w:fill="auto"/>
          </w:tcPr>
          <w:p w14:paraId="4A6F4A6E" w14:textId="77777777" w:rsidR="00C62B39" w:rsidRPr="002915B7" w:rsidRDefault="00C62B39" w:rsidP="003F6AB2">
            <w:pPr>
              <w:pStyle w:val="Compact"/>
              <w:spacing w:line="480" w:lineRule="auto"/>
            </w:pPr>
            <w:r w:rsidRPr="002915B7">
              <w:rPr>
                <w:rFonts w:ascii="Calibri Light" w:hAnsi="Calibri Light" w:cs="Calibri Light"/>
                <w:sz w:val="18"/>
                <w:szCs w:val="18"/>
              </w:rPr>
              <w:t>Mus spicilegus</w:t>
            </w:r>
          </w:p>
        </w:tc>
      </w:tr>
      <w:tr w:rsidR="00C62B39" w:rsidRPr="002915B7" w14:paraId="002312F5" w14:textId="77777777">
        <w:tc>
          <w:tcPr>
            <w:tcW w:w="1962" w:type="dxa"/>
            <w:shd w:val="clear" w:color="auto" w:fill="auto"/>
          </w:tcPr>
          <w:p w14:paraId="1F1B94AA" w14:textId="77777777" w:rsidR="00C62B39" w:rsidRPr="002915B7" w:rsidRDefault="00C62B39" w:rsidP="003F6AB2">
            <w:pPr>
              <w:pStyle w:val="Compact"/>
              <w:spacing w:line="480" w:lineRule="auto"/>
            </w:pPr>
            <w:r w:rsidRPr="002915B7">
              <w:rPr>
                <w:rFonts w:ascii="Calibri Light" w:hAnsi="Calibri Light" w:cs="Calibri Light"/>
                <w:sz w:val="18"/>
                <w:szCs w:val="18"/>
              </w:rPr>
              <w:t>Mus spretus</w:t>
            </w:r>
          </w:p>
        </w:tc>
      </w:tr>
      <w:tr w:rsidR="00C62B39" w:rsidRPr="002915B7" w14:paraId="3CE763C9" w14:textId="77777777">
        <w:tc>
          <w:tcPr>
            <w:tcW w:w="1962" w:type="dxa"/>
            <w:shd w:val="clear" w:color="auto" w:fill="auto"/>
          </w:tcPr>
          <w:p w14:paraId="5C9AE245" w14:textId="77777777" w:rsidR="00C62B39" w:rsidRPr="002915B7" w:rsidRDefault="00C62B39" w:rsidP="003F6AB2">
            <w:pPr>
              <w:pStyle w:val="Compact"/>
              <w:spacing w:line="480" w:lineRule="auto"/>
            </w:pPr>
            <w:r w:rsidRPr="002915B7">
              <w:rPr>
                <w:rFonts w:ascii="Calibri Light" w:hAnsi="Calibri Light" w:cs="Calibri Light"/>
                <w:sz w:val="18"/>
                <w:szCs w:val="18"/>
              </w:rPr>
              <w:t>Muscardinus avellanarius</w:t>
            </w:r>
          </w:p>
        </w:tc>
      </w:tr>
      <w:tr w:rsidR="00C62B39" w:rsidRPr="002915B7" w14:paraId="5A4CDFE6" w14:textId="77777777">
        <w:tc>
          <w:tcPr>
            <w:tcW w:w="1962" w:type="dxa"/>
            <w:shd w:val="clear" w:color="auto" w:fill="auto"/>
          </w:tcPr>
          <w:p w14:paraId="13EBDB68"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erminea</w:t>
            </w:r>
          </w:p>
        </w:tc>
      </w:tr>
      <w:tr w:rsidR="00C62B39" w:rsidRPr="002915B7" w14:paraId="0B1F438C" w14:textId="77777777">
        <w:tc>
          <w:tcPr>
            <w:tcW w:w="1962" w:type="dxa"/>
            <w:shd w:val="clear" w:color="auto" w:fill="auto"/>
          </w:tcPr>
          <w:p w14:paraId="52366075"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eversmanii</w:t>
            </w:r>
          </w:p>
        </w:tc>
      </w:tr>
      <w:tr w:rsidR="00C62B39" w:rsidRPr="002915B7" w14:paraId="41693A38" w14:textId="77777777">
        <w:tc>
          <w:tcPr>
            <w:tcW w:w="1962" w:type="dxa"/>
            <w:shd w:val="clear" w:color="auto" w:fill="auto"/>
          </w:tcPr>
          <w:p w14:paraId="496EF992" w14:textId="77777777" w:rsidR="00C62B39" w:rsidRPr="002915B7" w:rsidRDefault="00C62B39" w:rsidP="003F6AB2">
            <w:pPr>
              <w:pStyle w:val="Compact"/>
              <w:spacing w:line="480" w:lineRule="auto"/>
            </w:pPr>
            <w:r w:rsidRPr="002915B7">
              <w:rPr>
                <w:rFonts w:ascii="Calibri Light" w:hAnsi="Calibri Light" w:cs="Calibri Light"/>
                <w:sz w:val="18"/>
                <w:szCs w:val="18"/>
              </w:rPr>
              <w:t>Mustela lutreola</w:t>
            </w:r>
          </w:p>
        </w:tc>
      </w:tr>
      <w:tr w:rsidR="00C62B39" w:rsidRPr="002915B7" w14:paraId="69985671" w14:textId="77777777">
        <w:tc>
          <w:tcPr>
            <w:tcW w:w="1962" w:type="dxa"/>
            <w:shd w:val="clear" w:color="auto" w:fill="auto"/>
          </w:tcPr>
          <w:p w14:paraId="7CEB4A8F" w14:textId="77777777" w:rsidR="00C62B39" w:rsidRPr="002915B7" w:rsidRDefault="00C62B39" w:rsidP="003F6AB2">
            <w:pPr>
              <w:pStyle w:val="Compact"/>
              <w:spacing w:line="480" w:lineRule="auto"/>
            </w:pPr>
            <w:r w:rsidRPr="002915B7">
              <w:rPr>
                <w:rFonts w:ascii="Calibri Light" w:hAnsi="Calibri Light" w:cs="Calibri Light"/>
                <w:sz w:val="18"/>
                <w:szCs w:val="18"/>
              </w:rPr>
              <w:t>Mustela nivalis</w:t>
            </w:r>
          </w:p>
        </w:tc>
      </w:tr>
      <w:tr w:rsidR="00C62B39" w:rsidRPr="002915B7" w14:paraId="70CEE52E" w14:textId="77777777">
        <w:tc>
          <w:tcPr>
            <w:tcW w:w="1962" w:type="dxa"/>
            <w:shd w:val="clear" w:color="auto" w:fill="auto"/>
          </w:tcPr>
          <w:p w14:paraId="14392F0E" w14:textId="77777777" w:rsidR="00C62B39" w:rsidRPr="002915B7" w:rsidRDefault="00C62B39" w:rsidP="003F6AB2">
            <w:pPr>
              <w:pStyle w:val="Compact"/>
              <w:spacing w:line="480" w:lineRule="auto"/>
            </w:pPr>
            <w:r w:rsidRPr="002915B7">
              <w:rPr>
                <w:rFonts w:ascii="Calibri Light" w:hAnsi="Calibri Light" w:cs="Calibri Light"/>
                <w:sz w:val="18"/>
                <w:szCs w:val="18"/>
              </w:rPr>
              <w:t>Mustela putorius</w:t>
            </w:r>
          </w:p>
        </w:tc>
      </w:tr>
      <w:tr w:rsidR="00C62B39" w:rsidRPr="002915B7" w14:paraId="0E606AD0" w14:textId="77777777">
        <w:tc>
          <w:tcPr>
            <w:tcW w:w="1962" w:type="dxa"/>
            <w:shd w:val="clear" w:color="auto" w:fill="auto"/>
          </w:tcPr>
          <w:p w14:paraId="4C3AFF49" w14:textId="77777777" w:rsidR="00C62B39" w:rsidRPr="002915B7" w:rsidRDefault="00C62B39" w:rsidP="003F6AB2">
            <w:pPr>
              <w:pStyle w:val="Compact"/>
              <w:spacing w:line="480" w:lineRule="auto"/>
            </w:pPr>
            <w:r w:rsidRPr="002915B7">
              <w:rPr>
                <w:rFonts w:ascii="Calibri Light" w:hAnsi="Calibri Light" w:cs="Calibri Light"/>
                <w:sz w:val="18"/>
                <w:szCs w:val="18"/>
              </w:rPr>
              <w:t>Myodes glareolus</w:t>
            </w:r>
          </w:p>
        </w:tc>
      </w:tr>
      <w:tr w:rsidR="00C62B39" w:rsidRPr="002915B7" w14:paraId="0E9145D4" w14:textId="77777777">
        <w:tc>
          <w:tcPr>
            <w:tcW w:w="1962" w:type="dxa"/>
            <w:shd w:val="clear" w:color="auto" w:fill="auto"/>
          </w:tcPr>
          <w:p w14:paraId="23EE787E"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rufocanus</w:t>
            </w:r>
          </w:p>
        </w:tc>
      </w:tr>
      <w:tr w:rsidR="00C62B39" w:rsidRPr="002915B7" w14:paraId="41310043" w14:textId="77777777">
        <w:tc>
          <w:tcPr>
            <w:tcW w:w="1962" w:type="dxa"/>
            <w:shd w:val="clear" w:color="auto" w:fill="auto"/>
          </w:tcPr>
          <w:p w14:paraId="76309780"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rutilus</w:t>
            </w:r>
          </w:p>
        </w:tc>
      </w:tr>
      <w:tr w:rsidR="00C62B39" w:rsidRPr="002915B7" w14:paraId="3425D0DA" w14:textId="77777777">
        <w:tc>
          <w:tcPr>
            <w:tcW w:w="1962" w:type="dxa"/>
            <w:shd w:val="clear" w:color="auto" w:fill="auto"/>
          </w:tcPr>
          <w:p w14:paraId="0FE3E070" w14:textId="77777777" w:rsidR="00C62B39" w:rsidRPr="002915B7" w:rsidRDefault="00C62B39" w:rsidP="003F6AB2">
            <w:pPr>
              <w:pStyle w:val="Compact"/>
              <w:spacing w:line="480" w:lineRule="auto"/>
            </w:pPr>
            <w:r w:rsidRPr="002915B7">
              <w:rPr>
                <w:rFonts w:ascii="Calibri Light" w:hAnsi="Calibri Light" w:cs="Calibri Light"/>
                <w:sz w:val="18"/>
                <w:szCs w:val="18"/>
              </w:rPr>
              <w:t>Myomimus roachi</w:t>
            </w:r>
          </w:p>
        </w:tc>
      </w:tr>
      <w:tr w:rsidR="00C62B39" w:rsidRPr="002915B7" w14:paraId="44E6F65C" w14:textId="77777777">
        <w:tc>
          <w:tcPr>
            <w:tcW w:w="1962" w:type="dxa"/>
            <w:shd w:val="clear" w:color="auto" w:fill="auto"/>
          </w:tcPr>
          <w:p w14:paraId="29C9FC76" w14:textId="77777777" w:rsidR="00C62B39" w:rsidRPr="002915B7" w:rsidRDefault="00C62B39" w:rsidP="003F6AB2">
            <w:pPr>
              <w:pStyle w:val="Compact"/>
              <w:spacing w:line="480" w:lineRule="auto"/>
            </w:pPr>
            <w:r w:rsidRPr="002915B7">
              <w:rPr>
                <w:rFonts w:ascii="Calibri Light" w:hAnsi="Calibri Light" w:cs="Calibri Light"/>
                <w:sz w:val="18"/>
                <w:szCs w:val="18"/>
              </w:rPr>
              <w:t>Myopus schisticolor</w:t>
            </w:r>
          </w:p>
        </w:tc>
      </w:tr>
      <w:tr w:rsidR="00C62B39" w:rsidRPr="002915B7" w14:paraId="1032EA46" w14:textId="77777777">
        <w:tc>
          <w:tcPr>
            <w:tcW w:w="1962" w:type="dxa"/>
            <w:shd w:val="clear" w:color="auto" w:fill="auto"/>
          </w:tcPr>
          <w:p w14:paraId="6B8609C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Myotis alcathoe</w:t>
            </w:r>
          </w:p>
        </w:tc>
      </w:tr>
      <w:tr w:rsidR="00C62B39" w:rsidRPr="002915B7" w14:paraId="46FC5106" w14:textId="77777777">
        <w:tc>
          <w:tcPr>
            <w:tcW w:w="1962" w:type="dxa"/>
            <w:shd w:val="clear" w:color="auto" w:fill="auto"/>
          </w:tcPr>
          <w:p w14:paraId="0C522905" w14:textId="77777777" w:rsidR="00C62B39" w:rsidRPr="002915B7" w:rsidRDefault="00C62B39" w:rsidP="003F6AB2">
            <w:pPr>
              <w:pStyle w:val="Compact"/>
              <w:spacing w:line="480" w:lineRule="auto"/>
            </w:pPr>
            <w:r w:rsidRPr="002915B7">
              <w:rPr>
                <w:rFonts w:ascii="Calibri Light" w:hAnsi="Calibri Light" w:cs="Calibri Light"/>
                <w:sz w:val="18"/>
                <w:szCs w:val="18"/>
              </w:rPr>
              <w:t>Myotis aurascens</w:t>
            </w:r>
          </w:p>
        </w:tc>
      </w:tr>
      <w:tr w:rsidR="00C62B39" w:rsidRPr="002915B7" w14:paraId="6D6C1F5D" w14:textId="77777777">
        <w:tc>
          <w:tcPr>
            <w:tcW w:w="1962" w:type="dxa"/>
            <w:shd w:val="clear" w:color="auto" w:fill="auto"/>
          </w:tcPr>
          <w:p w14:paraId="58BD3376" w14:textId="77777777" w:rsidR="00C62B39" w:rsidRPr="002915B7" w:rsidRDefault="00C62B39" w:rsidP="003F6AB2">
            <w:pPr>
              <w:pStyle w:val="Compact"/>
              <w:spacing w:line="480" w:lineRule="auto"/>
            </w:pPr>
            <w:r w:rsidRPr="002915B7">
              <w:rPr>
                <w:rFonts w:ascii="Calibri Light" w:hAnsi="Calibri Light" w:cs="Calibri Light"/>
                <w:sz w:val="18"/>
                <w:szCs w:val="18"/>
              </w:rPr>
              <w:t>Myotis bechsteinii</w:t>
            </w:r>
          </w:p>
        </w:tc>
      </w:tr>
      <w:tr w:rsidR="00C62B39" w:rsidRPr="002915B7" w14:paraId="4FCCF636" w14:textId="77777777">
        <w:tc>
          <w:tcPr>
            <w:tcW w:w="1962" w:type="dxa"/>
            <w:shd w:val="clear" w:color="auto" w:fill="auto"/>
          </w:tcPr>
          <w:p w14:paraId="67FC2965" w14:textId="77777777" w:rsidR="00C62B39" w:rsidRPr="002915B7" w:rsidRDefault="00C62B39" w:rsidP="003F6AB2">
            <w:pPr>
              <w:pStyle w:val="Compact"/>
              <w:spacing w:line="480" w:lineRule="auto"/>
            </w:pPr>
            <w:r w:rsidRPr="002915B7">
              <w:rPr>
                <w:rFonts w:ascii="Calibri Light" w:hAnsi="Calibri Light" w:cs="Calibri Light"/>
                <w:sz w:val="18"/>
                <w:szCs w:val="18"/>
              </w:rPr>
              <w:t>Myotis blythii</w:t>
            </w:r>
          </w:p>
        </w:tc>
      </w:tr>
      <w:tr w:rsidR="00C62B39" w:rsidRPr="002915B7" w14:paraId="1095327B" w14:textId="77777777">
        <w:tc>
          <w:tcPr>
            <w:tcW w:w="1962" w:type="dxa"/>
            <w:shd w:val="clear" w:color="auto" w:fill="auto"/>
          </w:tcPr>
          <w:p w14:paraId="050E4C63" w14:textId="77777777" w:rsidR="00C62B39" w:rsidRPr="002915B7" w:rsidRDefault="00C62B39" w:rsidP="003F6AB2">
            <w:pPr>
              <w:pStyle w:val="Compact"/>
              <w:spacing w:line="480" w:lineRule="auto"/>
            </w:pPr>
            <w:r w:rsidRPr="002915B7">
              <w:rPr>
                <w:rFonts w:ascii="Calibri Light" w:hAnsi="Calibri Light" w:cs="Calibri Light"/>
                <w:sz w:val="18"/>
                <w:szCs w:val="18"/>
              </w:rPr>
              <w:t>Myotis brandtii</w:t>
            </w:r>
          </w:p>
        </w:tc>
      </w:tr>
      <w:tr w:rsidR="00C62B39" w:rsidRPr="002915B7" w14:paraId="0FBE5893" w14:textId="77777777">
        <w:tc>
          <w:tcPr>
            <w:tcW w:w="1962" w:type="dxa"/>
            <w:shd w:val="clear" w:color="auto" w:fill="auto"/>
          </w:tcPr>
          <w:p w14:paraId="46BE5B38" w14:textId="77777777" w:rsidR="00C62B39" w:rsidRPr="002915B7" w:rsidRDefault="00C62B39" w:rsidP="003F6AB2">
            <w:pPr>
              <w:pStyle w:val="Compact"/>
              <w:spacing w:line="480" w:lineRule="auto"/>
            </w:pPr>
            <w:r w:rsidRPr="002915B7">
              <w:rPr>
                <w:rFonts w:ascii="Calibri Light" w:hAnsi="Calibri Light" w:cs="Calibri Light"/>
                <w:sz w:val="18"/>
                <w:szCs w:val="18"/>
              </w:rPr>
              <w:t>Myotis capaccinii</w:t>
            </w:r>
          </w:p>
        </w:tc>
      </w:tr>
      <w:tr w:rsidR="00C62B39" w:rsidRPr="002915B7" w14:paraId="2C1AB929" w14:textId="77777777">
        <w:tc>
          <w:tcPr>
            <w:tcW w:w="1962" w:type="dxa"/>
            <w:shd w:val="clear" w:color="auto" w:fill="auto"/>
          </w:tcPr>
          <w:p w14:paraId="1458C217"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dasycneme</w:t>
            </w:r>
          </w:p>
        </w:tc>
      </w:tr>
      <w:tr w:rsidR="00C62B39" w:rsidRPr="002915B7" w14:paraId="209F1B29" w14:textId="77777777">
        <w:tc>
          <w:tcPr>
            <w:tcW w:w="1962" w:type="dxa"/>
            <w:shd w:val="clear" w:color="auto" w:fill="auto"/>
          </w:tcPr>
          <w:p w14:paraId="183E1457"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daubentonii</w:t>
            </w:r>
          </w:p>
        </w:tc>
      </w:tr>
      <w:tr w:rsidR="00C62B39" w:rsidRPr="002915B7" w14:paraId="75DBD94F" w14:textId="77777777">
        <w:tc>
          <w:tcPr>
            <w:tcW w:w="1962" w:type="dxa"/>
            <w:shd w:val="clear" w:color="auto" w:fill="auto"/>
          </w:tcPr>
          <w:p w14:paraId="12E1A74C" w14:textId="77777777" w:rsidR="00C62B39" w:rsidRPr="002915B7" w:rsidRDefault="00C62B39" w:rsidP="003F6AB2">
            <w:pPr>
              <w:pStyle w:val="Compact"/>
              <w:spacing w:line="480" w:lineRule="auto"/>
            </w:pPr>
            <w:r w:rsidRPr="002915B7">
              <w:rPr>
                <w:rFonts w:ascii="Calibri Light" w:hAnsi="Calibri Light" w:cs="Calibri Light"/>
                <w:sz w:val="18"/>
                <w:szCs w:val="18"/>
              </w:rPr>
              <w:t>Myotis emarginatus</w:t>
            </w:r>
          </w:p>
        </w:tc>
      </w:tr>
      <w:tr w:rsidR="00C62B39" w:rsidRPr="002915B7" w14:paraId="63586840" w14:textId="77777777">
        <w:tc>
          <w:tcPr>
            <w:tcW w:w="1962" w:type="dxa"/>
            <w:shd w:val="clear" w:color="auto" w:fill="auto"/>
          </w:tcPr>
          <w:p w14:paraId="0E2CAF94"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myotis</w:t>
            </w:r>
          </w:p>
        </w:tc>
      </w:tr>
      <w:tr w:rsidR="00C62B39" w:rsidRPr="002915B7" w14:paraId="2859690D" w14:textId="77777777">
        <w:tc>
          <w:tcPr>
            <w:tcW w:w="1962" w:type="dxa"/>
            <w:shd w:val="clear" w:color="auto" w:fill="auto"/>
          </w:tcPr>
          <w:p w14:paraId="51A454E3"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mystacinus</w:t>
            </w:r>
          </w:p>
        </w:tc>
      </w:tr>
      <w:tr w:rsidR="00C62B39" w:rsidRPr="002915B7" w14:paraId="24898C47" w14:textId="77777777">
        <w:tc>
          <w:tcPr>
            <w:tcW w:w="1962" w:type="dxa"/>
            <w:shd w:val="clear" w:color="auto" w:fill="auto"/>
          </w:tcPr>
          <w:p w14:paraId="091FD05F" w14:textId="77777777" w:rsidR="00C62B39" w:rsidRPr="002915B7" w:rsidRDefault="00C62B39" w:rsidP="003F6AB2">
            <w:pPr>
              <w:pStyle w:val="Compact"/>
              <w:spacing w:line="480" w:lineRule="auto"/>
            </w:pPr>
            <w:r w:rsidRPr="002915B7">
              <w:rPr>
                <w:rFonts w:ascii="Calibri Light" w:hAnsi="Calibri Light" w:cs="Calibri Light"/>
                <w:sz w:val="18"/>
                <w:szCs w:val="18"/>
              </w:rPr>
              <w:t>Myotis nattereri</w:t>
            </w:r>
          </w:p>
        </w:tc>
      </w:tr>
      <w:tr w:rsidR="00C62B39" w:rsidRPr="002915B7" w14:paraId="1D26A997" w14:textId="77777777">
        <w:tc>
          <w:tcPr>
            <w:tcW w:w="1962" w:type="dxa"/>
            <w:shd w:val="clear" w:color="auto" w:fill="auto"/>
          </w:tcPr>
          <w:p w14:paraId="4BD7495F" w14:textId="77777777" w:rsidR="00C62B39" w:rsidRPr="002915B7" w:rsidRDefault="00C62B39" w:rsidP="003F6AB2">
            <w:pPr>
              <w:pStyle w:val="Compact"/>
              <w:spacing w:line="480" w:lineRule="auto"/>
            </w:pPr>
            <w:r w:rsidRPr="002915B7">
              <w:rPr>
                <w:rFonts w:ascii="Calibri Light" w:hAnsi="Calibri Light" w:cs="Calibri Light"/>
                <w:sz w:val="18"/>
                <w:szCs w:val="18"/>
              </w:rPr>
              <w:t>Myotis punicus</w:t>
            </w:r>
          </w:p>
        </w:tc>
      </w:tr>
      <w:tr w:rsidR="00C62B39" w:rsidRPr="002915B7" w14:paraId="3C3E8FC4" w14:textId="77777777">
        <w:tc>
          <w:tcPr>
            <w:tcW w:w="1962" w:type="dxa"/>
            <w:shd w:val="clear" w:color="auto" w:fill="auto"/>
          </w:tcPr>
          <w:p w14:paraId="6F44C4CB" w14:textId="77777777" w:rsidR="00C62B39" w:rsidRPr="002915B7" w:rsidRDefault="00C62B39" w:rsidP="003F6AB2">
            <w:pPr>
              <w:pStyle w:val="Compact"/>
              <w:spacing w:line="480" w:lineRule="auto"/>
            </w:pPr>
            <w:r w:rsidRPr="002915B7">
              <w:rPr>
                <w:rFonts w:ascii="Calibri Light" w:hAnsi="Calibri Light" w:cs="Calibri Light"/>
                <w:sz w:val="18"/>
                <w:szCs w:val="18"/>
              </w:rPr>
              <w:t>Neomys anomalus</w:t>
            </w:r>
          </w:p>
        </w:tc>
      </w:tr>
      <w:tr w:rsidR="00C62B39" w:rsidRPr="002915B7" w14:paraId="68FD1127" w14:textId="77777777">
        <w:tc>
          <w:tcPr>
            <w:tcW w:w="1962" w:type="dxa"/>
            <w:shd w:val="clear" w:color="auto" w:fill="auto"/>
          </w:tcPr>
          <w:p w14:paraId="471E1AF5" w14:textId="77777777" w:rsidR="00C62B39" w:rsidRPr="002915B7" w:rsidRDefault="00C62B39" w:rsidP="003F6AB2">
            <w:pPr>
              <w:pStyle w:val="Compact"/>
              <w:spacing w:line="480" w:lineRule="auto"/>
            </w:pPr>
            <w:r w:rsidRPr="002915B7">
              <w:rPr>
                <w:rFonts w:ascii="Calibri Light" w:hAnsi="Calibri Light" w:cs="Calibri Light"/>
                <w:sz w:val="18"/>
                <w:szCs w:val="18"/>
              </w:rPr>
              <w:t>Neomys fodiens</w:t>
            </w:r>
          </w:p>
        </w:tc>
      </w:tr>
      <w:tr w:rsidR="00C62B39" w:rsidRPr="002915B7" w14:paraId="2D464196" w14:textId="77777777">
        <w:tc>
          <w:tcPr>
            <w:tcW w:w="1962" w:type="dxa"/>
            <w:shd w:val="clear" w:color="auto" w:fill="auto"/>
          </w:tcPr>
          <w:p w14:paraId="4F87F170"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lasiopterus</w:t>
            </w:r>
          </w:p>
        </w:tc>
      </w:tr>
      <w:tr w:rsidR="00C62B39" w:rsidRPr="002915B7" w14:paraId="1C093886" w14:textId="77777777">
        <w:tc>
          <w:tcPr>
            <w:tcW w:w="1962" w:type="dxa"/>
            <w:shd w:val="clear" w:color="auto" w:fill="auto"/>
          </w:tcPr>
          <w:p w14:paraId="7B4EE08B"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leisleri</w:t>
            </w:r>
          </w:p>
        </w:tc>
      </w:tr>
      <w:tr w:rsidR="00C62B39" w:rsidRPr="002915B7" w14:paraId="6D90EC94" w14:textId="77777777">
        <w:tc>
          <w:tcPr>
            <w:tcW w:w="1962" w:type="dxa"/>
            <w:shd w:val="clear" w:color="auto" w:fill="auto"/>
          </w:tcPr>
          <w:p w14:paraId="28CA2241"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noctula</w:t>
            </w:r>
          </w:p>
        </w:tc>
      </w:tr>
      <w:tr w:rsidR="00C62B39" w:rsidRPr="002915B7" w14:paraId="488FE222" w14:textId="77777777">
        <w:tc>
          <w:tcPr>
            <w:tcW w:w="1962" w:type="dxa"/>
            <w:shd w:val="clear" w:color="auto" w:fill="auto"/>
          </w:tcPr>
          <w:p w14:paraId="6BD0E937" w14:textId="77777777" w:rsidR="00C62B39" w:rsidRPr="002915B7" w:rsidRDefault="00C62B39" w:rsidP="003F6AB2">
            <w:pPr>
              <w:pStyle w:val="Compact"/>
              <w:spacing w:line="480" w:lineRule="auto"/>
            </w:pPr>
            <w:r w:rsidRPr="002915B7">
              <w:rPr>
                <w:rFonts w:ascii="Calibri Light" w:hAnsi="Calibri Light" w:cs="Calibri Light"/>
                <w:sz w:val="18"/>
                <w:szCs w:val="18"/>
              </w:rPr>
              <w:t>Oryctolagus cuniculus</w:t>
            </w:r>
          </w:p>
        </w:tc>
      </w:tr>
      <w:tr w:rsidR="00C62B39" w:rsidRPr="002915B7" w14:paraId="6CC1B52D" w14:textId="77777777">
        <w:tc>
          <w:tcPr>
            <w:tcW w:w="1962" w:type="dxa"/>
            <w:shd w:val="clear" w:color="auto" w:fill="auto"/>
          </w:tcPr>
          <w:p w14:paraId="52E315A1" w14:textId="77777777" w:rsidR="00C62B39" w:rsidRPr="002915B7" w:rsidRDefault="00C62B39" w:rsidP="003F6AB2">
            <w:pPr>
              <w:pStyle w:val="Compact"/>
              <w:spacing w:line="480" w:lineRule="auto"/>
            </w:pPr>
            <w:r w:rsidRPr="002915B7">
              <w:rPr>
                <w:rFonts w:ascii="Calibri Light" w:hAnsi="Calibri Light" w:cs="Calibri Light"/>
                <w:sz w:val="18"/>
                <w:szCs w:val="18"/>
              </w:rPr>
              <w:t>Ovis aries</w:t>
            </w:r>
          </w:p>
        </w:tc>
      </w:tr>
      <w:tr w:rsidR="00C62B39" w:rsidRPr="002915B7" w14:paraId="4E153A2E" w14:textId="77777777">
        <w:tc>
          <w:tcPr>
            <w:tcW w:w="1962" w:type="dxa"/>
            <w:shd w:val="clear" w:color="auto" w:fill="auto"/>
          </w:tcPr>
          <w:p w14:paraId="5E506A92"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kuhlii</w:t>
            </w:r>
          </w:p>
        </w:tc>
      </w:tr>
      <w:tr w:rsidR="00C62B39" w:rsidRPr="002915B7" w14:paraId="216B9279" w14:textId="77777777">
        <w:tc>
          <w:tcPr>
            <w:tcW w:w="1962" w:type="dxa"/>
            <w:shd w:val="clear" w:color="auto" w:fill="auto"/>
          </w:tcPr>
          <w:p w14:paraId="1F65DA11"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nathusii</w:t>
            </w:r>
          </w:p>
        </w:tc>
      </w:tr>
      <w:tr w:rsidR="00C62B39" w:rsidRPr="002915B7" w14:paraId="212B401C" w14:textId="77777777">
        <w:tc>
          <w:tcPr>
            <w:tcW w:w="1962" w:type="dxa"/>
            <w:shd w:val="clear" w:color="auto" w:fill="auto"/>
          </w:tcPr>
          <w:p w14:paraId="36DEECB2"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pipistrellus</w:t>
            </w:r>
          </w:p>
        </w:tc>
      </w:tr>
      <w:tr w:rsidR="00C62B39" w:rsidRPr="002915B7" w14:paraId="2B56C4A9" w14:textId="77777777">
        <w:tc>
          <w:tcPr>
            <w:tcW w:w="1962" w:type="dxa"/>
            <w:shd w:val="clear" w:color="auto" w:fill="auto"/>
          </w:tcPr>
          <w:p w14:paraId="134724AD"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pygmaeus</w:t>
            </w:r>
          </w:p>
        </w:tc>
      </w:tr>
      <w:tr w:rsidR="00C62B39" w:rsidRPr="002915B7" w14:paraId="70EC9534" w14:textId="77777777">
        <w:tc>
          <w:tcPr>
            <w:tcW w:w="1962" w:type="dxa"/>
            <w:shd w:val="clear" w:color="auto" w:fill="auto"/>
          </w:tcPr>
          <w:p w14:paraId="3AC349A2"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savii</w:t>
            </w:r>
          </w:p>
        </w:tc>
      </w:tr>
      <w:tr w:rsidR="00C62B39" w:rsidRPr="002915B7" w14:paraId="0582520E" w14:textId="77777777">
        <w:tc>
          <w:tcPr>
            <w:tcW w:w="1962" w:type="dxa"/>
            <w:shd w:val="clear" w:color="auto" w:fill="auto"/>
          </w:tcPr>
          <w:p w14:paraId="3F24E56D"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auritus</w:t>
            </w:r>
          </w:p>
        </w:tc>
      </w:tr>
      <w:tr w:rsidR="00C62B39" w:rsidRPr="002915B7" w14:paraId="592589CE" w14:textId="77777777">
        <w:tc>
          <w:tcPr>
            <w:tcW w:w="1962" w:type="dxa"/>
            <w:shd w:val="clear" w:color="auto" w:fill="auto"/>
          </w:tcPr>
          <w:p w14:paraId="73929330"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austriacus</w:t>
            </w:r>
          </w:p>
        </w:tc>
      </w:tr>
      <w:tr w:rsidR="00C62B39" w:rsidRPr="002915B7" w14:paraId="61F37328" w14:textId="77777777">
        <w:tc>
          <w:tcPr>
            <w:tcW w:w="1962" w:type="dxa"/>
            <w:shd w:val="clear" w:color="auto" w:fill="auto"/>
          </w:tcPr>
          <w:p w14:paraId="102476EF"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kolombatovici</w:t>
            </w:r>
          </w:p>
        </w:tc>
      </w:tr>
      <w:tr w:rsidR="00C62B39" w:rsidRPr="002915B7" w14:paraId="31D5A5BB" w14:textId="77777777">
        <w:tc>
          <w:tcPr>
            <w:tcW w:w="1962" w:type="dxa"/>
            <w:shd w:val="clear" w:color="auto" w:fill="auto"/>
          </w:tcPr>
          <w:p w14:paraId="5395B88C"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macrobullaris</w:t>
            </w:r>
          </w:p>
        </w:tc>
      </w:tr>
      <w:tr w:rsidR="00C62B39" w:rsidRPr="002915B7" w14:paraId="0011D497" w14:textId="77777777">
        <w:tc>
          <w:tcPr>
            <w:tcW w:w="1962" w:type="dxa"/>
            <w:shd w:val="clear" w:color="auto" w:fill="auto"/>
          </w:tcPr>
          <w:p w14:paraId="6C43CCB9"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sardus</w:t>
            </w:r>
          </w:p>
        </w:tc>
      </w:tr>
      <w:tr w:rsidR="00C62B39" w:rsidRPr="002915B7" w14:paraId="17B41486" w14:textId="77777777">
        <w:tc>
          <w:tcPr>
            <w:tcW w:w="1962" w:type="dxa"/>
            <w:shd w:val="clear" w:color="auto" w:fill="auto"/>
          </w:tcPr>
          <w:p w14:paraId="4715503D" w14:textId="77777777" w:rsidR="00C62B39" w:rsidRPr="002915B7" w:rsidRDefault="00C62B39" w:rsidP="003F6AB2">
            <w:pPr>
              <w:pStyle w:val="Compact"/>
              <w:spacing w:line="480" w:lineRule="auto"/>
            </w:pPr>
            <w:r w:rsidRPr="002915B7">
              <w:rPr>
                <w:rFonts w:ascii="Calibri Light" w:hAnsi="Calibri Light" w:cs="Calibri Light"/>
                <w:sz w:val="18"/>
                <w:szCs w:val="18"/>
              </w:rPr>
              <w:t>Pteromys volans</w:t>
            </w:r>
          </w:p>
        </w:tc>
      </w:tr>
      <w:tr w:rsidR="00C62B39" w:rsidRPr="002915B7" w14:paraId="4E82AFD3" w14:textId="77777777">
        <w:tc>
          <w:tcPr>
            <w:tcW w:w="1962" w:type="dxa"/>
            <w:shd w:val="clear" w:color="auto" w:fill="auto"/>
          </w:tcPr>
          <w:p w14:paraId="72840A0E"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blasii</w:t>
            </w:r>
          </w:p>
        </w:tc>
      </w:tr>
      <w:tr w:rsidR="00C62B39" w:rsidRPr="002915B7" w14:paraId="44E5B272" w14:textId="77777777">
        <w:tc>
          <w:tcPr>
            <w:tcW w:w="1962" w:type="dxa"/>
            <w:shd w:val="clear" w:color="auto" w:fill="auto"/>
          </w:tcPr>
          <w:p w14:paraId="06A00B7F"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euryale</w:t>
            </w:r>
          </w:p>
        </w:tc>
      </w:tr>
      <w:tr w:rsidR="00C62B39" w:rsidRPr="002915B7" w14:paraId="6121E50F" w14:textId="77777777">
        <w:tc>
          <w:tcPr>
            <w:tcW w:w="1962" w:type="dxa"/>
            <w:shd w:val="clear" w:color="auto" w:fill="auto"/>
          </w:tcPr>
          <w:p w14:paraId="3AFB98CE"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ferrumequinum</w:t>
            </w:r>
          </w:p>
        </w:tc>
      </w:tr>
      <w:tr w:rsidR="00C62B39" w:rsidRPr="002915B7" w14:paraId="559B20A7" w14:textId="77777777">
        <w:tc>
          <w:tcPr>
            <w:tcW w:w="1962" w:type="dxa"/>
            <w:shd w:val="clear" w:color="auto" w:fill="auto"/>
          </w:tcPr>
          <w:p w14:paraId="6C5D6290"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hipposideros</w:t>
            </w:r>
          </w:p>
        </w:tc>
      </w:tr>
      <w:tr w:rsidR="00C62B39" w:rsidRPr="002915B7" w14:paraId="35A2C07C" w14:textId="77777777">
        <w:tc>
          <w:tcPr>
            <w:tcW w:w="1962" w:type="dxa"/>
            <w:shd w:val="clear" w:color="auto" w:fill="auto"/>
          </w:tcPr>
          <w:p w14:paraId="3B4087B3"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mehelyi</w:t>
            </w:r>
          </w:p>
        </w:tc>
      </w:tr>
      <w:tr w:rsidR="00C62B39" w:rsidRPr="002915B7" w14:paraId="2299619B" w14:textId="77777777">
        <w:tc>
          <w:tcPr>
            <w:tcW w:w="1962" w:type="dxa"/>
            <w:shd w:val="clear" w:color="auto" w:fill="auto"/>
          </w:tcPr>
          <w:p w14:paraId="3FBF2273" w14:textId="77777777" w:rsidR="00C62B39" w:rsidRPr="002915B7" w:rsidRDefault="00C62B39" w:rsidP="003F6AB2">
            <w:pPr>
              <w:pStyle w:val="Compact"/>
              <w:spacing w:line="480" w:lineRule="auto"/>
            </w:pPr>
            <w:r w:rsidRPr="002915B7">
              <w:rPr>
                <w:rFonts w:ascii="Calibri Light" w:hAnsi="Calibri Light" w:cs="Calibri Light"/>
                <w:sz w:val="18"/>
                <w:szCs w:val="18"/>
              </w:rPr>
              <w:t>Rupicapra rupicapra</w:t>
            </w:r>
          </w:p>
        </w:tc>
      </w:tr>
      <w:tr w:rsidR="00C62B39" w:rsidRPr="002915B7" w14:paraId="17277C61" w14:textId="77777777">
        <w:tc>
          <w:tcPr>
            <w:tcW w:w="1962" w:type="dxa"/>
            <w:shd w:val="clear" w:color="auto" w:fill="auto"/>
          </w:tcPr>
          <w:p w14:paraId="71424A40" w14:textId="77777777" w:rsidR="00C62B39" w:rsidRPr="002915B7" w:rsidRDefault="00C62B39" w:rsidP="003F6AB2">
            <w:pPr>
              <w:pStyle w:val="Compact"/>
              <w:spacing w:line="480" w:lineRule="auto"/>
            </w:pPr>
            <w:r w:rsidRPr="002915B7">
              <w:rPr>
                <w:rFonts w:ascii="Calibri Light" w:hAnsi="Calibri Light" w:cs="Calibri Light"/>
                <w:sz w:val="18"/>
                <w:szCs w:val="18"/>
              </w:rPr>
              <w:t>Sciurus anomalus</w:t>
            </w:r>
          </w:p>
        </w:tc>
      </w:tr>
      <w:tr w:rsidR="00C62B39" w:rsidRPr="002915B7" w14:paraId="56C96E6E" w14:textId="77777777">
        <w:tc>
          <w:tcPr>
            <w:tcW w:w="1962" w:type="dxa"/>
            <w:shd w:val="clear" w:color="auto" w:fill="auto"/>
          </w:tcPr>
          <w:p w14:paraId="60DB43EB" w14:textId="77777777" w:rsidR="00C62B39" w:rsidRPr="002915B7" w:rsidRDefault="00C62B39" w:rsidP="003F6AB2">
            <w:pPr>
              <w:pStyle w:val="Compact"/>
              <w:spacing w:line="480" w:lineRule="auto"/>
            </w:pPr>
            <w:r w:rsidRPr="002915B7">
              <w:rPr>
                <w:rFonts w:ascii="Calibri Light" w:hAnsi="Calibri Light" w:cs="Calibri Light"/>
                <w:sz w:val="18"/>
                <w:szCs w:val="18"/>
              </w:rPr>
              <w:t>Sciurus vulgaris</w:t>
            </w:r>
          </w:p>
        </w:tc>
      </w:tr>
      <w:tr w:rsidR="00C62B39" w:rsidRPr="002915B7" w14:paraId="3B059233" w14:textId="77777777">
        <w:tc>
          <w:tcPr>
            <w:tcW w:w="1962" w:type="dxa"/>
            <w:shd w:val="clear" w:color="auto" w:fill="auto"/>
          </w:tcPr>
          <w:p w14:paraId="089E468F" w14:textId="77777777" w:rsidR="00C62B39" w:rsidRPr="002915B7" w:rsidRDefault="00C62B39" w:rsidP="003F6AB2">
            <w:pPr>
              <w:pStyle w:val="Compact"/>
              <w:spacing w:line="480" w:lineRule="auto"/>
            </w:pPr>
            <w:r w:rsidRPr="002915B7">
              <w:rPr>
                <w:rFonts w:ascii="Calibri Light" w:hAnsi="Calibri Light" w:cs="Calibri Light"/>
                <w:sz w:val="18"/>
                <w:szCs w:val="18"/>
              </w:rPr>
              <w:t>Sicista betulina</w:t>
            </w:r>
          </w:p>
        </w:tc>
      </w:tr>
      <w:tr w:rsidR="00C62B39" w:rsidRPr="002915B7" w14:paraId="5B95F069" w14:textId="77777777">
        <w:tc>
          <w:tcPr>
            <w:tcW w:w="1962" w:type="dxa"/>
            <w:shd w:val="clear" w:color="auto" w:fill="auto"/>
          </w:tcPr>
          <w:p w14:paraId="5FC6757C"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severtzovi</w:t>
            </w:r>
          </w:p>
        </w:tc>
      </w:tr>
      <w:tr w:rsidR="00C62B39" w:rsidRPr="002915B7" w14:paraId="5DF26256" w14:textId="77777777">
        <w:tc>
          <w:tcPr>
            <w:tcW w:w="1962" w:type="dxa"/>
            <w:shd w:val="clear" w:color="auto" w:fill="auto"/>
          </w:tcPr>
          <w:p w14:paraId="2234C83C"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subtilis</w:t>
            </w:r>
          </w:p>
        </w:tc>
      </w:tr>
      <w:tr w:rsidR="00C62B39" w:rsidRPr="002915B7" w14:paraId="1D875F9C" w14:textId="77777777">
        <w:tc>
          <w:tcPr>
            <w:tcW w:w="1962" w:type="dxa"/>
            <w:shd w:val="clear" w:color="auto" w:fill="auto"/>
          </w:tcPr>
          <w:p w14:paraId="36B37474" w14:textId="77777777" w:rsidR="00C62B39" w:rsidRPr="002915B7" w:rsidRDefault="00C62B39" w:rsidP="003F6AB2">
            <w:pPr>
              <w:pStyle w:val="Compact"/>
              <w:spacing w:line="480" w:lineRule="auto"/>
            </w:pPr>
            <w:r w:rsidRPr="002915B7">
              <w:rPr>
                <w:rFonts w:ascii="Calibri Light" w:hAnsi="Calibri Light" w:cs="Calibri Light"/>
                <w:sz w:val="18"/>
                <w:szCs w:val="18"/>
              </w:rPr>
              <w:t>Sorex alpinus</w:t>
            </w:r>
          </w:p>
        </w:tc>
      </w:tr>
      <w:tr w:rsidR="00C62B39" w:rsidRPr="002915B7" w14:paraId="52E0267E" w14:textId="77777777">
        <w:tc>
          <w:tcPr>
            <w:tcW w:w="1962" w:type="dxa"/>
            <w:shd w:val="clear" w:color="auto" w:fill="auto"/>
          </w:tcPr>
          <w:p w14:paraId="6D6B9280" w14:textId="77777777" w:rsidR="00C62B39" w:rsidRPr="002915B7" w:rsidRDefault="00C62B39" w:rsidP="003F6AB2">
            <w:pPr>
              <w:pStyle w:val="Compact"/>
              <w:spacing w:line="480" w:lineRule="auto"/>
            </w:pPr>
            <w:r w:rsidRPr="002915B7">
              <w:rPr>
                <w:rFonts w:ascii="Calibri Light" w:hAnsi="Calibri Light" w:cs="Calibri Light"/>
                <w:sz w:val="18"/>
                <w:szCs w:val="18"/>
              </w:rPr>
              <w:t>Sorex antinorii</w:t>
            </w:r>
          </w:p>
        </w:tc>
      </w:tr>
      <w:tr w:rsidR="00C62B39" w:rsidRPr="002915B7" w14:paraId="173372C6" w14:textId="77777777">
        <w:tc>
          <w:tcPr>
            <w:tcW w:w="1962" w:type="dxa"/>
            <w:shd w:val="clear" w:color="auto" w:fill="auto"/>
          </w:tcPr>
          <w:p w14:paraId="7C31A27C" w14:textId="77777777" w:rsidR="00C62B39" w:rsidRPr="002915B7" w:rsidRDefault="00C62B39" w:rsidP="003F6AB2">
            <w:pPr>
              <w:pStyle w:val="Compact"/>
              <w:spacing w:line="480" w:lineRule="auto"/>
            </w:pPr>
            <w:r w:rsidRPr="002915B7">
              <w:rPr>
                <w:rFonts w:ascii="Calibri Light" w:hAnsi="Calibri Light" w:cs="Calibri Light"/>
                <w:sz w:val="18"/>
                <w:szCs w:val="18"/>
              </w:rPr>
              <w:t>Sorex araneus</w:t>
            </w:r>
          </w:p>
        </w:tc>
      </w:tr>
      <w:tr w:rsidR="00C62B39" w:rsidRPr="002915B7" w14:paraId="060C56BB" w14:textId="77777777">
        <w:tc>
          <w:tcPr>
            <w:tcW w:w="1962" w:type="dxa"/>
            <w:shd w:val="clear" w:color="auto" w:fill="auto"/>
          </w:tcPr>
          <w:p w14:paraId="2BC6D5FF" w14:textId="77777777" w:rsidR="00C62B39" w:rsidRPr="002915B7" w:rsidRDefault="00C62B39" w:rsidP="003F6AB2">
            <w:pPr>
              <w:pStyle w:val="Compact"/>
              <w:spacing w:line="480" w:lineRule="auto"/>
            </w:pPr>
            <w:r w:rsidRPr="002915B7">
              <w:rPr>
                <w:rFonts w:ascii="Calibri Light" w:hAnsi="Calibri Light" w:cs="Calibri Light"/>
                <w:sz w:val="18"/>
                <w:szCs w:val="18"/>
              </w:rPr>
              <w:t>Sorex caecutiens</w:t>
            </w:r>
          </w:p>
        </w:tc>
      </w:tr>
      <w:tr w:rsidR="00C62B39" w:rsidRPr="002915B7" w14:paraId="09350CB3" w14:textId="77777777">
        <w:tc>
          <w:tcPr>
            <w:tcW w:w="1962" w:type="dxa"/>
            <w:shd w:val="clear" w:color="auto" w:fill="auto"/>
          </w:tcPr>
          <w:p w14:paraId="2267F52A" w14:textId="77777777" w:rsidR="00C62B39" w:rsidRPr="002915B7" w:rsidRDefault="00C62B39" w:rsidP="003F6AB2">
            <w:pPr>
              <w:pStyle w:val="Compact"/>
              <w:spacing w:line="480" w:lineRule="auto"/>
            </w:pPr>
            <w:r w:rsidRPr="002915B7">
              <w:rPr>
                <w:rFonts w:ascii="Calibri Light" w:hAnsi="Calibri Light" w:cs="Calibri Light"/>
                <w:sz w:val="18"/>
                <w:szCs w:val="18"/>
              </w:rPr>
              <w:t>Sorex coronatus</w:t>
            </w:r>
          </w:p>
        </w:tc>
      </w:tr>
      <w:tr w:rsidR="00C62B39" w:rsidRPr="002915B7" w14:paraId="3018B292" w14:textId="77777777">
        <w:tc>
          <w:tcPr>
            <w:tcW w:w="1962" w:type="dxa"/>
            <w:shd w:val="clear" w:color="auto" w:fill="auto"/>
          </w:tcPr>
          <w:p w14:paraId="5334EA98" w14:textId="77777777" w:rsidR="00C62B39" w:rsidRPr="002915B7" w:rsidRDefault="00C62B39" w:rsidP="003F6AB2">
            <w:pPr>
              <w:pStyle w:val="Compact"/>
              <w:spacing w:line="480" w:lineRule="auto"/>
            </w:pPr>
            <w:r w:rsidRPr="002915B7">
              <w:rPr>
                <w:rFonts w:ascii="Calibri Light" w:hAnsi="Calibri Light" w:cs="Calibri Light"/>
                <w:sz w:val="18"/>
                <w:szCs w:val="18"/>
              </w:rPr>
              <w:t>Sorex granarius</w:t>
            </w:r>
          </w:p>
        </w:tc>
      </w:tr>
      <w:tr w:rsidR="00C62B39" w:rsidRPr="002915B7" w14:paraId="67AF4604" w14:textId="77777777">
        <w:tc>
          <w:tcPr>
            <w:tcW w:w="1962" w:type="dxa"/>
            <w:shd w:val="clear" w:color="auto" w:fill="auto"/>
          </w:tcPr>
          <w:p w14:paraId="3E874D5A" w14:textId="77777777" w:rsidR="00C62B39" w:rsidRPr="002915B7" w:rsidRDefault="00C62B39" w:rsidP="003F6AB2">
            <w:pPr>
              <w:pStyle w:val="Compact"/>
              <w:spacing w:line="480" w:lineRule="auto"/>
            </w:pPr>
            <w:r w:rsidRPr="002915B7">
              <w:rPr>
                <w:rFonts w:ascii="Calibri Light" w:hAnsi="Calibri Light" w:cs="Calibri Light"/>
                <w:sz w:val="18"/>
                <w:szCs w:val="18"/>
              </w:rPr>
              <w:t>Sorex isodon</w:t>
            </w:r>
          </w:p>
        </w:tc>
      </w:tr>
      <w:tr w:rsidR="00C62B39" w:rsidRPr="002915B7" w14:paraId="7B7A9C53" w14:textId="77777777">
        <w:tc>
          <w:tcPr>
            <w:tcW w:w="1962" w:type="dxa"/>
            <w:shd w:val="clear" w:color="auto" w:fill="auto"/>
          </w:tcPr>
          <w:p w14:paraId="4A1DFCDE"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minutissimus</w:t>
            </w:r>
          </w:p>
        </w:tc>
      </w:tr>
      <w:tr w:rsidR="00C62B39" w:rsidRPr="002915B7" w14:paraId="134984C3" w14:textId="77777777">
        <w:tc>
          <w:tcPr>
            <w:tcW w:w="1962" w:type="dxa"/>
            <w:shd w:val="clear" w:color="auto" w:fill="auto"/>
          </w:tcPr>
          <w:p w14:paraId="29CC0787"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minutus</w:t>
            </w:r>
          </w:p>
        </w:tc>
      </w:tr>
      <w:tr w:rsidR="00C62B39" w:rsidRPr="002915B7" w14:paraId="19B932E7" w14:textId="77777777">
        <w:tc>
          <w:tcPr>
            <w:tcW w:w="1962" w:type="dxa"/>
            <w:shd w:val="clear" w:color="auto" w:fill="auto"/>
          </w:tcPr>
          <w:p w14:paraId="0676E198" w14:textId="77777777" w:rsidR="00C62B39" w:rsidRPr="002915B7" w:rsidRDefault="00C62B39" w:rsidP="003F6AB2">
            <w:pPr>
              <w:pStyle w:val="Compact"/>
              <w:spacing w:line="480" w:lineRule="auto"/>
            </w:pPr>
            <w:r w:rsidRPr="002915B7">
              <w:rPr>
                <w:rFonts w:ascii="Calibri Light" w:hAnsi="Calibri Light" w:cs="Calibri Light"/>
                <w:sz w:val="18"/>
                <w:szCs w:val="18"/>
              </w:rPr>
              <w:t>Sorex samniticus</w:t>
            </w:r>
          </w:p>
        </w:tc>
      </w:tr>
      <w:tr w:rsidR="00C62B39" w:rsidRPr="002915B7" w14:paraId="3C9338A1" w14:textId="77777777">
        <w:tc>
          <w:tcPr>
            <w:tcW w:w="1962" w:type="dxa"/>
            <w:shd w:val="clear" w:color="auto" w:fill="auto"/>
          </w:tcPr>
          <w:p w14:paraId="70E2819C" w14:textId="77777777" w:rsidR="00C62B39" w:rsidRPr="002915B7" w:rsidRDefault="00C62B39" w:rsidP="003F6AB2">
            <w:pPr>
              <w:pStyle w:val="Compact"/>
              <w:spacing w:line="480" w:lineRule="auto"/>
            </w:pPr>
            <w:r w:rsidRPr="002915B7">
              <w:rPr>
                <w:rFonts w:ascii="Calibri Light" w:hAnsi="Calibri Light" w:cs="Calibri Light"/>
                <w:sz w:val="18"/>
                <w:szCs w:val="18"/>
              </w:rPr>
              <w:t>Spalax graecus</w:t>
            </w:r>
          </w:p>
        </w:tc>
      </w:tr>
      <w:tr w:rsidR="00C62B39" w:rsidRPr="002915B7" w14:paraId="7D006D45" w14:textId="77777777">
        <w:tc>
          <w:tcPr>
            <w:tcW w:w="1962" w:type="dxa"/>
            <w:shd w:val="clear" w:color="auto" w:fill="auto"/>
          </w:tcPr>
          <w:p w14:paraId="76F0552C" w14:textId="77777777" w:rsidR="00C62B39" w:rsidRPr="002915B7" w:rsidRDefault="00C62B39" w:rsidP="003F6AB2">
            <w:pPr>
              <w:pStyle w:val="Compact"/>
              <w:spacing w:line="480" w:lineRule="auto"/>
            </w:pPr>
            <w:r w:rsidRPr="002915B7">
              <w:rPr>
                <w:rFonts w:ascii="Calibri Light" w:hAnsi="Calibri Light" w:cs="Calibri Light"/>
                <w:sz w:val="18"/>
                <w:szCs w:val="18"/>
              </w:rPr>
              <w:t>Spalax leucodon</w:t>
            </w:r>
          </w:p>
        </w:tc>
      </w:tr>
      <w:tr w:rsidR="00C62B39" w:rsidRPr="002915B7" w14:paraId="31C05F06" w14:textId="77777777">
        <w:tc>
          <w:tcPr>
            <w:tcW w:w="1962" w:type="dxa"/>
            <w:shd w:val="clear" w:color="auto" w:fill="auto"/>
          </w:tcPr>
          <w:p w14:paraId="146CECAD" w14:textId="77777777" w:rsidR="00C62B39" w:rsidRPr="002915B7" w:rsidRDefault="00C62B39" w:rsidP="003F6AB2">
            <w:pPr>
              <w:pStyle w:val="Compact"/>
              <w:spacing w:line="480" w:lineRule="auto"/>
            </w:pPr>
            <w:r w:rsidRPr="002915B7">
              <w:rPr>
                <w:rFonts w:ascii="Calibri Light" w:hAnsi="Calibri Light" w:cs="Calibri Light"/>
                <w:sz w:val="18"/>
                <w:szCs w:val="18"/>
              </w:rPr>
              <w:t>Spalax nehringi</w:t>
            </w:r>
          </w:p>
        </w:tc>
      </w:tr>
      <w:tr w:rsidR="00C62B39" w:rsidRPr="002915B7" w14:paraId="6CDA351A" w14:textId="77777777">
        <w:tc>
          <w:tcPr>
            <w:tcW w:w="1962" w:type="dxa"/>
            <w:shd w:val="clear" w:color="auto" w:fill="auto"/>
          </w:tcPr>
          <w:p w14:paraId="3C0A292B"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citellus</w:t>
            </w:r>
          </w:p>
        </w:tc>
      </w:tr>
      <w:tr w:rsidR="00C62B39" w:rsidRPr="002915B7" w14:paraId="0E035CBF" w14:textId="77777777">
        <w:tc>
          <w:tcPr>
            <w:tcW w:w="1962" w:type="dxa"/>
            <w:shd w:val="clear" w:color="auto" w:fill="auto"/>
          </w:tcPr>
          <w:p w14:paraId="0A342886"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suslicus</w:t>
            </w:r>
          </w:p>
        </w:tc>
      </w:tr>
      <w:tr w:rsidR="00C62B39" w:rsidRPr="002915B7" w14:paraId="3CA981E9" w14:textId="77777777">
        <w:tc>
          <w:tcPr>
            <w:tcW w:w="1962" w:type="dxa"/>
            <w:shd w:val="clear" w:color="auto" w:fill="auto"/>
          </w:tcPr>
          <w:p w14:paraId="3209CA7A" w14:textId="77777777" w:rsidR="00C62B39" w:rsidRPr="002915B7" w:rsidRDefault="00C62B39" w:rsidP="003F6AB2">
            <w:pPr>
              <w:pStyle w:val="Compact"/>
              <w:spacing w:line="480" w:lineRule="auto"/>
            </w:pPr>
            <w:r w:rsidRPr="002915B7">
              <w:rPr>
                <w:rFonts w:ascii="Calibri Light" w:hAnsi="Calibri Light" w:cs="Calibri Light"/>
                <w:sz w:val="18"/>
                <w:szCs w:val="18"/>
              </w:rPr>
              <w:t>Suncus etruscus</w:t>
            </w:r>
          </w:p>
        </w:tc>
      </w:tr>
      <w:tr w:rsidR="00C62B39" w:rsidRPr="002915B7" w14:paraId="18D62D59" w14:textId="77777777">
        <w:tc>
          <w:tcPr>
            <w:tcW w:w="1962" w:type="dxa"/>
            <w:shd w:val="clear" w:color="auto" w:fill="auto"/>
          </w:tcPr>
          <w:p w14:paraId="4DE9AE72" w14:textId="77777777" w:rsidR="00C62B39" w:rsidRPr="002915B7" w:rsidRDefault="00C62B39" w:rsidP="003F6AB2">
            <w:pPr>
              <w:pStyle w:val="Compact"/>
              <w:spacing w:line="480" w:lineRule="auto"/>
            </w:pPr>
            <w:r w:rsidRPr="002915B7">
              <w:rPr>
                <w:rFonts w:ascii="Calibri Light" w:hAnsi="Calibri Light" w:cs="Calibri Light"/>
                <w:sz w:val="18"/>
                <w:szCs w:val="18"/>
              </w:rPr>
              <w:t>Sus scrofa</w:t>
            </w:r>
          </w:p>
        </w:tc>
      </w:tr>
      <w:tr w:rsidR="00C62B39" w:rsidRPr="002915B7" w14:paraId="05AC761B" w14:textId="77777777">
        <w:tc>
          <w:tcPr>
            <w:tcW w:w="1962" w:type="dxa"/>
            <w:shd w:val="clear" w:color="auto" w:fill="auto"/>
          </w:tcPr>
          <w:p w14:paraId="6B967251" w14:textId="77777777" w:rsidR="00C62B39" w:rsidRPr="002915B7" w:rsidRDefault="00C62B39" w:rsidP="003F6AB2">
            <w:pPr>
              <w:pStyle w:val="Compact"/>
              <w:spacing w:line="480" w:lineRule="auto"/>
            </w:pPr>
            <w:r w:rsidRPr="002915B7">
              <w:rPr>
                <w:rFonts w:ascii="Calibri Light" w:hAnsi="Calibri Light" w:cs="Calibri Light"/>
                <w:sz w:val="18"/>
                <w:szCs w:val="18"/>
              </w:rPr>
              <w:t>Tadarida teniotis</w:t>
            </w:r>
          </w:p>
        </w:tc>
      </w:tr>
      <w:tr w:rsidR="00C62B39" w:rsidRPr="002915B7" w14:paraId="3CA39B7D" w14:textId="77777777">
        <w:tc>
          <w:tcPr>
            <w:tcW w:w="1962" w:type="dxa"/>
            <w:shd w:val="clear" w:color="auto" w:fill="auto"/>
          </w:tcPr>
          <w:p w14:paraId="443B93D8" w14:textId="77777777" w:rsidR="00C62B39" w:rsidRPr="002915B7" w:rsidRDefault="00C62B39" w:rsidP="003F6AB2">
            <w:pPr>
              <w:pStyle w:val="Compact"/>
              <w:spacing w:line="480" w:lineRule="auto"/>
            </w:pPr>
            <w:r w:rsidRPr="002915B7">
              <w:rPr>
                <w:rFonts w:ascii="Calibri Light" w:hAnsi="Calibri Light" w:cs="Calibri Light"/>
                <w:sz w:val="18"/>
                <w:szCs w:val="18"/>
              </w:rPr>
              <w:t>Talpa caeca</w:t>
            </w:r>
          </w:p>
        </w:tc>
      </w:tr>
      <w:tr w:rsidR="00C62B39" w:rsidRPr="002915B7" w14:paraId="2DD3DC7B" w14:textId="77777777">
        <w:tc>
          <w:tcPr>
            <w:tcW w:w="1962" w:type="dxa"/>
            <w:shd w:val="clear" w:color="auto" w:fill="auto"/>
          </w:tcPr>
          <w:p w14:paraId="6B90D1F7" w14:textId="77777777" w:rsidR="00C62B39" w:rsidRPr="002915B7" w:rsidRDefault="00C62B39" w:rsidP="003F6AB2">
            <w:pPr>
              <w:pStyle w:val="Compact"/>
              <w:spacing w:line="480" w:lineRule="auto"/>
            </w:pPr>
            <w:r w:rsidRPr="002915B7">
              <w:rPr>
                <w:rFonts w:ascii="Calibri Light" w:hAnsi="Calibri Light" w:cs="Calibri Light"/>
                <w:sz w:val="18"/>
                <w:szCs w:val="18"/>
              </w:rPr>
              <w:t>Talpa europaea</w:t>
            </w:r>
          </w:p>
        </w:tc>
      </w:tr>
      <w:tr w:rsidR="00C62B39" w:rsidRPr="002915B7" w14:paraId="1E5CFF1E" w14:textId="77777777">
        <w:tc>
          <w:tcPr>
            <w:tcW w:w="1962" w:type="dxa"/>
            <w:shd w:val="clear" w:color="auto" w:fill="auto"/>
          </w:tcPr>
          <w:p w14:paraId="33BE15F4" w14:textId="77777777" w:rsidR="00C62B39" w:rsidRPr="002915B7" w:rsidRDefault="00C62B39" w:rsidP="003F6AB2">
            <w:pPr>
              <w:pStyle w:val="Compact"/>
              <w:spacing w:line="480" w:lineRule="auto"/>
            </w:pPr>
            <w:r w:rsidRPr="002915B7">
              <w:rPr>
                <w:rFonts w:ascii="Calibri Light" w:hAnsi="Calibri Light" w:cs="Calibri Light"/>
                <w:sz w:val="18"/>
                <w:szCs w:val="18"/>
              </w:rPr>
              <w:t>Talpa levantis</w:t>
            </w:r>
          </w:p>
        </w:tc>
      </w:tr>
      <w:tr w:rsidR="00C62B39" w:rsidRPr="002915B7" w14:paraId="42BF1F7D" w14:textId="77777777">
        <w:tc>
          <w:tcPr>
            <w:tcW w:w="1962" w:type="dxa"/>
            <w:shd w:val="clear" w:color="auto" w:fill="auto"/>
          </w:tcPr>
          <w:p w14:paraId="70B3F4B1" w14:textId="77777777" w:rsidR="00C62B39" w:rsidRPr="002915B7" w:rsidRDefault="00C62B39" w:rsidP="003F6AB2">
            <w:pPr>
              <w:pStyle w:val="Compact"/>
              <w:spacing w:line="480" w:lineRule="auto"/>
            </w:pPr>
            <w:r w:rsidRPr="002915B7">
              <w:rPr>
                <w:rFonts w:ascii="Calibri Light" w:hAnsi="Calibri Light" w:cs="Calibri Light"/>
                <w:sz w:val="18"/>
                <w:szCs w:val="18"/>
              </w:rPr>
              <w:t>Talpa occidentalis</w:t>
            </w:r>
          </w:p>
        </w:tc>
      </w:tr>
      <w:tr w:rsidR="00C62B39" w:rsidRPr="002915B7" w14:paraId="491E5B3B" w14:textId="77777777">
        <w:tc>
          <w:tcPr>
            <w:tcW w:w="1962" w:type="dxa"/>
            <w:shd w:val="clear" w:color="auto" w:fill="auto"/>
          </w:tcPr>
          <w:p w14:paraId="3927DB8C" w14:textId="77777777" w:rsidR="00C62B39" w:rsidRPr="002915B7" w:rsidRDefault="00C62B39" w:rsidP="003F6AB2">
            <w:pPr>
              <w:pStyle w:val="Compact"/>
              <w:spacing w:line="480" w:lineRule="auto"/>
            </w:pPr>
            <w:r w:rsidRPr="002915B7">
              <w:rPr>
                <w:rFonts w:ascii="Calibri Light" w:hAnsi="Calibri Light" w:cs="Calibri Light"/>
                <w:sz w:val="18"/>
                <w:szCs w:val="18"/>
              </w:rPr>
              <w:t>Talpa romana</w:t>
            </w:r>
          </w:p>
        </w:tc>
      </w:tr>
      <w:tr w:rsidR="00C62B39" w:rsidRPr="002915B7" w14:paraId="62C43DC5" w14:textId="77777777">
        <w:tc>
          <w:tcPr>
            <w:tcW w:w="1962" w:type="dxa"/>
            <w:shd w:val="clear" w:color="auto" w:fill="auto"/>
          </w:tcPr>
          <w:p w14:paraId="2C9ECA51" w14:textId="77777777" w:rsidR="00C62B39" w:rsidRPr="002915B7" w:rsidRDefault="00C62B39" w:rsidP="003F6AB2">
            <w:pPr>
              <w:pStyle w:val="Compact"/>
              <w:spacing w:line="480" w:lineRule="auto"/>
            </w:pPr>
            <w:r w:rsidRPr="002915B7">
              <w:rPr>
                <w:rFonts w:ascii="Calibri Light" w:hAnsi="Calibri Light" w:cs="Calibri Light"/>
                <w:sz w:val="18"/>
                <w:szCs w:val="18"/>
              </w:rPr>
              <w:t>Talpa stankovici</w:t>
            </w:r>
          </w:p>
        </w:tc>
      </w:tr>
      <w:tr w:rsidR="00C62B39" w:rsidRPr="002915B7" w14:paraId="3721A824" w14:textId="77777777">
        <w:tc>
          <w:tcPr>
            <w:tcW w:w="1962" w:type="dxa"/>
            <w:shd w:val="clear" w:color="auto" w:fill="auto"/>
          </w:tcPr>
          <w:p w14:paraId="1D829F30" w14:textId="77777777" w:rsidR="00C62B39" w:rsidRPr="002915B7" w:rsidRDefault="00C62B39" w:rsidP="003F6AB2">
            <w:pPr>
              <w:pStyle w:val="Compact"/>
              <w:spacing w:line="480" w:lineRule="auto"/>
            </w:pPr>
            <w:r w:rsidRPr="002915B7">
              <w:rPr>
                <w:rFonts w:ascii="Calibri Light" w:hAnsi="Calibri Light" w:cs="Calibri Light"/>
                <w:sz w:val="18"/>
                <w:szCs w:val="18"/>
              </w:rPr>
              <w:t>Ursus arctos</w:t>
            </w:r>
          </w:p>
        </w:tc>
      </w:tr>
      <w:tr w:rsidR="00C62B39" w:rsidRPr="002915B7" w14:paraId="1CA26346" w14:textId="77777777">
        <w:tc>
          <w:tcPr>
            <w:tcW w:w="1962" w:type="dxa"/>
            <w:shd w:val="clear" w:color="auto" w:fill="auto"/>
          </w:tcPr>
          <w:p w14:paraId="213C2D4B" w14:textId="77777777" w:rsidR="00C62B39" w:rsidRPr="002915B7" w:rsidRDefault="00C62B39" w:rsidP="003F6AB2">
            <w:pPr>
              <w:pStyle w:val="Compact"/>
              <w:spacing w:line="480" w:lineRule="auto"/>
            </w:pPr>
            <w:r w:rsidRPr="002915B7">
              <w:rPr>
                <w:rFonts w:ascii="Calibri Light" w:hAnsi="Calibri Light" w:cs="Calibri Light"/>
                <w:sz w:val="18"/>
                <w:szCs w:val="18"/>
              </w:rPr>
              <w:t>Vespertilio murinus</w:t>
            </w:r>
          </w:p>
        </w:tc>
      </w:tr>
      <w:tr w:rsidR="00C62B39" w:rsidRPr="002915B7" w14:paraId="238010D9" w14:textId="77777777">
        <w:tc>
          <w:tcPr>
            <w:tcW w:w="1962" w:type="dxa"/>
            <w:shd w:val="clear" w:color="auto" w:fill="auto"/>
          </w:tcPr>
          <w:p w14:paraId="1CC743C8" w14:textId="77777777" w:rsidR="00C62B39" w:rsidRPr="002915B7" w:rsidRDefault="00C62B39" w:rsidP="003F6AB2">
            <w:pPr>
              <w:pStyle w:val="Compact"/>
              <w:spacing w:line="480" w:lineRule="auto"/>
            </w:pPr>
            <w:r w:rsidRPr="002915B7">
              <w:rPr>
                <w:rFonts w:ascii="Calibri Light" w:hAnsi="Calibri Light" w:cs="Calibri Light"/>
                <w:sz w:val="18"/>
                <w:szCs w:val="18"/>
              </w:rPr>
              <w:t>Vormela peregusna</w:t>
            </w:r>
          </w:p>
        </w:tc>
      </w:tr>
      <w:tr w:rsidR="00C62B39" w:rsidRPr="002915B7" w14:paraId="0C5ACE90" w14:textId="77777777">
        <w:tc>
          <w:tcPr>
            <w:tcW w:w="1962" w:type="dxa"/>
            <w:shd w:val="clear" w:color="auto" w:fill="auto"/>
          </w:tcPr>
          <w:p w14:paraId="0313095C" w14:textId="77777777" w:rsidR="00C62B39" w:rsidRPr="002915B7" w:rsidRDefault="00C62B39" w:rsidP="003F6AB2">
            <w:pPr>
              <w:pStyle w:val="Compact"/>
              <w:spacing w:line="480" w:lineRule="auto"/>
            </w:pPr>
            <w:r w:rsidRPr="002915B7">
              <w:rPr>
                <w:rFonts w:ascii="Calibri Light" w:hAnsi="Calibri Light" w:cs="Calibri Light"/>
                <w:sz w:val="18"/>
                <w:szCs w:val="18"/>
              </w:rPr>
              <w:t>Vulpes vulpes</w:t>
            </w:r>
          </w:p>
        </w:tc>
      </w:tr>
      <w:tr w:rsidR="00C62B39" w:rsidRPr="002915B7" w14:paraId="7F5396F9" w14:textId="77777777">
        <w:tc>
          <w:tcPr>
            <w:tcW w:w="1962" w:type="dxa"/>
            <w:shd w:val="clear" w:color="auto" w:fill="auto"/>
          </w:tcPr>
          <w:p w14:paraId="12B33060" w14:textId="77777777" w:rsidR="00C62B39" w:rsidRPr="002915B7" w:rsidRDefault="00C62B39" w:rsidP="003F6AB2">
            <w:pPr>
              <w:pStyle w:val="Compact"/>
              <w:spacing w:line="480" w:lineRule="auto"/>
            </w:pPr>
            <w:r w:rsidRPr="002915B7">
              <w:rPr>
                <w:rFonts w:ascii="Calibri Light" w:hAnsi="Calibri Light" w:cs="Calibri Light"/>
                <w:sz w:val="18"/>
                <w:szCs w:val="18"/>
              </w:rPr>
              <w:t>Ablepharus kitaibelii</w:t>
            </w:r>
          </w:p>
        </w:tc>
      </w:tr>
      <w:tr w:rsidR="00C62B39" w:rsidRPr="002915B7" w14:paraId="0B06DE21" w14:textId="77777777">
        <w:tc>
          <w:tcPr>
            <w:tcW w:w="1962" w:type="dxa"/>
            <w:shd w:val="clear" w:color="auto" w:fill="auto"/>
          </w:tcPr>
          <w:p w14:paraId="44D3C3AF" w14:textId="77777777" w:rsidR="00C62B39" w:rsidRPr="002915B7" w:rsidRDefault="00C62B39" w:rsidP="003F6AB2">
            <w:pPr>
              <w:pStyle w:val="Compact"/>
              <w:spacing w:line="480" w:lineRule="auto"/>
            </w:pPr>
            <w:r w:rsidRPr="002915B7">
              <w:rPr>
                <w:rFonts w:ascii="Calibri Light" w:hAnsi="Calibri Light" w:cs="Calibri Light"/>
                <w:sz w:val="18"/>
                <w:szCs w:val="18"/>
              </w:rPr>
              <w:t>Acanthodactylus erythrurus</w:t>
            </w:r>
          </w:p>
        </w:tc>
      </w:tr>
      <w:tr w:rsidR="00C62B39" w:rsidRPr="002915B7" w14:paraId="6B4D0608" w14:textId="77777777">
        <w:tc>
          <w:tcPr>
            <w:tcW w:w="1962" w:type="dxa"/>
            <w:shd w:val="clear" w:color="auto" w:fill="auto"/>
          </w:tcPr>
          <w:p w14:paraId="21844B64" w14:textId="77777777" w:rsidR="00C62B39" w:rsidRPr="002915B7" w:rsidRDefault="00C62B39" w:rsidP="003F6AB2">
            <w:pPr>
              <w:pStyle w:val="Compact"/>
              <w:spacing w:line="480" w:lineRule="auto"/>
            </w:pPr>
            <w:r w:rsidRPr="002915B7">
              <w:rPr>
                <w:rFonts w:ascii="Calibri Light" w:hAnsi="Calibri Light" w:cs="Calibri Light"/>
                <w:b/>
                <w:sz w:val="18"/>
                <w:szCs w:val="18"/>
              </w:rPr>
              <w:t>Reptiles</w:t>
            </w:r>
          </w:p>
        </w:tc>
      </w:tr>
      <w:tr w:rsidR="00C62B39" w:rsidRPr="002915B7" w14:paraId="1C805CB9" w14:textId="77777777">
        <w:tc>
          <w:tcPr>
            <w:tcW w:w="1962" w:type="dxa"/>
            <w:shd w:val="clear" w:color="auto" w:fill="auto"/>
          </w:tcPr>
          <w:p w14:paraId="04ED3E6C"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fitzingeri</w:t>
            </w:r>
          </w:p>
        </w:tc>
      </w:tr>
      <w:tr w:rsidR="00C62B39" w:rsidRPr="002915B7" w14:paraId="45BCF344" w14:textId="77777777">
        <w:tc>
          <w:tcPr>
            <w:tcW w:w="1962" w:type="dxa"/>
            <w:shd w:val="clear" w:color="auto" w:fill="auto"/>
          </w:tcPr>
          <w:p w14:paraId="0371F47C"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marchi</w:t>
            </w:r>
          </w:p>
        </w:tc>
      </w:tr>
      <w:tr w:rsidR="00C62B39" w:rsidRPr="002915B7" w14:paraId="6C846A3E" w14:textId="77777777">
        <w:tc>
          <w:tcPr>
            <w:tcW w:w="1962" w:type="dxa"/>
            <w:shd w:val="clear" w:color="auto" w:fill="auto"/>
          </w:tcPr>
          <w:p w14:paraId="7CCD56B5"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moreoticus</w:t>
            </w:r>
          </w:p>
        </w:tc>
      </w:tr>
      <w:tr w:rsidR="00C62B39" w:rsidRPr="002915B7" w14:paraId="4B09E940" w14:textId="77777777">
        <w:tc>
          <w:tcPr>
            <w:tcW w:w="1962" w:type="dxa"/>
            <w:shd w:val="clear" w:color="auto" w:fill="auto"/>
          </w:tcPr>
          <w:p w14:paraId="2EECBC8B"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nigropunctatus</w:t>
            </w:r>
          </w:p>
        </w:tc>
      </w:tr>
      <w:tr w:rsidR="00C62B39" w:rsidRPr="002915B7" w14:paraId="5BEF4953" w14:textId="77777777">
        <w:tc>
          <w:tcPr>
            <w:tcW w:w="1962" w:type="dxa"/>
            <w:shd w:val="clear" w:color="auto" w:fill="auto"/>
          </w:tcPr>
          <w:p w14:paraId="56462466"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anatolica</w:t>
            </w:r>
          </w:p>
        </w:tc>
      </w:tr>
      <w:tr w:rsidR="00C62B39" w:rsidRPr="002915B7" w14:paraId="05B278C8" w14:textId="77777777">
        <w:tc>
          <w:tcPr>
            <w:tcW w:w="1962" w:type="dxa"/>
            <w:shd w:val="clear" w:color="auto" w:fill="auto"/>
          </w:tcPr>
          <w:p w14:paraId="05DCE10E"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oertzeni</w:t>
            </w:r>
          </w:p>
        </w:tc>
      </w:tr>
      <w:tr w:rsidR="00C62B39" w:rsidRPr="002915B7" w14:paraId="1365376E" w14:textId="77777777">
        <w:tc>
          <w:tcPr>
            <w:tcW w:w="1962" w:type="dxa"/>
            <w:shd w:val="clear" w:color="auto" w:fill="auto"/>
          </w:tcPr>
          <w:p w14:paraId="2AD047F4" w14:textId="77777777" w:rsidR="00C62B39" w:rsidRPr="002915B7" w:rsidRDefault="00C62B39" w:rsidP="003F6AB2">
            <w:pPr>
              <w:pStyle w:val="Compact"/>
              <w:spacing w:line="480" w:lineRule="auto"/>
            </w:pPr>
            <w:r w:rsidRPr="002915B7">
              <w:rPr>
                <w:rFonts w:ascii="Calibri Light" w:hAnsi="Calibri Light" w:cs="Calibri Light"/>
                <w:sz w:val="18"/>
                <w:szCs w:val="18"/>
              </w:rPr>
              <w:t>Anguis cephallonica</w:t>
            </w:r>
          </w:p>
        </w:tc>
      </w:tr>
      <w:tr w:rsidR="00C62B39" w:rsidRPr="002915B7" w14:paraId="49B31A9B" w14:textId="77777777">
        <w:tc>
          <w:tcPr>
            <w:tcW w:w="1962" w:type="dxa"/>
            <w:shd w:val="clear" w:color="auto" w:fill="auto"/>
          </w:tcPr>
          <w:p w14:paraId="2D0C3DFF" w14:textId="77777777" w:rsidR="00C62B39" w:rsidRPr="002915B7" w:rsidRDefault="00C62B39" w:rsidP="003F6AB2">
            <w:pPr>
              <w:pStyle w:val="Compact"/>
              <w:spacing w:line="480" w:lineRule="auto"/>
            </w:pPr>
            <w:r w:rsidRPr="002915B7">
              <w:rPr>
                <w:rFonts w:ascii="Calibri Light" w:hAnsi="Calibri Light" w:cs="Calibri Light"/>
                <w:sz w:val="18"/>
                <w:szCs w:val="18"/>
              </w:rPr>
              <w:t>Anguis fragilis</w:t>
            </w:r>
          </w:p>
        </w:tc>
      </w:tr>
      <w:tr w:rsidR="00C62B39" w:rsidRPr="002915B7" w14:paraId="4FAF54B6" w14:textId="77777777">
        <w:tc>
          <w:tcPr>
            <w:tcW w:w="1962" w:type="dxa"/>
            <w:shd w:val="clear" w:color="auto" w:fill="auto"/>
          </w:tcPr>
          <w:p w14:paraId="77108445" w14:textId="77777777" w:rsidR="00C62B39" w:rsidRPr="002915B7" w:rsidRDefault="00C62B39" w:rsidP="003F6AB2">
            <w:pPr>
              <w:pStyle w:val="Compact"/>
              <w:spacing w:line="480" w:lineRule="auto"/>
            </w:pPr>
            <w:r w:rsidRPr="002915B7">
              <w:rPr>
                <w:rFonts w:ascii="Calibri Light" w:hAnsi="Calibri Light" w:cs="Calibri Light"/>
                <w:sz w:val="18"/>
                <w:szCs w:val="18"/>
              </w:rPr>
              <w:t>Archaeolacerta bedriagae</w:t>
            </w:r>
          </w:p>
        </w:tc>
      </w:tr>
      <w:tr w:rsidR="00C62B39" w:rsidRPr="002915B7" w14:paraId="192E9526" w14:textId="77777777">
        <w:tc>
          <w:tcPr>
            <w:tcW w:w="1962" w:type="dxa"/>
            <w:shd w:val="clear" w:color="auto" w:fill="auto"/>
          </w:tcPr>
          <w:p w14:paraId="14519785" w14:textId="77777777" w:rsidR="00C62B39" w:rsidRPr="002915B7" w:rsidRDefault="00C62B39" w:rsidP="003F6AB2">
            <w:pPr>
              <w:pStyle w:val="Compact"/>
              <w:spacing w:line="480" w:lineRule="auto"/>
            </w:pPr>
            <w:r w:rsidRPr="002915B7">
              <w:rPr>
                <w:rFonts w:ascii="Calibri Light" w:hAnsi="Calibri Light" w:cs="Calibri Light"/>
                <w:sz w:val="18"/>
                <w:szCs w:val="18"/>
              </w:rPr>
              <w:t>Blanus cinereus</w:t>
            </w:r>
          </w:p>
        </w:tc>
      </w:tr>
      <w:tr w:rsidR="00C62B39" w:rsidRPr="002915B7" w14:paraId="7F4FD5B9" w14:textId="77777777">
        <w:tc>
          <w:tcPr>
            <w:tcW w:w="1962" w:type="dxa"/>
            <w:shd w:val="clear" w:color="auto" w:fill="auto"/>
          </w:tcPr>
          <w:p w14:paraId="2B1C7F63" w14:textId="77777777" w:rsidR="00C62B39" w:rsidRPr="002915B7" w:rsidRDefault="00C62B39" w:rsidP="003F6AB2">
            <w:pPr>
              <w:pStyle w:val="Compact"/>
              <w:spacing w:line="480" w:lineRule="auto"/>
            </w:pPr>
            <w:r w:rsidRPr="002915B7">
              <w:rPr>
                <w:rFonts w:ascii="Calibri Light" w:hAnsi="Calibri Light" w:cs="Calibri Light"/>
                <w:sz w:val="18"/>
                <w:szCs w:val="18"/>
              </w:rPr>
              <w:t>Blanus strauchi</w:t>
            </w:r>
          </w:p>
        </w:tc>
      </w:tr>
      <w:tr w:rsidR="00C62B39" w:rsidRPr="002915B7" w14:paraId="548F486D" w14:textId="77777777">
        <w:tc>
          <w:tcPr>
            <w:tcW w:w="1962" w:type="dxa"/>
            <w:shd w:val="clear" w:color="auto" w:fill="auto"/>
          </w:tcPr>
          <w:p w14:paraId="34C71577"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bedriagai</w:t>
            </w:r>
          </w:p>
        </w:tc>
      </w:tr>
      <w:tr w:rsidR="00C62B39" w:rsidRPr="002915B7" w14:paraId="2FD78429" w14:textId="77777777">
        <w:tc>
          <w:tcPr>
            <w:tcW w:w="1962" w:type="dxa"/>
            <w:shd w:val="clear" w:color="auto" w:fill="auto"/>
          </w:tcPr>
          <w:p w14:paraId="17DA6168"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chalcides</w:t>
            </w:r>
          </w:p>
        </w:tc>
      </w:tr>
      <w:tr w:rsidR="00C62B39" w:rsidRPr="002915B7" w14:paraId="69B61BC1" w14:textId="77777777">
        <w:tc>
          <w:tcPr>
            <w:tcW w:w="1962" w:type="dxa"/>
            <w:shd w:val="clear" w:color="auto" w:fill="auto"/>
          </w:tcPr>
          <w:p w14:paraId="79F5E744"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ocellatus</w:t>
            </w:r>
          </w:p>
        </w:tc>
      </w:tr>
      <w:tr w:rsidR="00C62B39" w:rsidRPr="002915B7" w14:paraId="45F8CA1F" w14:textId="77777777">
        <w:tc>
          <w:tcPr>
            <w:tcW w:w="1962" w:type="dxa"/>
            <w:shd w:val="clear" w:color="auto" w:fill="auto"/>
          </w:tcPr>
          <w:p w14:paraId="0A53A54A"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striatus</w:t>
            </w:r>
          </w:p>
        </w:tc>
      </w:tr>
      <w:tr w:rsidR="00C62B39" w:rsidRPr="002915B7" w14:paraId="5A461091" w14:textId="77777777">
        <w:tc>
          <w:tcPr>
            <w:tcW w:w="1962" w:type="dxa"/>
            <w:shd w:val="clear" w:color="auto" w:fill="auto"/>
          </w:tcPr>
          <w:p w14:paraId="746ED09D"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africanus</w:t>
            </w:r>
          </w:p>
        </w:tc>
      </w:tr>
      <w:tr w:rsidR="00C62B39" w:rsidRPr="002915B7" w14:paraId="2712C43E" w14:textId="77777777">
        <w:tc>
          <w:tcPr>
            <w:tcW w:w="1962" w:type="dxa"/>
            <w:shd w:val="clear" w:color="auto" w:fill="auto"/>
          </w:tcPr>
          <w:p w14:paraId="4CF67C7E"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chamaeleon</w:t>
            </w:r>
          </w:p>
        </w:tc>
      </w:tr>
      <w:tr w:rsidR="00C62B39" w:rsidRPr="002915B7" w14:paraId="7DB4930F" w14:textId="77777777">
        <w:tc>
          <w:tcPr>
            <w:tcW w:w="1962" w:type="dxa"/>
            <w:shd w:val="clear" w:color="auto" w:fill="auto"/>
          </w:tcPr>
          <w:p w14:paraId="15FF4988"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austriaca</w:t>
            </w:r>
          </w:p>
        </w:tc>
      </w:tr>
      <w:tr w:rsidR="00C62B39" w:rsidRPr="002915B7" w14:paraId="64D39558" w14:textId="77777777">
        <w:tc>
          <w:tcPr>
            <w:tcW w:w="1962" w:type="dxa"/>
            <w:shd w:val="clear" w:color="auto" w:fill="auto"/>
          </w:tcPr>
          <w:p w14:paraId="137AB08C"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girondica</w:t>
            </w:r>
          </w:p>
        </w:tc>
      </w:tr>
      <w:tr w:rsidR="00C62B39" w:rsidRPr="002915B7" w14:paraId="5B09B984" w14:textId="77777777">
        <w:tc>
          <w:tcPr>
            <w:tcW w:w="1962" w:type="dxa"/>
            <w:shd w:val="clear" w:color="auto" w:fill="auto"/>
          </w:tcPr>
          <w:p w14:paraId="24152A6F" w14:textId="77777777" w:rsidR="00C62B39" w:rsidRPr="002915B7" w:rsidRDefault="00C62B39" w:rsidP="003F6AB2">
            <w:pPr>
              <w:pStyle w:val="Compact"/>
              <w:spacing w:line="480" w:lineRule="auto"/>
            </w:pPr>
            <w:r w:rsidRPr="002915B7">
              <w:rPr>
                <w:rFonts w:ascii="Calibri Light" w:hAnsi="Calibri Light" w:cs="Calibri Light"/>
                <w:sz w:val="18"/>
                <w:szCs w:val="18"/>
              </w:rPr>
              <w:t>Cyrtopodion kotschyi</w:t>
            </w:r>
          </w:p>
        </w:tc>
      </w:tr>
      <w:tr w:rsidR="00C62B39" w:rsidRPr="002915B7" w14:paraId="002838A2" w14:textId="77777777">
        <w:tc>
          <w:tcPr>
            <w:tcW w:w="1962" w:type="dxa"/>
            <w:shd w:val="clear" w:color="auto" w:fill="auto"/>
          </w:tcPr>
          <w:p w14:paraId="1F1EEAF3" w14:textId="77777777" w:rsidR="00C62B39" w:rsidRPr="002915B7" w:rsidRDefault="00C62B39" w:rsidP="003F6AB2">
            <w:pPr>
              <w:pStyle w:val="Compact"/>
              <w:spacing w:line="480" w:lineRule="auto"/>
            </w:pPr>
            <w:r w:rsidRPr="002915B7">
              <w:rPr>
                <w:rFonts w:ascii="Calibri Light" w:hAnsi="Calibri Light" w:cs="Calibri Light"/>
                <w:sz w:val="18"/>
                <w:szCs w:val="18"/>
              </w:rPr>
              <w:t>Darevskia praticola</w:t>
            </w:r>
          </w:p>
        </w:tc>
      </w:tr>
      <w:tr w:rsidR="00C62B39" w:rsidRPr="002915B7" w14:paraId="0E174C1D" w14:textId="77777777">
        <w:tc>
          <w:tcPr>
            <w:tcW w:w="1962" w:type="dxa"/>
            <w:shd w:val="clear" w:color="auto" w:fill="auto"/>
          </w:tcPr>
          <w:p w14:paraId="221155DA"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caspius</w:t>
            </w:r>
          </w:p>
        </w:tc>
      </w:tr>
      <w:tr w:rsidR="00C62B39" w:rsidRPr="002915B7" w14:paraId="713C17F0" w14:textId="77777777">
        <w:tc>
          <w:tcPr>
            <w:tcW w:w="1962" w:type="dxa"/>
            <w:shd w:val="clear" w:color="auto" w:fill="auto"/>
          </w:tcPr>
          <w:p w14:paraId="2ECFB413"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Dolichophis jugularis</w:t>
            </w:r>
          </w:p>
        </w:tc>
      </w:tr>
      <w:tr w:rsidR="00C62B39" w:rsidRPr="002915B7" w14:paraId="2CF54C75" w14:textId="77777777">
        <w:tc>
          <w:tcPr>
            <w:tcW w:w="1962" w:type="dxa"/>
            <w:shd w:val="clear" w:color="auto" w:fill="auto"/>
          </w:tcPr>
          <w:p w14:paraId="296F46A1" w14:textId="77777777" w:rsidR="00C62B39" w:rsidRPr="002915B7" w:rsidRDefault="00C62B39" w:rsidP="003F6AB2">
            <w:pPr>
              <w:pStyle w:val="Compact"/>
              <w:spacing w:line="480" w:lineRule="auto"/>
            </w:pPr>
            <w:r w:rsidRPr="002915B7">
              <w:rPr>
                <w:rFonts w:ascii="Calibri Light" w:hAnsi="Calibri Light" w:cs="Calibri Light"/>
                <w:sz w:val="18"/>
                <w:szCs w:val="18"/>
              </w:rPr>
              <w:t>Eirenis modestus</w:t>
            </w:r>
          </w:p>
        </w:tc>
      </w:tr>
      <w:tr w:rsidR="00C62B39" w:rsidRPr="002915B7" w14:paraId="0CE39B81" w14:textId="77777777">
        <w:tc>
          <w:tcPr>
            <w:tcW w:w="1962" w:type="dxa"/>
            <w:shd w:val="clear" w:color="auto" w:fill="auto"/>
          </w:tcPr>
          <w:p w14:paraId="5982E04C" w14:textId="77777777" w:rsidR="00C62B39" w:rsidRPr="002915B7" w:rsidRDefault="00C62B39" w:rsidP="003F6AB2">
            <w:pPr>
              <w:pStyle w:val="Compact"/>
              <w:spacing w:line="480" w:lineRule="auto"/>
            </w:pPr>
            <w:r w:rsidRPr="002915B7">
              <w:rPr>
                <w:rFonts w:ascii="Calibri Light" w:hAnsi="Calibri Light" w:cs="Calibri Light"/>
                <w:sz w:val="18"/>
                <w:szCs w:val="18"/>
              </w:rPr>
              <w:t>Elaphe quatuorlineata</w:t>
            </w:r>
          </w:p>
        </w:tc>
      </w:tr>
      <w:tr w:rsidR="00C62B39" w:rsidRPr="002915B7" w14:paraId="046F5203" w14:textId="77777777">
        <w:tc>
          <w:tcPr>
            <w:tcW w:w="1962" w:type="dxa"/>
            <w:shd w:val="clear" w:color="auto" w:fill="auto"/>
          </w:tcPr>
          <w:p w14:paraId="12D159D1" w14:textId="77777777" w:rsidR="00C62B39" w:rsidRPr="002915B7" w:rsidRDefault="00C62B39" w:rsidP="003F6AB2">
            <w:pPr>
              <w:pStyle w:val="Compact"/>
              <w:spacing w:line="480" w:lineRule="auto"/>
            </w:pPr>
            <w:r w:rsidRPr="002915B7">
              <w:rPr>
                <w:rFonts w:ascii="Calibri Light" w:hAnsi="Calibri Light" w:cs="Calibri Light"/>
                <w:sz w:val="18"/>
                <w:szCs w:val="18"/>
              </w:rPr>
              <w:t>Elaphe sauromates</w:t>
            </w:r>
          </w:p>
        </w:tc>
      </w:tr>
      <w:tr w:rsidR="00C62B39" w:rsidRPr="002915B7" w14:paraId="3E0B3EFE" w14:textId="77777777">
        <w:tc>
          <w:tcPr>
            <w:tcW w:w="1962" w:type="dxa"/>
            <w:shd w:val="clear" w:color="auto" w:fill="auto"/>
          </w:tcPr>
          <w:p w14:paraId="3DAA0193" w14:textId="77777777" w:rsidR="00C62B39" w:rsidRPr="002915B7" w:rsidRDefault="00C62B39" w:rsidP="003F6AB2">
            <w:pPr>
              <w:pStyle w:val="Compact"/>
              <w:spacing w:line="480" w:lineRule="auto"/>
            </w:pPr>
            <w:r w:rsidRPr="002915B7">
              <w:rPr>
                <w:rFonts w:ascii="Calibri Light" w:hAnsi="Calibri Light" w:cs="Calibri Light"/>
                <w:sz w:val="18"/>
                <w:szCs w:val="18"/>
              </w:rPr>
              <w:t>Emys orbicularis</w:t>
            </w:r>
          </w:p>
        </w:tc>
      </w:tr>
      <w:tr w:rsidR="00C62B39" w:rsidRPr="002915B7" w14:paraId="4E9E5476" w14:textId="77777777">
        <w:tc>
          <w:tcPr>
            <w:tcW w:w="1962" w:type="dxa"/>
            <w:shd w:val="clear" w:color="auto" w:fill="auto"/>
          </w:tcPr>
          <w:p w14:paraId="507C60E7" w14:textId="77777777" w:rsidR="00C62B39" w:rsidRPr="002915B7" w:rsidRDefault="00C62B39" w:rsidP="003F6AB2">
            <w:pPr>
              <w:pStyle w:val="Compact"/>
              <w:spacing w:line="480" w:lineRule="auto"/>
            </w:pPr>
            <w:r w:rsidRPr="002915B7">
              <w:rPr>
                <w:rFonts w:ascii="Calibri Light" w:hAnsi="Calibri Light" w:cs="Calibri Light"/>
                <w:sz w:val="18"/>
                <w:szCs w:val="18"/>
              </w:rPr>
              <w:t>Emys trinacris</w:t>
            </w:r>
          </w:p>
        </w:tc>
      </w:tr>
      <w:tr w:rsidR="00C62B39" w:rsidRPr="002915B7" w14:paraId="46957B01" w14:textId="77777777">
        <w:tc>
          <w:tcPr>
            <w:tcW w:w="1962" w:type="dxa"/>
            <w:shd w:val="clear" w:color="auto" w:fill="auto"/>
          </w:tcPr>
          <w:p w14:paraId="2B1B04D7" w14:textId="77777777" w:rsidR="00C62B39" w:rsidRPr="002915B7" w:rsidRDefault="00C62B39" w:rsidP="003F6AB2">
            <w:pPr>
              <w:pStyle w:val="Compact"/>
              <w:spacing w:line="480" w:lineRule="auto"/>
            </w:pPr>
            <w:r w:rsidRPr="002915B7">
              <w:rPr>
                <w:rFonts w:ascii="Calibri Light" w:hAnsi="Calibri Light" w:cs="Calibri Light"/>
                <w:sz w:val="18"/>
                <w:szCs w:val="18"/>
              </w:rPr>
              <w:t>Eremias arguta</w:t>
            </w:r>
          </w:p>
        </w:tc>
      </w:tr>
      <w:tr w:rsidR="00C62B39" w:rsidRPr="002915B7" w14:paraId="6A83FDD8" w14:textId="77777777">
        <w:tc>
          <w:tcPr>
            <w:tcW w:w="1962" w:type="dxa"/>
            <w:shd w:val="clear" w:color="auto" w:fill="auto"/>
          </w:tcPr>
          <w:p w14:paraId="6F9CB977" w14:textId="77777777" w:rsidR="00C62B39" w:rsidRPr="002915B7" w:rsidRDefault="00C62B39" w:rsidP="003F6AB2">
            <w:pPr>
              <w:pStyle w:val="Compact"/>
              <w:spacing w:line="480" w:lineRule="auto"/>
            </w:pPr>
            <w:r w:rsidRPr="002915B7">
              <w:rPr>
                <w:rFonts w:ascii="Calibri Light" w:hAnsi="Calibri Light" w:cs="Calibri Light"/>
                <w:sz w:val="18"/>
                <w:szCs w:val="18"/>
              </w:rPr>
              <w:t>Eryx jaculus</w:t>
            </w:r>
          </w:p>
        </w:tc>
      </w:tr>
      <w:tr w:rsidR="00C62B39" w:rsidRPr="002915B7" w14:paraId="08D31345" w14:textId="77777777">
        <w:tc>
          <w:tcPr>
            <w:tcW w:w="1962" w:type="dxa"/>
            <w:shd w:val="clear" w:color="auto" w:fill="auto"/>
          </w:tcPr>
          <w:p w14:paraId="64AE2BCC" w14:textId="77777777" w:rsidR="00C62B39" w:rsidRPr="002915B7" w:rsidRDefault="00C62B39" w:rsidP="003F6AB2">
            <w:pPr>
              <w:pStyle w:val="Compact"/>
              <w:spacing w:line="480" w:lineRule="auto"/>
            </w:pPr>
            <w:r w:rsidRPr="002915B7">
              <w:rPr>
                <w:rFonts w:ascii="Calibri Light" w:hAnsi="Calibri Light" w:cs="Calibri Light"/>
                <w:sz w:val="18"/>
                <w:szCs w:val="18"/>
              </w:rPr>
              <w:t>Euleptes europaea</w:t>
            </w:r>
          </w:p>
        </w:tc>
      </w:tr>
      <w:tr w:rsidR="00C62B39" w:rsidRPr="002915B7" w14:paraId="4D727688" w14:textId="77777777">
        <w:tc>
          <w:tcPr>
            <w:tcW w:w="1962" w:type="dxa"/>
            <w:shd w:val="clear" w:color="auto" w:fill="auto"/>
          </w:tcPr>
          <w:p w14:paraId="2496EF99" w14:textId="77777777" w:rsidR="00C62B39" w:rsidRPr="002915B7" w:rsidRDefault="00C62B39" w:rsidP="003F6AB2">
            <w:pPr>
              <w:pStyle w:val="Compact"/>
              <w:spacing w:line="480" w:lineRule="auto"/>
            </w:pPr>
            <w:r w:rsidRPr="002915B7">
              <w:rPr>
                <w:rFonts w:ascii="Calibri Light" w:hAnsi="Calibri Light" w:cs="Calibri Light"/>
                <w:sz w:val="18"/>
                <w:szCs w:val="18"/>
              </w:rPr>
              <w:t>Eumeces schneideri</w:t>
            </w:r>
          </w:p>
        </w:tc>
      </w:tr>
      <w:tr w:rsidR="00C62B39" w:rsidRPr="002915B7" w14:paraId="3DA5660B" w14:textId="77777777">
        <w:tc>
          <w:tcPr>
            <w:tcW w:w="1962" w:type="dxa"/>
            <w:shd w:val="clear" w:color="auto" w:fill="auto"/>
          </w:tcPr>
          <w:p w14:paraId="3B3A10DB" w14:textId="77777777" w:rsidR="00C62B39" w:rsidRPr="002915B7" w:rsidRDefault="00C62B39" w:rsidP="003F6AB2">
            <w:pPr>
              <w:pStyle w:val="Compact"/>
              <w:spacing w:line="480" w:lineRule="auto"/>
            </w:pPr>
            <w:r w:rsidRPr="002915B7">
              <w:rPr>
                <w:rFonts w:ascii="Calibri Light" w:hAnsi="Calibri Light" w:cs="Calibri Light"/>
                <w:sz w:val="18"/>
                <w:szCs w:val="18"/>
              </w:rPr>
              <w:t>Hellenolacerta graeca</w:t>
            </w:r>
          </w:p>
        </w:tc>
      </w:tr>
      <w:tr w:rsidR="00C62B39" w:rsidRPr="002915B7" w14:paraId="3392DB1F" w14:textId="77777777">
        <w:tc>
          <w:tcPr>
            <w:tcW w:w="1962" w:type="dxa"/>
            <w:shd w:val="clear" w:color="auto" w:fill="auto"/>
          </w:tcPr>
          <w:p w14:paraId="0D488E96" w14:textId="77777777" w:rsidR="00C62B39" w:rsidRPr="002915B7" w:rsidRDefault="00C62B39" w:rsidP="003F6AB2">
            <w:pPr>
              <w:pStyle w:val="Compact"/>
              <w:spacing w:line="480" w:lineRule="auto"/>
            </w:pPr>
            <w:r w:rsidRPr="002915B7">
              <w:rPr>
                <w:rFonts w:ascii="Calibri Light" w:hAnsi="Calibri Light" w:cs="Calibri Light"/>
                <w:sz w:val="18"/>
                <w:szCs w:val="18"/>
              </w:rPr>
              <w:t>Hemidactylus turcicus</w:t>
            </w:r>
          </w:p>
        </w:tc>
      </w:tr>
      <w:tr w:rsidR="00C62B39" w:rsidRPr="002915B7" w14:paraId="57C452CE" w14:textId="77777777">
        <w:tc>
          <w:tcPr>
            <w:tcW w:w="1962" w:type="dxa"/>
            <w:shd w:val="clear" w:color="auto" w:fill="auto"/>
          </w:tcPr>
          <w:p w14:paraId="23ED0ACE"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hippocrepis</w:t>
            </w:r>
          </w:p>
        </w:tc>
      </w:tr>
      <w:tr w:rsidR="00C62B39" w:rsidRPr="002915B7" w14:paraId="03230931" w14:textId="77777777">
        <w:tc>
          <w:tcPr>
            <w:tcW w:w="1962" w:type="dxa"/>
            <w:shd w:val="clear" w:color="auto" w:fill="auto"/>
          </w:tcPr>
          <w:p w14:paraId="21A99E1A"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nummifer</w:t>
            </w:r>
          </w:p>
        </w:tc>
      </w:tr>
      <w:tr w:rsidR="00C62B39" w:rsidRPr="002915B7" w14:paraId="74459B31" w14:textId="77777777">
        <w:tc>
          <w:tcPr>
            <w:tcW w:w="1962" w:type="dxa"/>
            <w:shd w:val="clear" w:color="auto" w:fill="auto"/>
          </w:tcPr>
          <w:p w14:paraId="722443B0"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gemonensis</w:t>
            </w:r>
          </w:p>
        </w:tc>
      </w:tr>
      <w:tr w:rsidR="00C62B39" w:rsidRPr="002915B7" w14:paraId="477FFB2A" w14:textId="77777777">
        <w:tc>
          <w:tcPr>
            <w:tcW w:w="1962" w:type="dxa"/>
            <w:shd w:val="clear" w:color="auto" w:fill="auto"/>
          </w:tcPr>
          <w:p w14:paraId="2D5F9911"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gyarosensis</w:t>
            </w:r>
          </w:p>
        </w:tc>
      </w:tr>
      <w:tr w:rsidR="00C62B39" w:rsidRPr="002915B7" w14:paraId="2E2B6ACC" w14:textId="77777777">
        <w:tc>
          <w:tcPr>
            <w:tcW w:w="1962" w:type="dxa"/>
            <w:shd w:val="clear" w:color="auto" w:fill="auto"/>
          </w:tcPr>
          <w:p w14:paraId="13D359DF"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viridiflavus</w:t>
            </w:r>
          </w:p>
        </w:tc>
      </w:tr>
      <w:tr w:rsidR="00C62B39" w:rsidRPr="002915B7" w14:paraId="4D9087B3" w14:textId="77777777">
        <w:tc>
          <w:tcPr>
            <w:tcW w:w="1962" w:type="dxa"/>
            <w:shd w:val="clear" w:color="auto" w:fill="auto"/>
          </w:tcPr>
          <w:p w14:paraId="52ACE315"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aranica</w:t>
            </w:r>
          </w:p>
        </w:tc>
      </w:tr>
      <w:tr w:rsidR="00C62B39" w:rsidRPr="002915B7" w14:paraId="32834BF2" w14:textId="77777777">
        <w:tc>
          <w:tcPr>
            <w:tcW w:w="1962" w:type="dxa"/>
            <w:shd w:val="clear" w:color="auto" w:fill="auto"/>
          </w:tcPr>
          <w:p w14:paraId="3CB2CD85"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aurelioi</w:t>
            </w:r>
          </w:p>
        </w:tc>
      </w:tr>
      <w:tr w:rsidR="00C62B39" w:rsidRPr="002915B7" w14:paraId="5270CD89" w14:textId="77777777">
        <w:tc>
          <w:tcPr>
            <w:tcW w:w="1962" w:type="dxa"/>
            <w:shd w:val="clear" w:color="auto" w:fill="auto"/>
          </w:tcPr>
          <w:p w14:paraId="72055A94"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bonnali</w:t>
            </w:r>
          </w:p>
        </w:tc>
      </w:tr>
      <w:tr w:rsidR="00C62B39" w:rsidRPr="002915B7" w14:paraId="602F9D5C" w14:textId="77777777">
        <w:tc>
          <w:tcPr>
            <w:tcW w:w="1962" w:type="dxa"/>
            <w:shd w:val="clear" w:color="auto" w:fill="auto"/>
          </w:tcPr>
          <w:p w14:paraId="4C89DEA7"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cyreni</w:t>
            </w:r>
          </w:p>
        </w:tc>
      </w:tr>
      <w:tr w:rsidR="00C62B39" w:rsidRPr="002915B7" w14:paraId="38554B99" w14:textId="77777777">
        <w:tc>
          <w:tcPr>
            <w:tcW w:w="1962" w:type="dxa"/>
            <w:shd w:val="clear" w:color="auto" w:fill="auto"/>
          </w:tcPr>
          <w:p w14:paraId="1DB4B375"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galani</w:t>
            </w:r>
          </w:p>
        </w:tc>
      </w:tr>
      <w:tr w:rsidR="00C62B39" w:rsidRPr="002915B7" w14:paraId="6D20045F" w14:textId="77777777">
        <w:tc>
          <w:tcPr>
            <w:tcW w:w="1962" w:type="dxa"/>
            <w:shd w:val="clear" w:color="auto" w:fill="auto"/>
          </w:tcPr>
          <w:p w14:paraId="3B41F9FC"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horvathi</w:t>
            </w:r>
          </w:p>
        </w:tc>
      </w:tr>
      <w:tr w:rsidR="00C62B39" w:rsidRPr="002915B7" w14:paraId="4B03BA20" w14:textId="77777777">
        <w:tc>
          <w:tcPr>
            <w:tcW w:w="1962" w:type="dxa"/>
            <w:shd w:val="clear" w:color="auto" w:fill="auto"/>
          </w:tcPr>
          <w:p w14:paraId="0054A9D3"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martinezricai</w:t>
            </w:r>
          </w:p>
        </w:tc>
      </w:tr>
      <w:tr w:rsidR="00C62B39" w:rsidRPr="002915B7" w14:paraId="7B924CCB" w14:textId="77777777">
        <w:tc>
          <w:tcPr>
            <w:tcW w:w="1962" w:type="dxa"/>
            <w:shd w:val="clear" w:color="auto" w:fill="auto"/>
          </w:tcPr>
          <w:p w14:paraId="6908397D"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monticola</w:t>
            </w:r>
          </w:p>
        </w:tc>
      </w:tr>
      <w:tr w:rsidR="00C62B39" w:rsidRPr="002915B7" w14:paraId="279C2968" w14:textId="77777777">
        <w:tc>
          <w:tcPr>
            <w:tcW w:w="1962" w:type="dxa"/>
            <w:shd w:val="clear" w:color="auto" w:fill="auto"/>
          </w:tcPr>
          <w:p w14:paraId="36990687" w14:textId="77777777" w:rsidR="00C62B39" w:rsidRPr="002915B7" w:rsidRDefault="00C62B39" w:rsidP="003F6AB2">
            <w:pPr>
              <w:pStyle w:val="Compact"/>
              <w:spacing w:line="480" w:lineRule="auto"/>
            </w:pPr>
            <w:r w:rsidRPr="002915B7">
              <w:rPr>
                <w:rFonts w:ascii="Calibri Light" w:hAnsi="Calibri Light" w:cs="Calibri Light"/>
                <w:sz w:val="18"/>
                <w:szCs w:val="18"/>
              </w:rPr>
              <w:t>Lacerta agilis</w:t>
            </w:r>
          </w:p>
        </w:tc>
      </w:tr>
      <w:tr w:rsidR="00C62B39" w:rsidRPr="002915B7" w14:paraId="27FF477F" w14:textId="77777777">
        <w:tc>
          <w:tcPr>
            <w:tcW w:w="1962" w:type="dxa"/>
            <w:shd w:val="clear" w:color="auto" w:fill="auto"/>
          </w:tcPr>
          <w:p w14:paraId="2CED55BF" w14:textId="77777777" w:rsidR="00C62B39" w:rsidRPr="002915B7" w:rsidRDefault="00C62B39" w:rsidP="003F6AB2">
            <w:pPr>
              <w:pStyle w:val="Compact"/>
              <w:spacing w:line="480" w:lineRule="auto"/>
            </w:pPr>
            <w:r w:rsidRPr="002915B7">
              <w:rPr>
                <w:rFonts w:ascii="Calibri Light" w:hAnsi="Calibri Light" w:cs="Calibri Light"/>
                <w:sz w:val="18"/>
                <w:szCs w:val="18"/>
              </w:rPr>
              <w:t>Lacerta bilineata</w:t>
            </w:r>
          </w:p>
        </w:tc>
      </w:tr>
      <w:tr w:rsidR="00C62B39" w:rsidRPr="002915B7" w14:paraId="0571CDC0" w14:textId="77777777">
        <w:tc>
          <w:tcPr>
            <w:tcW w:w="1962" w:type="dxa"/>
            <w:shd w:val="clear" w:color="auto" w:fill="auto"/>
          </w:tcPr>
          <w:p w14:paraId="07669514" w14:textId="77777777" w:rsidR="00C62B39" w:rsidRPr="002915B7" w:rsidRDefault="00C62B39" w:rsidP="003F6AB2">
            <w:pPr>
              <w:pStyle w:val="Compact"/>
              <w:spacing w:line="480" w:lineRule="auto"/>
            </w:pPr>
            <w:r w:rsidRPr="002915B7">
              <w:rPr>
                <w:rFonts w:ascii="Calibri Light" w:hAnsi="Calibri Light" w:cs="Calibri Light"/>
                <w:sz w:val="18"/>
                <w:szCs w:val="18"/>
              </w:rPr>
              <w:t>Lacerta schreiberi</w:t>
            </w:r>
          </w:p>
        </w:tc>
      </w:tr>
      <w:tr w:rsidR="00C62B39" w:rsidRPr="002915B7" w14:paraId="6047FBCC" w14:textId="77777777">
        <w:tc>
          <w:tcPr>
            <w:tcW w:w="1962" w:type="dxa"/>
            <w:shd w:val="clear" w:color="auto" w:fill="auto"/>
          </w:tcPr>
          <w:p w14:paraId="79EEFC0A" w14:textId="77777777" w:rsidR="00C62B39" w:rsidRPr="002915B7" w:rsidRDefault="00C62B39" w:rsidP="003F6AB2">
            <w:pPr>
              <w:pStyle w:val="Compact"/>
              <w:spacing w:line="480" w:lineRule="auto"/>
            </w:pPr>
            <w:r w:rsidRPr="002915B7">
              <w:rPr>
                <w:rFonts w:ascii="Calibri Light" w:hAnsi="Calibri Light" w:cs="Calibri Light"/>
                <w:sz w:val="18"/>
                <w:szCs w:val="18"/>
              </w:rPr>
              <w:t>Lacerta trilineata</w:t>
            </w:r>
          </w:p>
        </w:tc>
      </w:tr>
      <w:tr w:rsidR="00C62B39" w:rsidRPr="002915B7" w14:paraId="72F3312A" w14:textId="77777777">
        <w:tc>
          <w:tcPr>
            <w:tcW w:w="1962" w:type="dxa"/>
            <w:shd w:val="clear" w:color="auto" w:fill="auto"/>
          </w:tcPr>
          <w:p w14:paraId="4493BE2A" w14:textId="77777777" w:rsidR="00C62B39" w:rsidRPr="002915B7" w:rsidRDefault="00C62B39" w:rsidP="003F6AB2">
            <w:pPr>
              <w:pStyle w:val="Compact"/>
              <w:spacing w:line="480" w:lineRule="auto"/>
            </w:pPr>
            <w:r w:rsidRPr="002915B7">
              <w:rPr>
                <w:rFonts w:ascii="Calibri Light" w:hAnsi="Calibri Light" w:cs="Calibri Light"/>
                <w:sz w:val="18"/>
                <w:szCs w:val="18"/>
              </w:rPr>
              <w:t>Lacerta viridis</w:t>
            </w:r>
          </w:p>
        </w:tc>
      </w:tr>
      <w:tr w:rsidR="00C62B39" w:rsidRPr="002915B7" w14:paraId="268159B9" w14:textId="77777777">
        <w:tc>
          <w:tcPr>
            <w:tcW w:w="1962" w:type="dxa"/>
            <w:shd w:val="clear" w:color="auto" w:fill="auto"/>
          </w:tcPr>
          <w:p w14:paraId="76B20547" w14:textId="77777777" w:rsidR="00C62B39" w:rsidRPr="002915B7" w:rsidRDefault="00C62B39" w:rsidP="003F6AB2">
            <w:pPr>
              <w:pStyle w:val="Compact"/>
              <w:spacing w:line="480" w:lineRule="auto"/>
            </w:pPr>
            <w:r w:rsidRPr="002915B7">
              <w:rPr>
                <w:rFonts w:ascii="Calibri Light" w:hAnsi="Calibri Light" w:cs="Calibri Light"/>
                <w:sz w:val="18"/>
                <w:szCs w:val="18"/>
              </w:rPr>
              <w:t>Laudakia stellio</w:t>
            </w:r>
          </w:p>
        </w:tc>
      </w:tr>
      <w:tr w:rsidR="00C62B39" w:rsidRPr="002915B7" w14:paraId="1DFEFBC3" w14:textId="77777777">
        <w:tc>
          <w:tcPr>
            <w:tcW w:w="1962" w:type="dxa"/>
            <w:shd w:val="clear" w:color="auto" w:fill="auto"/>
          </w:tcPr>
          <w:p w14:paraId="4B5BDB75"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brevis</w:t>
            </w:r>
          </w:p>
        </w:tc>
      </w:tr>
      <w:tr w:rsidR="00C62B39" w:rsidRPr="002915B7" w14:paraId="441181C5" w14:textId="77777777">
        <w:tc>
          <w:tcPr>
            <w:tcW w:w="1962" w:type="dxa"/>
            <w:shd w:val="clear" w:color="auto" w:fill="auto"/>
          </w:tcPr>
          <w:p w14:paraId="5A0D1CAA"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cucullatus</w:t>
            </w:r>
          </w:p>
        </w:tc>
      </w:tr>
      <w:tr w:rsidR="00C62B39" w:rsidRPr="002915B7" w14:paraId="60E6AFD5" w14:textId="77777777">
        <w:tc>
          <w:tcPr>
            <w:tcW w:w="1962" w:type="dxa"/>
            <w:shd w:val="clear" w:color="auto" w:fill="auto"/>
          </w:tcPr>
          <w:p w14:paraId="6EAC3E80"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mauritanicus</w:t>
            </w:r>
          </w:p>
        </w:tc>
      </w:tr>
      <w:tr w:rsidR="00C62B39" w:rsidRPr="002915B7" w14:paraId="14D22F0E" w14:textId="77777777">
        <w:tc>
          <w:tcPr>
            <w:tcW w:w="1962" w:type="dxa"/>
            <w:shd w:val="clear" w:color="auto" w:fill="auto"/>
          </w:tcPr>
          <w:p w14:paraId="0CF4579F" w14:textId="77777777" w:rsidR="00C62B39" w:rsidRPr="002915B7" w:rsidRDefault="00C62B39" w:rsidP="003F6AB2">
            <w:pPr>
              <w:pStyle w:val="Compact"/>
              <w:spacing w:line="480" w:lineRule="auto"/>
            </w:pPr>
            <w:r w:rsidRPr="002915B7">
              <w:rPr>
                <w:rFonts w:ascii="Calibri Light" w:hAnsi="Calibri Light" w:cs="Calibri Light"/>
                <w:sz w:val="18"/>
                <w:szCs w:val="18"/>
              </w:rPr>
              <w:t>Macrovipera schweizeri</w:t>
            </w:r>
          </w:p>
        </w:tc>
      </w:tr>
      <w:tr w:rsidR="00C62B39" w:rsidRPr="002915B7" w14:paraId="37A43313" w14:textId="77777777">
        <w:tc>
          <w:tcPr>
            <w:tcW w:w="1962" w:type="dxa"/>
            <w:shd w:val="clear" w:color="auto" w:fill="auto"/>
          </w:tcPr>
          <w:p w14:paraId="5E63D9B7" w14:textId="77777777" w:rsidR="00C62B39" w:rsidRPr="002915B7" w:rsidRDefault="00C62B39" w:rsidP="003F6AB2">
            <w:pPr>
              <w:pStyle w:val="Compact"/>
              <w:spacing w:line="480" w:lineRule="auto"/>
            </w:pPr>
            <w:r w:rsidRPr="002915B7">
              <w:rPr>
                <w:rFonts w:ascii="Calibri Light" w:hAnsi="Calibri Light" w:cs="Calibri Light"/>
                <w:sz w:val="18"/>
                <w:szCs w:val="18"/>
              </w:rPr>
              <w:t>Malpolon monspessulanus</w:t>
            </w:r>
          </w:p>
        </w:tc>
      </w:tr>
      <w:tr w:rsidR="00C62B39" w:rsidRPr="002915B7" w14:paraId="3738A999" w14:textId="77777777">
        <w:tc>
          <w:tcPr>
            <w:tcW w:w="1962" w:type="dxa"/>
            <w:shd w:val="clear" w:color="auto" w:fill="auto"/>
          </w:tcPr>
          <w:p w14:paraId="31482177"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leprosa</w:t>
            </w:r>
          </w:p>
        </w:tc>
      </w:tr>
      <w:tr w:rsidR="00C62B39" w:rsidRPr="002915B7" w14:paraId="0CB74A9E" w14:textId="77777777">
        <w:tc>
          <w:tcPr>
            <w:tcW w:w="1962" w:type="dxa"/>
            <w:shd w:val="clear" w:color="auto" w:fill="auto"/>
          </w:tcPr>
          <w:p w14:paraId="13CF247B"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rivulata</w:t>
            </w:r>
          </w:p>
        </w:tc>
      </w:tr>
      <w:tr w:rsidR="00C62B39" w:rsidRPr="002915B7" w14:paraId="63584437" w14:textId="77777777">
        <w:tc>
          <w:tcPr>
            <w:tcW w:w="1962" w:type="dxa"/>
            <w:shd w:val="clear" w:color="auto" w:fill="auto"/>
          </w:tcPr>
          <w:p w14:paraId="6EB65142" w14:textId="77777777" w:rsidR="00C62B39" w:rsidRPr="002915B7" w:rsidRDefault="00C62B39" w:rsidP="003F6AB2">
            <w:pPr>
              <w:pStyle w:val="Compact"/>
              <w:spacing w:line="480" w:lineRule="auto"/>
            </w:pPr>
            <w:r w:rsidRPr="002915B7">
              <w:rPr>
                <w:rFonts w:ascii="Calibri Light" w:hAnsi="Calibri Light" w:cs="Calibri Light"/>
                <w:sz w:val="18"/>
                <w:szCs w:val="18"/>
              </w:rPr>
              <w:t>Montivipera xanthina</w:t>
            </w:r>
          </w:p>
        </w:tc>
      </w:tr>
      <w:tr w:rsidR="00C62B39" w:rsidRPr="002915B7" w14:paraId="7BDD70A5" w14:textId="77777777">
        <w:tc>
          <w:tcPr>
            <w:tcW w:w="1962" w:type="dxa"/>
            <w:shd w:val="clear" w:color="auto" w:fill="auto"/>
          </w:tcPr>
          <w:p w14:paraId="4C3DD9E8" w14:textId="77777777" w:rsidR="00C62B39" w:rsidRPr="002915B7" w:rsidRDefault="00C62B39" w:rsidP="003F6AB2">
            <w:pPr>
              <w:pStyle w:val="Compact"/>
              <w:spacing w:line="480" w:lineRule="auto"/>
            </w:pPr>
            <w:r w:rsidRPr="002915B7">
              <w:rPr>
                <w:rFonts w:ascii="Calibri Light" w:hAnsi="Calibri Light" w:cs="Calibri Light"/>
                <w:sz w:val="18"/>
                <w:szCs w:val="18"/>
              </w:rPr>
              <w:t>Natrix maura</w:t>
            </w:r>
          </w:p>
        </w:tc>
      </w:tr>
      <w:tr w:rsidR="00C62B39" w:rsidRPr="002915B7" w14:paraId="5CBF2CE5" w14:textId="77777777">
        <w:tc>
          <w:tcPr>
            <w:tcW w:w="1962" w:type="dxa"/>
            <w:shd w:val="clear" w:color="auto" w:fill="auto"/>
          </w:tcPr>
          <w:p w14:paraId="79376233" w14:textId="77777777" w:rsidR="00C62B39" w:rsidRPr="002915B7" w:rsidRDefault="00C62B39" w:rsidP="003F6AB2">
            <w:pPr>
              <w:pStyle w:val="Compact"/>
              <w:spacing w:line="480" w:lineRule="auto"/>
            </w:pPr>
            <w:r w:rsidRPr="002915B7">
              <w:rPr>
                <w:rFonts w:ascii="Calibri Light" w:hAnsi="Calibri Light" w:cs="Calibri Light"/>
                <w:sz w:val="18"/>
                <w:szCs w:val="18"/>
              </w:rPr>
              <w:t>Natrix tesselleta</w:t>
            </w:r>
          </w:p>
        </w:tc>
      </w:tr>
      <w:tr w:rsidR="00C62B39" w:rsidRPr="002915B7" w14:paraId="485E4A97" w14:textId="77777777">
        <w:tc>
          <w:tcPr>
            <w:tcW w:w="1962" w:type="dxa"/>
            <w:shd w:val="clear" w:color="auto" w:fill="auto"/>
          </w:tcPr>
          <w:p w14:paraId="2D2A3C76" w14:textId="77777777" w:rsidR="00C62B39" w:rsidRPr="002915B7" w:rsidRDefault="00C62B39" w:rsidP="003F6AB2">
            <w:pPr>
              <w:pStyle w:val="Compact"/>
              <w:spacing w:line="480" w:lineRule="auto"/>
            </w:pPr>
            <w:r w:rsidRPr="002915B7">
              <w:rPr>
                <w:rFonts w:ascii="Calibri Light" w:hAnsi="Calibri Light" w:cs="Calibri Light"/>
                <w:sz w:val="18"/>
                <w:szCs w:val="18"/>
              </w:rPr>
              <w:t>Ophiomorus punctatissimus</w:t>
            </w:r>
          </w:p>
        </w:tc>
      </w:tr>
      <w:tr w:rsidR="00C62B39" w:rsidRPr="002915B7" w14:paraId="6157D8BF" w14:textId="77777777">
        <w:tc>
          <w:tcPr>
            <w:tcW w:w="1962" w:type="dxa"/>
            <w:shd w:val="clear" w:color="auto" w:fill="auto"/>
          </w:tcPr>
          <w:p w14:paraId="646066E2" w14:textId="77777777" w:rsidR="00C62B39" w:rsidRPr="002915B7" w:rsidRDefault="00C62B39" w:rsidP="003F6AB2">
            <w:pPr>
              <w:pStyle w:val="Compact"/>
              <w:spacing w:line="480" w:lineRule="auto"/>
            </w:pPr>
            <w:r w:rsidRPr="002915B7">
              <w:rPr>
                <w:rFonts w:ascii="Calibri Light" w:hAnsi="Calibri Light" w:cs="Calibri Light"/>
                <w:sz w:val="18"/>
                <w:szCs w:val="18"/>
              </w:rPr>
              <w:t>Ophisops elegans</w:t>
            </w:r>
          </w:p>
        </w:tc>
      </w:tr>
      <w:tr w:rsidR="00C62B39" w:rsidRPr="002915B7" w14:paraId="13BAB6A8" w14:textId="77777777">
        <w:tc>
          <w:tcPr>
            <w:tcW w:w="1962" w:type="dxa"/>
            <w:shd w:val="clear" w:color="auto" w:fill="auto"/>
          </w:tcPr>
          <w:p w14:paraId="0222FFC4" w14:textId="77777777" w:rsidR="00C62B39" w:rsidRPr="002915B7" w:rsidRDefault="00C62B39" w:rsidP="003F6AB2">
            <w:pPr>
              <w:pStyle w:val="Compact"/>
              <w:spacing w:line="480" w:lineRule="auto"/>
            </w:pPr>
            <w:r w:rsidRPr="002915B7">
              <w:rPr>
                <w:rFonts w:ascii="Calibri Light" w:hAnsi="Calibri Light" w:cs="Calibri Light"/>
                <w:sz w:val="18"/>
                <w:szCs w:val="18"/>
              </w:rPr>
              <w:t>Parvilacerta parva</w:t>
            </w:r>
          </w:p>
        </w:tc>
      </w:tr>
      <w:tr w:rsidR="00C62B39" w:rsidRPr="002915B7" w14:paraId="37F42013" w14:textId="77777777">
        <w:tc>
          <w:tcPr>
            <w:tcW w:w="1962" w:type="dxa"/>
            <w:shd w:val="clear" w:color="auto" w:fill="auto"/>
          </w:tcPr>
          <w:p w14:paraId="7CFE0433"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collaris</w:t>
            </w:r>
          </w:p>
        </w:tc>
      </w:tr>
      <w:tr w:rsidR="00C62B39" w:rsidRPr="002915B7" w14:paraId="4C3A6FDA" w14:textId="77777777">
        <w:tc>
          <w:tcPr>
            <w:tcW w:w="1962" w:type="dxa"/>
            <w:shd w:val="clear" w:color="auto" w:fill="auto"/>
          </w:tcPr>
          <w:p w14:paraId="2B7F4302"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najadum</w:t>
            </w:r>
          </w:p>
        </w:tc>
      </w:tr>
      <w:tr w:rsidR="00C62B39" w:rsidRPr="002915B7" w14:paraId="0E4E7EBC" w14:textId="77777777">
        <w:tc>
          <w:tcPr>
            <w:tcW w:w="1962" w:type="dxa"/>
            <w:shd w:val="clear" w:color="auto" w:fill="auto"/>
          </w:tcPr>
          <w:p w14:paraId="78E1ED03"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bocagei</w:t>
            </w:r>
          </w:p>
        </w:tc>
      </w:tr>
      <w:tr w:rsidR="00C62B39" w:rsidRPr="002915B7" w14:paraId="3A45F44B" w14:textId="77777777">
        <w:tc>
          <w:tcPr>
            <w:tcW w:w="1962" w:type="dxa"/>
            <w:shd w:val="clear" w:color="auto" w:fill="auto"/>
          </w:tcPr>
          <w:p w14:paraId="7460A27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carbonelli</w:t>
            </w:r>
          </w:p>
        </w:tc>
      </w:tr>
      <w:tr w:rsidR="00C62B39" w:rsidRPr="002915B7" w14:paraId="76AD1F49" w14:textId="77777777">
        <w:tc>
          <w:tcPr>
            <w:tcW w:w="1962" w:type="dxa"/>
            <w:shd w:val="clear" w:color="auto" w:fill="auto"/>
          </w:tcPr>
          <w:p w14:paraId="28B9B04C"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erhardii</w:t>
            </w:r>
          </w:p>
        </w:tc>
      </w:tr>
      <w:tr w:rsidR="00C62B39" w:rsidRPr="002915B7" w14:paraId="1C2BF5E9" w14:textId="77777777">
        <w:tc>
          <w:tcPr>
            <w:tcW w:w="1962" w:type="dxa"/>
            <w:shd w:val="clear" w:color="auto" w:fill="auto"/>
          </w:tcPr>
          <w:p w14:paraId="6A961EE4"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filfolensis</w:t>
            </w:r>
          </w:p>
        </w:tc>
      </w:tr>
      <w:tr w:rsidR="00C62B39" w:rsidRPr="002915B7" w14:paraId="6A6717BC" w14:textId="77777777">
        <w:tc>
          <w:tcPr>
            <w:tcW w:w="1962" w:type="dxa"/>
            <w:shd w:val="clear" w:color="auto" w:fill="auto"/>
          </w:tcPr>
          <w:p w14:paraId="5D85A064"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gaigeae</w:t>
            </w:r>
          </w:p>
        </w:tc>
      </w:tr>
      <w:tr w:rsidR="00C62B39" w:rsidRPr="002915B7" w14:paraId="60B7E2A7" w14:textId="77777777">
        <w:tc>
          <w:tcPr>
            <w:tcW w:w="1962" w:type="dxa"/>
            <w:shd w:val="clear" w:color="auto" w:fill="auto"/>
          </w:tcPr>
          <w:p w14:paraId="1006675C"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hispanica</w:t>
            </w:r>
          </w:p>
        </w:tc>
      </w:tr>
      <w:tr w:rsidR="00C62B39" w:rsidRPr="002915B7" w14:paraId="67C77A1C" w14:textId="77777777">
        <w:tc>
          <w:tcPr>
            <w:tcW w:w="1962" w:type="dxa"/>
            <w:shd w:val="clear" w:color="auto" w:fill="auto"/>
          </w:tcPr>
          <w:p w14:paraId="097EFD4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lilfordi</w:t>
            </w:r>
          </w:p>
        </w:tc>
      </w:tr>
      <w:tr w:rsidR="00C62B39" w:rsidRPr="002915B7" w14:paraId="448B47A4" w14:textId="77777777">
        <w:tc>
          <w:tcPr>
            <w:tcW w:w="1962" w:type="dxa"/>
            <w:shd w:val="clear" w:color="auto" w:fill="auto"/>
          </w:tcPr>
          <w:p w14:paraId="6AA484E5"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melisellensis</w:t>
            </w:r>
          </w:p>
        </w:tc>
      </w:tr>
      <w:tr w:rsidR="00C62B39" w:rsidRPr="002915B7" w14:paraId="250502E5" w14:textId="77777777">
        <w:tc>
          <w:tcPr>
            <w:tcW w:w="1962" w:type="dxa"/>
            <w:shd w:val="clear" w:color="auto" w:fill="auto"/>
          </w:tcPr>
          <w:p w14:paraId="2E48417C"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milensis</w:t>
            </w:r>
          </w:p>
        </w:tc>
      </w:tr>
      <w:tr w:rsidR="00C62B39" w:rsidRPr="002915B7" w14:paraId="3CECD63A" w14:textId="77777777">
        <w:tc>
          <w:tcPr>
            <w:tcW w:w="1962" w:type="dxa"/>
            <w:shd w:val="clear" w:color="auto" w:fill="auto"/>
          </w:tcPr>
          <w:p w14:paraId="4C4CE4A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muralis</w:t>
            </w:r>
          </w:p>
        </w:tc>
      </w:tr>
      <w:tr w:rsidR="00C62B39" w:rsidRPr="002915B7" w14:paraId="7BB663BD" w14:textId="77777777">
        <w:tc>
          <w:tcPr>
            <w:tcW w:w="1962" w:type="dxa"/>
            <w:shd w:val="clear" w:color="auto" w:fill="auto"/>
          </w:tcPr>
          <w:p w14:paraId="64E336B3"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peloponnesiaca</w:t>
            </w:r>
          </w:p>
        </w:tc>
      </w:tr>
      <w:tr w:rsidR="00C62B39" w:rsidRPr="002915B7" w14:paraId="422E8F07" w14:textId="77777777">
        <w:tc>
          <w:tcPr>
            <w:tcW w:w="1962" w:type="dxa"/>
            <w:shd w:val="clear" w:color="auto" w:fill="auto"/>
          </w:tcPr>
          <w:p w14:paraId="1F1D4D63"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pityusensis</w:t>
            </w:r>
          </w:p>
        </w:tc>
      </w:tr>
      <w:tr w:rsidR="00C62B39" w:rsidRPr="002915B7" w14:paraId="082AE23B" w14:textId="77777777">
        <w:tc>
          <w:tcPr>
            <w:tcW w:w="1962" w:type="dxa"/>
            <w:shd w:val="clear" w:color="auto" w:fill="auto"/>
          </w:tcPr>
          <w:p w14:paraId="0F31E500"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raffonei</w:t>
            </w:r>
          </w:p>
        </w:tc>
      </w:tr>
      <w:tr w:rsidR="00C62B39" w:rsidRPr="002915B7" w14:paraId="56F599F1" w14:textId="77777777">
        <w:tc>
          <w:tcPr>
            <w:tcW w:w="1962" w:type="dxa"/>
            <w:shd w:val="clear" w:color="auto" w:fill="auto"/>
          </w:tcPr>
          <w:p w14:paraId="7035B1D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sicula</w:t>
            </w:r>
          </w:p>
        </w:tc>
      </w:tr>
      <w:tr w:rsidR="00C62B39" w:rsidRPr="002915B7" w14:paraId="02AF8F1B" w14:textId="77777777">
        <w:tc>
          <w:tcPr>
            <w:tcW w:w="1962" w:type="dxa"/>
            <w:shd w:val="clear" w:color="auto" w:fill="auto"/>
          </w:tcPr>
          <w:p w14:paraId="271F9BF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taurica</w:t>
            </w:r>
          </w:p>
        </w:tc>
      </w:tr>
      <w:tr w:rsidR="00C62B39" w:rsidRPr="002915B7" w14:paraId="53E643BB" w14:textId="77777777">
        <w:tc>
          <w:tcPr>
            <w:tcW w:w="1962" w:type="dxa"/>
            <w:shd w:val="clear" w:color="auto" w:fill="auto"/>
          </w:tcPr>
          <w:p w14:paraId="2411A4A6"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tiliguerta</w:t>
            </w:r>
          </w:p>
        </w:tc>
      </w:tr>
      <w:tr w:rsidR="00C62B39" w:rsidRPr="002915B7" w14:paraId="672B326B" w14:textId="77777777">
        <w:tc>
          <w:tcPr>
            <w:tcW w:w="1962" w:type="dxa"/>
            <w:shd w:val="clear" w:color="auto" w:fill="auto"/>
          </w:tcPr>
          <w:p w14:paraId="43C13C1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vaucheri</w:t>
            </w:r>
          </w:p>
        </w:tc>
      </w:tr>
      <w:tr w:rsidR="00C62B39" w:rsidRPr="002915B7" w14:paraId="731A3BDC" w14:textId="77777777">
        <w:tc>
          <w:tcPr>
            <w:tcW w:w="1962" w:type="dxa"/>
            <w:shd w:val="clear" w:color="auto" w:fill="auto"/>
          </w:tcPr>
          <w:p w14:paraId="7F3A1A91"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wagleriana</w:t>
            </w:r>
          </w:p>
        </w:tc>
      </w:tr>
      <w:tr w:rsidR="00C62B39" w:rsidRPr="002915B7" w14:paraId="1068809E" w14:textId="77777777">
        <w:tc>
          <w:tcPr>
            <w:tcW w:w="1962" w:type="dxa"/>
            <w:shd w:val="clear" w:color="auto" w:fill="auto"/>
          </w:tcPr>
          <w:p w14:paraId="50776B9F"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hispanicus</w:t>
            </w:r>
          </w:p>
        </w:tc>
      </w:tr>
      <w:tr w:rsidR="00C62B39" w:rsidRPr="002915B7" w14:paraId="649C7548" w14:textId="77777777">
        <w:tc>
          <w:tcPr>
            <w:tcW w:w="1962" w:type="dxa"/>
            <w:shd w:val="clear" w:color="auto" w:fill="auto"/>
          </w:tcPr>
          <w:p w14:paraId="141AD650"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jeanneae</w:t>
            </w:r>
          </w:p>
        </w:tc>
      </w:tr>
      <w:tr w:rsidR="00C62B39" w:rsidRPr="002915B7" w14:paraId="41FA7363" w14:textId="77777777">
        <w:tc>
          <w:tcPr>
            <w:tcW w:w="1962" w:type="dxa"/>
            <w:shd w:val="clear" w:color="auto" w:fill="auto"/>
          </w:tcPr>
          <w:p w14:paraId="614C2A2A"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manuelae</w:t>
            </w:r>
          </w:p>
        </w:tc>
      </w:tr>
      <w:tr w:rsidR="00C62B39" w:rsidRPr="002915B7" w14:paraId="0F4FCA93" w14:textId="77777777">
        <w:tc>
          <w:tcPr>
            <w:tcW w:w="1962" w:type="dxa"/>
            <w:shd w:val="clear" w:color="auto" w:fill="auto"/>
          </w:tcPr>
          <w:p w14:paraId="4029668B" w14:textId="77777777" w:rsidR="00C62B39" w:rsidRPr="002915B7" w:rsidRDefault="00C62B39" w:rsidP="003F6AB2">
            <w:pPr>
              <w:pStyle w:val="Compact"/>
              <w:spacing w:line="480" w:lineRule="auto"/>
            </w:pPr>
            <w:r w:rsidRPr="002915B7">
              <w:rPr>
                <w:rFonts w:ascii="Calibri Light" w:hAnsi="Calibri Light" w:cs="Calibri Light"/>
                <w:sz w:val="18"/>
                <w:szCs w:val="18"/>
              </w:rPr>
              <w:t>Pseudopus apodus</w:t>
            </w:r>
          </w:p>
        </w:tc>
      </w:tr>
      <w:tr w:rsidR="00C62B39" w:rsidRPr="002915B7" w14:paraId="43E781A0" w14:textId="77777777">
        <w:tc>
          <w:tcPr>
            <w:tcW w:w="1962" w:type="dxa"/>
            <w:shd w:val="clear" w:color="auto" w:fill="auto"/>
          </w:tcPr>
          <w:p w14:paraId="031B2859" w14:textId="77777777" w:rsidR="00C62B39" w:rsidRPr="002915B7" w:rsidRDefault="00C62B39" w:rsidP="003F6AB2">
            <w:pPr>
              <w:pStyle w:val="Compact"/>
              <w:spacing w:line="480" w:lineRule="auto"/>
            </w:pPr>
            <w:r w:rsidRPr="002915B7">
              <w:rPr>
                <w:rFonts w:ascii="Calibri Light" w:hAnsi="Calibri Light" w:cs="Calibri Light"/>
                <w:sz w:val="18"/>
                <w:szCs w:val="18"/>
              </w:rPr>
              <w:t>Rhinechis scalaris</w:t>
            </w:r>
          </w:p>
        </w:tc>
      </w:tr>
      <w:tr w:rsidR="00C62B39" w:rsidRPr="002915B7" w14:paraId="66539A05" w14:textId="77777777">
        <w:tc>
          <w:tcPr>
            <w:tcW w:w="1962" w:type="dxa"/>
            <w:shd w:val="clear" w:color="auto" w:fill="auto"/>
          </w:tcPr>
          <w:p w14:paraId="23649FCF" w14:textId="77777777" w:rsidR="00C62B39" w:rsidRPr="002915B7" w:rsidRDefault="00C62B39" w:rsidP="003F6AB2">
            <w:pPr>
              <w:pStyle w:val="Compact"/>
              <w:spacing w:line="480" w:lineRule="auto"/>
            </w:pPr>
            <w:r w:rsidRPr="002915B7">
              <w:rPr>
                <w:rFonts w:ascii="Calibri Light" w:hAnsi="Calibri Light" w:cs="Calibri Light"/>
                <w:sz w:val="18"/>
                <w:szCs w:val="18"/>
              </w:rPr>
              <w:t>Tarentola mauritanica</w:t>
            </w:r>
          </w:p>
        </w:tc>
      </w:tr>
      <w:tr w:rsidR="00C62B39" w:rsidRPr="002915B7" w14:paraId="6C27E66C" w14:textId="77777777">
        <w:tc>
          <w:tcPr>
            <w:tcW w:w="1962" w:type="dxa"/>
            <w:shd w:val="clear" w:color="auto" w:fill="auto"/>
          </w:tcPr>
          <w:p w14:paraId="30489925" w14:textId="77777777" w:rsidR="00C62B39" w:rsidRPr="002915B7" w:rsidRDefault="00C62B39" w:rsidP="003F6AB2">
            <w:pPr>
              <w:pStyle w:val="Compact"/>
              <w:spacing w:line="480" w:lineRule="auto"/>
            </w:pPr>
            <w:r w:rsidRPr="002915B7">
              <w:rPr>
                <w:rFonts w:ascii="Calibri Light" w:hAnsi="Calibri Light" w:cs="Calibri Light"/>
                <w:sz w:val="18"/>
                <w:szCs w:val="18"/>
              </w:rPr>
              <w:t>Telescopus fallax</w:t>
            </w:r>
          </w:p>
        </w:tc>
      </w:tr>
      <w:tr w:rsidR="00C62B39" w:rsidRPr="002915B7" w14:paraId="41D39A74" w14:textId="77777777">
        <w:tc>
          <w:tcPr>
            <w:tcW w:w="1962" w:type="dxa"/>
            <w:shd w:val="clear" w:color="auto" w:fill="auto"/>
          </w:tcPr>
          <w:p w14:paraId="51BFB019" w14:textId="77777777" w:rsidR="00C62B39" w:rsidRPr="002915B7" w:rsidRDefault="00C62B39" w:rsidP="003F6AB2">
            <w:pPr>
              <w:pStyle w:val="Compact"/>
              <w:spacing w:line="480" w:lineRule="auto"/>
            </w:pPr>
            <w:r w:rsidRPr="002915B7">
              <w:rPr>
                <w:rFonts w:ascii="Calibri Light" w:hAnsi="Calibri Light" w:cs="Calibri Light"/>
                <w:sz w:val="18"/>
                <w:szCs w:val="18"/>
              </w:rPr>
              <w:t>Testudo graeca</w:t>
            </w:r>
          </w:p>
        </w:tc>
      </w:tr>
      <w:tr w:rsidR="00C62B39" w:rsidRPr="002915B7" w14:paraId="41721496" w14:textId="77777777">
        <w:tc>
          <w:tcPr>
            <w:tcW w:w="1962" w:type="dxa"/>
            <w:shd w:val="clear" w:color="auto" w:fill="auto"/>
          </w:tcPr>
          <w:p w14:paraId="6DD93924" w14:textId="77777777" w:rsidR="00C62B39" w:rsidRPr="002915B7" w:rsidRDefault="00C62B39" w:rsidP="003F6AB2">
            <w:pPr>
              <w:pStyle w:val="Compact"/>
              <w:spacing w:line="480" w:lineRule="auto"/>
            </w:pPr>
            <w:r w:rsidRPr="002915B7">
              <w:rPr>
                <w:rFonts w:ascii="Calibri Light" w:hAnsi="Calibri Light" w:cs="Calibri Light"/>
                <w:sz w:val="18"/>
                <w:szCs w:val="18"/>
              </w:rPr>
              <w:t>Testudo hermanni</w:t>
            </w:r>
          </w:p>
        </w:tc>
      </w:tr>
      <w:tr w:rsidR="00C62B39" w:rsidRPr="002915B7" w14:paraId="3CA5C796" w14:textId="77777777">
        <w:tc>
          <w:tcPr>
            <w:tcW w:w="1962" w:type="dxa"/>
            <w:shd w:val="clear" w:color="auto" w:fill="auto"/>
          </w:tcPr>
          <w:p w14:paraId="508C97BB" w14:textId="77777777" w:rsidR="00C62B39" w:rsidRPr="002915B7" w:rsidRDefault="00C62B39" w:rsidP="003F6AB2">
            <w:pPr>
              <w:pStyle w:val="Compact"/>
              <w:spacing w:line="480" w:lineRule="auto"/>
            </w:pPr>
            <w:r w:rsidRPr="002915B7">
              <w:rPr>
                <w:rFonts w:ascii="Calibri Light" w:hAnsi="Calibri Light" w:cs="Calibri Light"/>
                <w:sz w:val="18"/>
                <w:szCs w:val="18"/>
              </w:rPr>
              <w:t>Testudo marginata</w:t>
            </w:r>
          </w:p>
        </w:tc>
      </w:tr>
      <w:tr w:rsidR="00C62B39" w:rsidRPr="002915B7" w14:paraId="2F9B1BA4" w14:textId="77777777">
        <w:tc>
          <w:tcPr>
            <w:tcW w:w="1962" w:type="dxa"/>
            <w:shd w:val="clear" w:color="auto" w:fill="auto"/>
          </w:tcPr>
          <w:p w14:paraId="3EE6997D" w14:textId="77777777" w:rsidR="00C62B39" w:rsidRPr="002915B7" w:rsidRDefault="00C62B39" w:rsidP="003F6AB2">
            <w:pPr>
              <w:pStyle w:val="Compact"/>
              <w:spacing w:line="480" w:lineRule="auto"/>
            </w:pPr>
            <w:r w:rsidRPr="002915B7">
              <w:rPr>
                <w:rFonts w:ascii="Calibri Light" w:hAnsi="Calibri Light" w:cs="Calibri Light"/>
                <w:sz w:val="18"/>
                <w:szCs w:val="18"/>
              </w:rPr>
              <w:t>Timon lepidus</w:t>
            </w:r>
          </w:p>
        </w:tc>
      </w:tr>
      <w:tr w:rsidR="00C62B39" w:rsidRPr="002915B7" w14:paraId="0AF75073" w14:textId="77777777">
        <w:tc>
          <w:tcPr>
            <w:tcW w:w="1962" w:type="dxa"/>
            <w:shd w:val="clear" w:color="auto" w:fill="auto"/>
          </w:tcPr>
          <w:p w14:paraId="6C802423" w14:textId="77777777" w:rsidR="00C62B39" w:rsidRPr="002915B7" w:rsidRDefault="00C62B39" w:rsidP="003F6AB2">
            <w:pPr>
              <w:pStyle w:val="Compact"/>
              <w:spacing w:line="480" w:lineRule="auto"/>
            </w:pPr>
            <w:r w:rsidRPr="002915B7">
              <w:rPr>
                <w:rFonts w:ascii="Calibri Light" w:hAnsi="Calibri Light" w:cs="Calibri Light"/>
                <w:sz w:val="18"/>
                <w:szCs w:val="18"/>
              </w:rPr>
              <w:t>Trachylepis aurata</w:t>
            </w:r>
          </w:p>
        </w:tc>
      </w:tr>
      <w:tr w:rsidR="00C62B39" w:rsidRPr="002915B7" w14:paraId="47833FBC" w14:textId="77777777">
        <w:tc>
          <w:tcPr>
            <w:tcW w:w="1962" w:type="dxa"/>
            <w:shd w:val="clear" w:color="auto" w:fill="auto"/>
          </w:tcPr>
          <w:p w14:paraId="4CD5F776" w14:textId="77777777" w:rsidR="00C62B39" w:rsidRPr="002915B7" w:rsidRDefault="00C62B39" w:rsidP="003F6AB2">
            <w:pPr>
              <w:pStyle w:val="Compact"/>
              <w:spacing w:line="480" w:lineRule="auto"/>
            </w:pPr>
            <w:r w:rsidRPr="002915B7">
              <w:rPr>
                <w:rFonts w:ascii="Calibri Light" w:hAnsi="Calibri Light" w:cs="Calibri Light"/>
                <w:sz w:val="18"/>
                <w:szCs w:val="18"/>
              </w:rPr>
              <w:t>Trionyx triunguis</w:t>
            </w:r>
          </w:p>
        </w:tc>
      </w:tr>
      <w:tr w:rsidR="00C62B39" w:rsidRPr="002915B7" w14:paraId="1D586AC9" w14:textId="77777777">
        <w:tc>
          <w:tcPr>
            <w:tcW w:w="1962" w:type="dxa"/>
            <w:shd w:val="clear" w:color="auto" w:fill="auto"/>
          </w:tcPr>
          <w:p w14:paraId="1130EF48" w14:textId="77777777" w:rsidR="00C62B39" w:rsidRPr="002915B7" w:rsidRDefault="00C62B39" w:rsidP="003F6AB2">
            <w:pPr>
              <w:pStyle w:val="Compact"/>
              <w:spacing w:line="480" w:lineRule="auto"/>
            </w:pPr>
            <w:r w:rsidRPr="002915B7">
              <w:rPr>
                <w:rFonts w:ascii="Calibri Light" w:hAnsi="Calibri Light" w:cs="Calibri Light"/>
                <w:sz w:val="18"/>
                <w:szCs w:val="18"/>
              </w:rPr>
              <w:t>Typhlops vermicularis</w:t>
            </w:r>
          </w:p>
        </w:tc>
      </w:tr>
      <w:tr w:rsidR="00C62B39" w:rsidRPr="002915B7" w14:paraId="3C8FD1E9" w14:textId="77777777">
        <w:tc>
          <w:tcPr>
            <w:tcW w:w="1962" w:type="dxa"/>
            <w:shd w:val="clear" w:color="auto" w:fill="auto"/>
          </w:tcPr>
          <w:p w14:paraId="64055B63" w14:textId="77777777" w:rsidR="00C62B39" w:rsidRPr="002915B7" w:rsidRDefault="00C62B39" w:rsidP="003F6AB2">
            <w:pPr>
              <w:pStyle w:val="Compact"/>
              <w:spacing w:line="480" w:lineRule="auto"/>
            </w:pPr>
            <w:r w:rsidRPr="002915B7">
              <w:rPr>
                <w:rFonts w:ascii="Calibri Light" w:hAnsi="Calibri Light" w:cs="Calibri Light"/>
                <w:sz w:val="18"/>
                <w:szCs w:val="18"/>
              </w:rPr>
              <w:t>Vipera ammodytes</w:t>
            </w:r>
          </w:p>
        </w:tc>
      </w:tr>
      <w:tr w:rsidR="00C62B39" w:rsidRPr="002915B7" w14:paraId="3C64ECBC" w14:textId="77777777">
        <w:tc>
          <w:tcPr>
            <w:tcW w:w="1962" w:type="dxa"/>
            <w:shd w:val="clear" w:color="auto" w:fill="auto"/>
          </w:tcPr>
          <w:p w14:paraId="7474B587" w14:textId="77777777" w:rsidR="00C62B39" w:rsidRPr="002915B7" w:rsidRDefault="00C62B39" w:rsidP="003F6AB2">
            <w:pPr>
              <w:pStyle w:val="Compact"/>
              <w:spacing w:line="480" w:lineRule="auto"/>
            </w:pPr>
            <w:r w:rsidRPr="002915B7">
              <w:rPr>
                <w:rFonts w:ascii="Calibri Light" w:hAnsi="Calibri Light" w:cs="Calibri Light"/>
                <w:sz w:val="18"/>
                <w:szCs w:val="18"/>
              </w:rPr>
              <w:t>Vipera aspis</w:t>
            </w:r>
          </w:p>
        </w:tc>
      </w:tr>
      <w:tr w:rsidR="00C62B39" w:rsidRPr="002915B7" w14:paraId="126A7DF9" w14:textId="77777777">
        <w:tc>
          <w:tcPr>
            <w:tcW w:w="1962" w:type="dxa"/>
            <w:shd w:val="clear" w:color="auto" w:fill="auto"/>
          </w:tcPr>
          <w:p w14:paraId="06DAC955" w14:textId="77777777" w:rsidR="00C62B39" w:rsidRPr="002915B7" w:rsidRDefault="00C62B39" w:rsidP="003F6AB2">
            <w:pPr>
              <w:pStyle w:val="Compact"/>
              <w:spacing w:line="480" w:lineRule="auto"/>
            </w:pPr>
            <w:r w:rsidRPr="002915B7">
              <w:rPr>
                <w:rFonts w:ascii="Calibri Light" w:hAnsi="Calibri Light" w:cs="Calibri Light"/>
                <w:sz w:val="18"/>
                <w:szCs w:val="18"/>
              </w:rPr>
              <w:t>Vipera berus</w:t>
            </w:r>
          </w:p>
        </w:tc>
      </w:tr>
      <w:tr w:rsidR="00C62B39" w:rsidRPr="002915B7" w14:paraId="439571C0" w14:textId="77777777">
        <w:tc>
          <w:tcPr>
            <w:tcW w:w="1962" w:type="dxa"/>
            <w:shd w:val="clear" w:color="auto" w:fill="auto"/>
          </w:tcPr>
          <w:p w14:paraId="1A6F86DC" w14:textId="77777777" w:rsidR="00C62B39" w:rsidRPr="002915B7" w:rsidRDefault="00C62B39" w:rsidP="003F6AB2">
            <w:pPr>
              <w:pStyle w:val="Compact"/>
              <w:spacing w:line="480" w:lineRule="auto"/>
            </w:pPr>
            <w:r w:rsidRPr="002915B7">
              <w:rPr>
                <w:rFonts w:ascii="Calibri Light" w:hAnsi="Calibri Light" w:cs="Calibri Light"/>
                <w:sz w:val="18"/>
                <w:szCs w:val="18"/>
              </w:rPr>
              <w:t>Vipera latastei</w:t>
            </w:r>
          </w:p>
        </w:tc>
      </w:tr>
      <w:tr w:rsidR="00C62B39" w:rsidRPr="002915B7" w14:paraId="59967A6D" w14:textId="77777777">
        <w:tc>
          <w:tcPr>
            <w:tcW w:w="1962" w:type="dxa"/>
            <w:shd w:val="clear" w:color="auto" w:fill="auto"/>
          </w:tcPr>
          <w:p w14:paraId="5739A5B2" w14:textId="77777777" w:rsidR="00C62B39" w:rsidRPr="002915B7" w:rsidRDefault="00C62B39" w:rsidP="003F6AB2">
            <w:pPr>
              <w:pStyle w:val="Compact"/>
              <w:spacing w:line="480" w:lineRule="auto"/>
            </w:pPr>
            <w:r w:rsidRPr="002915B7">
              <w:rPr>
                <w:rFonts w:ascii="Calibri Light" w:hAnsi="Calibri Light" w:cs="Calibri Light"/>
                <w:sz w:val="18"/>
                <w:szCs w:val="18"/>
              </w:rPr>
              <w:t>Vipera renardi</w:t>
            </w:r>
          </w:p>
        </w:tc>
      </w:tr>
      <w:tr w:rsidR="00C62B39" w:rsidRPr="002915B7" w14:paraId="3E2BBFE5" w14:textId="77777777">
        <w:tc>
          <w:tcPr>
            <w:tcW w:w="1962" w:type="dxa"/>
            <w:shd w:val="clear" w:color="auto" w:fill="auto"/>
          </w:tcPr>
          <w:p w14:paraId="7CE37C7D" w14:textId="77777777" w:rsidR="00C62B39" w:rsidRPr="002915B7" w:rsidRDefault="00C62B39" w:rsidP="003F6AB2">
            <w:pPr>
              <w:pStyle w:val="Compact"/>
              <w:spacing w:line="480" w:lineRule="auto"/>
            </w:pPr>
            <w:r w:rsidRPr="002915B7">
              <w:rPr>
                <w:rFonts w:ascii="Calibri Light" w:hAnsi="Calibri Light" w:cs="Calibri Light"/>
                <w:sz w:val="18"/>
                <w:szCs w:val="18"/>
              </w:rPr>
              <w:t>Vipera seoanei</w:t>
            </w:r>
          </w:p>
        </w:tc>
      </w:tr>
      <w:tr w:rsidR="00C62B39" w:rsidRPr="002915B7" w14:paraId="19619568" w14:textId="77777777">
        <w:tc>
          <w:tcPr>
            <w:tcW w:w="1962" w:type="dxa"/>
            <w:shd w:val="clear" w:color="auto" w:fill="auto"/>
          </w:tcPr>
          <w:p w14:paraId="2F6D9107" w14:textId="77777777" w:rsidR="00C62B39" w:rsidRPr="002915B7" w:rsidRDefault="00C62B39" w:rsidP="003F6AB2">
            <w:pPr>
              <w:pStyle w:val="Compact"/>
              <w:spacing w:line="480" w:lineRule="auto"/>
            </w:pPr>
            <w:r w:rsidRPr="002915B7">
              <w:rPr>
                <w:rFonts w:ascii="Calibri Light" w:hAnsi="Calibri Light" w:cs="Calibri Light"/>
                <w:sz w:val="18"/>
                <w:szCs w:val="18"/>
              </w:rPr>
              <w:t>Vipera ursinii</w:t>
            </w:r>
          </w:p>
        </w:tc>
      </w:tr>
      <w:tr w:rsidR="00C62B39" w:rsidRPr="002915B7" w14:paraId="4ECBC9DE" w14:textId="77777777">
        <w:tc>
          <w:tcPr>
            <w:tcW w:w="1962" w:type="dxa"/>
            <w:shd w:val="clear" w:color="auto" w:fill="auto"/>
          </w:tcPr>
          <w:p w14:paraId="4FAD84C8"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lineatus</w:t>
            </w:r>
          </w:p>
        </w:tc>
      </w:tr>
      <w:tr w:rsidR="00C62B39" w:rsidRPr="002915B7" w14:paraId="1B80C6AC" w14:textId="77777777">
        <w:tc>
          <w:tcPr>
            <w:tcW w:w="1962" w:type="dxa"/>
            <w:shd w:val="clear" w:color="auto" w:fill="auto"/>
          </w:tcPr>
          <w:p w14:paraId="7B0C21FC"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longissimus</w:t>
            </w:r>
          </w:p>
        </w:tc>
      </w:tr>
      <w:tr w:rsidR="00C62B39" w:rsidRPr="002915B7" w14:paraId="133A10BB" w14:textId="77777777">
        <w:tc>
          <w:tcPr>
            <w:tcW w:w="1962" w:type="dxa"/>
            <w:shd w:val="clear" w:color="auto" w:fill="auto"/>
          </w:tcPr>
          <w:p w14:paraId="36526D5B" w14:textId="77777777" w:rsidR="00C62B39" w:rsidRPr="002915B7" w:rsidRDefault="00C62B39" w:rsidP="003F6AB2">
            <w:pPr>
              <w:pStyle w:val="Compact"/>
              <w:spacing w:line="480" w:lineRule="auto"/>
            </w:pPr>
            <w:r w:rsidRPr="002915B7">
              <w:rPr>
                <w:rFonts w:ascii="Calibri Light" w:hAnsi="Calibri Light" w:cs="Calibri Light"/>
                <w:sz w:val="18"/>
                <w:szCs w:val="18"/>
              </w:rPr>
              <w:t>Zamenis situla</w:t>
            </w:r>
          </w:p>
        </w:tc>
      </w:tr>
      <w:tr w:rsidR="00C62B39" w:rsidRPr="002915B7" w14:paraId="6C3A0200" w14:textId="77777777">
        <w:tc>
          <w:tcPr>
            <w:tcW w:w="1962" w:type="dxa"/>
            <w:shd w:val="clear" w:color="auto" w:fill="auto"/>
          </w:tcPr>
          <w:p w14:paraId="35A09327" w14:textId="77777777" w:rsidR="00C62B39" w:rsidRPr="002915B7" w:rsidRDefault="00C62B39" w:rsidP="003F6AB2">
            <w:pPr>
              <w:pStyle w:val="Compact"/>
              <w:spacing w:line="480" w:lineRule="auto"/>
              <w:rPr>
                <w:rFonts w:ascii="Calibri Light" w:hAnsi="Calibri Light" w:cs="Calibri Light"/>
                <w:sz w:val="18"/>
                <w:szCs w:val="18"/>
              </w:rPr>
            </w:pPr>
          </w:p>
        </w:tc>
      </w:tr>
      <w:tr w:rsidR="00C62B39" w:rsidRPr="002915B7" w14:paraId="27F5AD16" w14:textId="77777777">
        <w:tc>
          <w:tcPr>
            <w:tcW w:w="1962" w:type="dxa"/>
            <w:shd w:val="clear" w:color="auto" w:fill="auto"/>
          </w:tcPr>
          <w:p w14:paraId="086BBB1B" w14:textId="77777777" w:rsidR="00C62B39" w:rsidRPr="002915B7" w:rsidRDefault="00C62B39" w:rsidP="003F6AB2">
            <w:pPr>
              <w:pStyle w:val="Compact"/>
              <w:spacing w:line="480" w:lineRule="auto"/>
              <w:rPr>
                <w:rFonts w:ascii="Calibri Light" w:hAnsi="Calibri Light" w:cs="Calibri Light"/>
                <w:sz w:val="18"/>
                <w:szCs w:val="18"/>
              </w:rPr>
            </w:pPr>
          </w:p>
        </w:tc>
      </w:tr>
    </w:tbl>
    <w:p w14:paraId="16FDFA43" w14:textId="77777777" w:rsidR="00C62B39" w:rsidRPr="002915B7" w:rsidRDefault="00C62B39" w:rsidP="003F6AB2">
      <w:pPr>
        <w:spacing w:line="480" w:lineRule="auto"/>
      </w:pPr>
    </w:p>
    <w:sectPr w:rsidR="00C62B39" w:rsidRPr="002915B7">
      <w:type w:val="continuous"/>
      <w:pgSz w:w="12240" w:h="15840"/>
      <w:pgMar w:top="1417" w:right="1134" w:bottom="1417" w:left="1134" w:header="720" w:footer="720" w:gutter="0"/>
      <w:lnNumType w:countBy="1" w:distance="283" w:restart="continuous"/>
      <w:cols w:num="4" w:space="708" w:equalWidth="0">
        <w:col w:w="2138" w:space="708"/>
        <w:col w:w="1784" w:space="708"/>
        <w:col w:w="1784" w:space="708"/>
        <w:col w:w="2139"/>
      </w:cols>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Joona Lehtomäki" w:date="2016-11-13T17:20:00Z" w:initials="JL">
    <w:p w14:paraId="44F59014" w14:textId="77777777" w:rsidR="00D17217" w:rsidRDefault="00D17217">
      <w:pPr>
        <w:overflowPunct w:val="0"/>
        <w:spacing w:line="240" w:lineRule="auto"/>
        <w:rPr>
          <w:color w:val="000000"/>
          <w:sz w:val="20"/>
        </w:rPr>
      </w:pPr>
      <w:r>
        <w:annotationRef/>
      </w:r>
      <w:r>
        <w:rPr>
          <w:color w:val="000000"/>
          <w:sz w:val="20"/>
        </w:rPr>
        <w:t>Max 250 words</w:t>
      </w:r>
    </w:p>
    <w:p w14:paraId="1BA518EC" w14:textId="77777777" w:rsidR="00D17217" w:rsidRDefault="00D17217">
      <w:pPr>
        <w:overflowPunct w:val="0"/>
        <w:spacing w:line="240" w:lineRule="auto"/>
        <w:rPr>
          <w:color w:val="000000"/>
          <w:sz w:val="20"/>
        </w:rPr>
      </w:pPr>
      <w:r>
        <w:rPr>
          <w:color w:val="000000"/>
          <w:sz w:val="20"/>
        </w:rPr>
        <w:t>Now 220 (2017-04-05)</w:t>
      </w:r>
    </w:p>
  </w:comment>
  <w:comment w:id="41" w:author="Joona Lehtomäki" w:date="2016-11-13T10:26:00Z" w:initials="JL">
    <w:p w14:paraId="27B9DE6B" w14:textId="77777777" w:rsidR="00D17217" w:rsidRDefault="00D17217">
      <w:pPr>
        <w:overflowPunct w:val="0"/>
        <w:spacing w:line="240" w:lineRule="auto"/>
        <w:rPr>
          <w:sz w:val="20"/>
        </w:rPr>
      </w:pPr>
      <w:r>
        <w:annotationRef/>
      </w:r>
      <w:r>
        <w:rPr>
          <w:sz w:val="20"/>
        </w:rPr>
        <w:t>Max 2000 words</w:t>
      </w:r>
    </w:p>
    <w:p w14:paraId="209669B1" w14:textId="77777777" w:rsidR="00D17217" w:rsidRDefault="00D17217">
      <w:pPr>
        <w:overflowPunct w:val="0"/>
        <w:spacing w:line="240" w:lineRule="auto"/>
        <w:rPr>
          <w:sz w:val="20"/>
        </w:rPr>
      </w:pPr>
      <w:r>
        <w:rPr>
          <w:sz w:val="20"/>
        </w:rPr>
        <w:t>Now 1756 (2016-04-05)</w:t>
      </w:r>
    </w:p>
  </w:comment>
  <w:comment w:id="43" w:author="Verburg, P.H." w:date="2017-05-19T13:25:00Z" w:initials="VP">
    <w:p w14:paraId="45617554" w14:textId="77777777" w:rsidR="00AA4D60" w:rsidRDefault="00AA4D60">
      <w:pPr>
        <w:pStyle w:val="CommentText"/>
      </w:pPr>
      <w:r>
        <w:rPr>
          <w:rStyle w:val="CommentReference"/>
        </w:rPr>
        <w:annotationRef/>
      </w:r>
      <w:r>
        <w:t>As the abbreviation is much more unknown I wonder if it is wise to use this throughout, makes the reading more difficult. Probably better to write in full, at least in such places where it sets the scene of the following sentences</w:t>
      </w:r>
    </w:p>
  </w:comment>
  <w:comment w:id="46" w:author="Verburg, P.H." w:date="2017-05-19T13:31:00Z" w:initials="VP">
    <w:p w14:paraId="46DF030A" w14:textId="77777777" w:rsidR="00AA4D60" w:rsidRDefault="00AA4D60">
      <w:pPr>
        <w:pStyle w:val="CommentText"/>
      </w:pPr>
      <w:r>
        <w:rPr>
          <w:rStyle w:val="CommentReference"/>
        </w:rPr>
        <w:annotationRef/>
      </w:r>
      <w:r>
        <w:t>This piece does not really fit in here.  It should be better connected and be part of the previous paragraph, e.g. by saying: To account for the importance of rarity also MCDA methods have been adopated by using the RWR..</w:t>
      </w:r>
    </w:p>
  </w:comment>
  <w:comment w:id="47" w:author="Verburg, P.H." w:date="2017-05-19T13:35:00Z" w:initials="VP">
    <w:p w14:paraId="74846335" w14:textId="77777777" w:rsidR="00AA4D60" w:rsidRDefault="00AA4D60">
      <w:pPr>
        <w:pStyle w:val="CommentText"/>
      </w:pPr>
      <w:r>
        <w:rPr>
          <w:rStyle w:val="CommentReference"/>
        </w:rPr>
        <w:annotationRef/>
      </w:r>
      <w:r>
        <w:t>Important to start new section as this is the 3</w:t>
      </w:r>
      <w:r w:rsidRPr="00AA4D60">
        <w:rPr>
          <w:vertAlign w:val="superscript"/>
        </w:rPr>
        <w:t>rd</w:t>
      </w:r>
      <w:r>
        <w:t xml:space="preserve"> method that you introduce</w:t>
      </w:r>
      <w:r w:rsidR="002C73D7">
        <w:t>. Same time, it is here introduced at a different level, as the algortithms underlying the zonation… bit of confusing. Be explicit of the way of introducing it.</w:t>
      </w:r>
    </w:p>
  </w:comment>
  <w:comment w:id="52" w:author="Verburg, P.H." w:date="2017-05-19T13:40:00Z" w:initials="VP">
    <w:p w14:paraId="15DEDA86" w14:textId="77777777" w:rsidR="002C73D7" w:rsidRDefault="002C73D7">
      <w:pPr>
        <w:pStyle w:val="CommentText"/>
      </w:pPr>
      <w:r>
        <w:rPr>
          <w:rStyle w:val="CommentReference"/>
        </w:rPr>
        <w:annotationRef/>
      </w:r>
      <w:r>
        <w:t>Would put this up to line 98</w:t>
      </w:r>
    </w:p>
  </w:comment>
  <w:comment w:id="56" w:author="Joona Lehtomäki" w:date="2017-04-04T13:28:00Z" w:initials="JL">
    <w:p w14:paraId="2171FA4F" w14:textId="77777777" w:rsidR="00D17217" w:rsidRDefault="00D17217">
      <w:pPr>
        <w:pStyle w:val="CommentText"/>
      </w:pPr>
      <w:r>
        <w:rPr>
          <w:rStyle w:val="CommentReference"/>
        </w:rPr>
        <w:annotationRef/>
      </w:r>
      <w:r>
        <w:rPr>
          <w:rStyle w:val="CommentReference"/>
        </w:rPr>
        <w:t>Enhance link to</w:t>
      </w:r>
      <w:r>
        <w:t xml:space="preserve"> Fig. 1 once it becomes clear what its form is.</w:t>
      </w:r>
    </w:p>
  </w:comment>
  <w:comment w:id="58" w:author="Verburg, P.H." w:date="2017-05-19T13:41:00Z" w:initials="VP">
    <w:p w14:paraId="2C9C61F2" w14:textId="77777777" w:rsidR="002C73D7" w:rsidRDefault="002C73D7">
      <w:pPr>
        <w:pStyle w:val="CommentText"/>
      </w:pPr>
      <w:r>
        <w:rPr>
          <w:rStyle w:val="CommentReference"/>
        </w:rPr>
        <w:annotationRef/>
      </w:r>
      <w:r>
        <w:t>This is rather a conclusion. In the intro you should articulate the problem statement, that is in the sentences before.</w:t>
      </w:r>
    </w:p>
  </w:comment>
  <w:comment w:id="64" w:author="Verburg, P.H." w:date="2017-05-19T13:51:00Z" w:initials="VP">
    <w:p w14:paraId="06665211" w14:textId="77777777" w:rsidR="0062724A" w:rsidRDefault="0062724A">
      <w:pPr>
        <w:pStyle w:val="CommentText"/>
      </w:pPr>
      <w:r>
        <w:rPr>
          <w:rStyle w:val="CommentReference"/>
        </w:rPr>
        <w:annotationRef/>
      </w:r>
      <w:r>
        <w:t>Leave this correct specification to the methods section, here it should be more readible</w:t>
      </w:r>
    </w:p>
  </w:comment>
  <w:comment w:id="73" w:author="Verburg, P.H." w:date="2017-05-19T13:53:00Z" w:initials="VP">
    <w:p w14:paraId="1E66FECA" w14:textId="77777777" w:rsidR="0062724A" w:rsidRDefault="0062724A">
      <w:pPr>
        <w:pStyle w:val="CommentText"/>
      </w:pPr>
      <w:r>
        <w:rPr>
          <w:rStyle w:val="CommentReference"/>
        </w:rPr>
        <w:annotationRef/>
      </w:r>
      <w:r>
        <w:t>You can state this in the methods when you discuss how you analyze your results, or even at presenting the results as a rationale for chosing your reference. Do not make the intro too complex…</w:t>
      </w:r>
    </w:p>
  </w:comment>
  <w:comment w:id="74" w:author="Joona Lehtomäki" w:date="2017-04-05T14:25:00Z" w:initials="JL">
    <w:p w14:paraId="70495017" w14:textId="77777777" w:rsidR="00D17217" w:rsidRDefault="00D17217">
      <w:pPr>
        <w:pStyle w:val="CommentText"/>
      </w:pPr>
      <w:r>
        <w:rPr>
          <w:rStyle w:val="CommentReference"/>
        </w:rPr>
        <w:annotationRef/>
      </w:r>
      <w:r>
        <w:t>Not really discussed yet.</w:t>
      </w:r>
    </w:p>
  </w:comment>
  <w:comment w:id="77" w:author="Joona Lehtomäki" w:date="2017-04-05T08:30:00Z" w:initials="JL">
    <w:p w14:paraId="479271D9" w14:textId="77777777" w:rsidR="00D17217" w:rsidRDefault="00D17217" w:rsidP="00EF5F22">
      <w:pPr>
        <w:overflowPunct w:val="0"/>
        <w:spacing w:line="240" w:lineRule="auto"/>
        <w:rPr>
          <w:sz w:val="20"/>
        </w:rPr>
      </w:pPr>
      <w:r>
        <w:rPr>
          <w:rStyle w:val="CommentReference"/>
        </w:rPr>
        <w:annotationRef/>
      </w:r>
      <w:r>
        <w:rPr>
          <w:sz w:val="20"/>
        </w:rPr>
        <w:t>Max 2000 words</w:t>
      </w:r>
    </w:p>
    <w:p w14:paraId="58267676" w14:textId="77777777" w:rsidR="00D17217" w:rsidRPr="00EF5F22" w:rsidRDefault="00D17217" w:rsidP="00EF5F22">
      <w:pPr>
        <w:overflowPunct w:val="0"/>
        <w:spacing w:line="240" w:lineRule="auto"/>
        <w:rPr>
          <w:sz w:val="20"/>
        </w:rPr>
      </w:pPr>
      <w:r>
        <w:rPr>
          <w:sz w:val="20"/>
        </w:rPr>
        <w:t>Now 2380 (2016-04-05)</w:t>
      </w:r>
    </w:p>
  </w:comment>
  <w:comment w:id="81" w:author="Verburg, P.H." w:date="2017-05-19T14:00:00Z" w:initials="VP">
    <w:p w14:paraId="569B6488" w14:textId="77777777" w:rsidR="004E2BA2" w:rsidRDefault="004E2BA2">
      <w:pPr>
        <w:pStyle w:val="CommentText"/>
      </w:pPr>
      <w:r>
        <w:rPr>
          <w:rStyle w:val="CommentReference"/>
        </w:rPr>
        <w:annotationRef/>
      </w:r>
      <w:r>
        <w:t>Is that true? I think that most/all were our own models isn/t it?</w:t>
      </w:r>
    </w:p>
  </w:comment>
  <w:comment w:id="86" w:author="Verburg, P.H." w:date="2017-05-19T14:03:00Z" w:initials="VP">
    <w:p w14:paraId="226CA32E" w14:textId="77777777" w:rsidR="004E2BA2" w:rsidRDefault="004E2BA2">
      <w:pPr>
        <w:pStyle w:val="CommentText"/>
      </w:pPr>
      <w:r>
        <w:rPr>
          <w:rStyle w:val="CommentReference"/>
        </w:rPr>
        <w:annotationRef/>
      </w:r>
      <w:r>
        <w:t>Things that would give similar results irrespective of the software do not need software referencing (we paid for the service)</w:t>
      </w:r>
    </w:p>
  </w:comment>
  <w:comment w:id="85" w:author="Joona Lehtomäki" w:date="2016-11-01T15:31:00Z" w:initials="JL">
    <w:p w14:paraId="3CBCD329" w14:textId="77777777" w:rsidR="00D17217" w:rsidRDefault="00D17217">
      <w:pPr>
        <w:spacing w:line="240" w:lineRule="auto"/>
        <w:rPr>
          <w:sz w:val="20"/>
        </w:rPr>
      </w:pPr>
      <w:r>
        <w:annotationRef/>
      </w:r>
      <w:r>
        <w:rPr>
          <w:sz w:val="20"/>
        </w:rPr>
        <w:t>Luigi?</w:t>
      </w:r>
    </w:p>
  </w:comment>
  <w:comment w:id="88" w:author="Verburg, P.H." w:date="2017-05-19T14:05:00Z" w:initials="VP">
    <w:p w14:paraId="32FD8F42" w14:textId="77777777" w:rsidR="004E2BA2" w:rsidRDefault="004E2BA2">
      <w:pPr>
        <w:pStyle w:val="CommentText"/>
      </w:pPr>
      <w:r>
        <w:rPr>
          <w:rStyle w:val="CommentReference"/>
        </w:rPr>
        <w:annotationRef/>
      </w:r>
      <w:r>
        <w:t>Crazy to make a section out of 1 sentence, and these are not ‘data’, just the delineation Would merge that with one of the other sections or just introduce this upon presenting the results.</w:t>
      </w:r>
    </w:p>
  </w:comment>
  <w:comment w:id="91" w:author="Joona Lehtomäki" w:date="2016-10-20T14:33:00Z" w:initials="JL">
    <w:p w14:paraId="446D95C4" w14:textId="77777777" w:rsidR="00D17217" w:rsidRDefault="00D17217">
      <w:pPr>
        <w:spacing w:line="240" w:lineRule="auto"/>
        <w:rPr>
          <w:sz w:val="20"/>
        </w:rPr>
      </w:pPr>
      <w:r>
        <w:annotationRef/>
      </w:r>
      <w:r>
        <w:rPr>
          <w:sz w:val="20"/>
        </w:rPr>
        <w:t>Make sure introduction covers why these options are selected.</w:t>
      </w:r>
    </w:p>
  </w:comment>
  <w:comment w:id="153" w:author="Joona Lehtomäki" w:date="2017-03-26T09:39:00Z" w:initials="JL">
    <w:p w14:paraId="3B176249" w14:textId="77777777" w:rsidR="00D17217" w:rsidRDefault="00D17217">
      <w:pPr>
        <w:pStyle w:val="CommentText"/>
      </w:pPr>
      <w:r>
        <w:rPr>
          <w:rStyle w:val="CommentReference"/>
        </w:rPr>
        <w:annotationRef/>
      </w:r>
      <w:r>
        <w:t>Add URL once the code is deposited in Zenodo.</w:t>
      </w:r>
    </w:p>
  </w:comment>
  <w:comment w:id="154" w:author="Joona Lehtomäki" w:date="2016-11-01T15:54:00Z" w:initials="JL">
    <w:p w14:paraId="0B225B72" w14:textId="77777777" w:rsidR="00D17217" w:rsidRDefault="00D17217">
      <w:pPr>
        <w:spacing w:line="240" w:lineRule="auto"/>
        <w:rPr>
          <w:sz w:val="20"/>
        </w:rPr>
      </w:pPr>
      <w:r>
        <w:annotationRef/>
      </w:r>
      <w:r>
        <w:rPr>
          <w:sz w:val="20"/>
        </w:rPr>
        <w:t>Max 1500 words</w:t>
      </w:r>
    </w:p>
    <w:p w14:paraId="401ADE7C" w14:textId="77777777" w:rsidR="00D17217" w:rsidRDefault="00D17217">
      <w:pPr>
        <w:spacing w:line="240" w:lineRule="auto"/>
        <w:rPr>
          <w:sz w:val="20"/>
        </w:rPr>
      </w:pPr>
      <w:r>
        <w:rPr>
          <w:sz w:val="20"/>
        </w:rPr>
        <w:t>Now 925 words (2017-04-05)</w:t>
      </w:r>
    </w:p>
  </w:comment>
  <w:comment w:id="159" w:author="Joona Lehtomäki" w:date="2017-04-03T20:19:00Z" w:initials="JL">
    <w:p w14:paraId="61D60C1E" w14:textId="77777777" w:rsidR="00D17217" w:rsidRDefault="00D17217">
      <w:pPr>
        <w:pStyle w:val="CommentText"/>
      </w:pPr>
      <w:r>
        <w:rPr>
          <w:rStyle w:val="CommentReference"/>
        </w:rPr>
        <w:annotationRef/>
      </w:r>
      <w:r>
        <w:t>Check this.</w:t>
      </w:r>
    </w:p>
  </w:comment>
  <w:comment w:id="160" w:author="Joona Lehtomäki" w:date="2017-04-04T13:40:00Z" w:initials="JL">
    <w:p w14:paraId="6B9BC944" w14:textId="77777777" w:rsidR="00D17217" w:rsidRDefault="00D17217">
      <w:pPr>
        <w:pStyle w:val="CommentText"/>
      </w:pPr>
      <w:r>
        <w:rPr>
          <w:rStyle w:val="CommentReference"/>
        </w:rPr>
        <w:annotationRef/>
      </w:r>
      <w:r>
        <w:t>Add something about individual features, both ES and BD.</w:t>
      </w:r>
    </w:p>
  </w:comment>
  <w:comment w:id="161" w:author="Verburg, P.H." w:date="2017-05-19T15:09:00Z" w:initials="VP">
    <w:p w14:paraId="528524E5" w14:textId="77777777" w:rsidR="002E4380" w:rsidRDefault="002E4380">
      <w:pPr>
        <w:pStyle w:val="CommentText"/>
      </w:pPr>
      <w:r>
        <w:rPr>
          <w:rStyle w:val="CommentReference"/>
        </w:rPr>
        <w:annotationRef/>
      </w:r>
      <w:r>
        <w:t>Can you give a similar non-technical sentence about where there is more differences?</w:t>
      </w:r>
    </w:p>
  </w:comment>
  <w:comment w:id="163" w:author="Joona Lehtomäki" w:date="2017-05-19T15:09:00Z" w:initials="JL">
    <w:p w14:paraId="58E5544F" w14:textId="77777777" w:rsidR="00D17217" w:rsidRDefault="00D17217">
      <w:pPr>
        <w:pStyle w:val="CommentText"/>
      </w:pPr>
      <w:r>
        <w:rPr>
          <w:rStyle w:val="CommentReference"/>
        </w:rPr>
        <w:annotationRef/>
      </w:r>
      <w:r>
        <w:t>Should we actually statistically test this (e.g. Mann-Whitney U)? My hunch is that there is no statistically significant difference between the methods, but I haven’t tested it yet.</w:t>
      </w:r>
    </w:p>
    <w:p w14:paraId="70E042D9" w14:textId="77777777" w:rsidR="002E4380" w:rsidRDefault="002E4380">
      <w:pPr>
        <w:pStyle w:val="CommentText"/>
      </w:pPr>
    </w:p>
    <w:p w14:paraId="66716B1A" w14:textId="77777777" w:rsidR="002E4380" w:rsidRDefault="002E4380">
      <w:pPr>
        <w:pStyle w:val="CommentText"/>
      </w:pPr>
      <w:r>
        <w:t>P V: no need for such testing</w:t>
      </w:r>
    </w:p>
  </w:comment>
  <w:comment w:id="165" w:author="Joona Lehtomäki" w:date="2017-04-05T14:30:00Z" w:initials="JL">
    <w:p w14:paraId="2826B06B" w14:textId="77777777" w:rsidR="00D17217" w:rsidRDefault="00D17217" w:rsidP="00AB739A">
      <w:pPr>
        <w:overflowPunct w:val="0"/>
        <w:spacing w:line="240" w:lineRule="auto"/>
        <w:rPr>
          <w:sz w:val="20"/>
        </w:rPr>
      </w:pPr>
      <w:r>
        <w:rPr>
          <w:rStyle w:val="CommentReference"/>
        </w:rPr>
        <w:annotationRef/>
      </w:r>
      <w:r>
        <w:annotationRef/>
      </w:r>
      <w:r>
        <w:rPr>
          <w:sz w:val="20"/>
        </w:rPr>
        <w:t>Max 2000 words</w:t>
      </w:r>
    </w:p>
    <w:p w14:paraId="6F4AC8E4" w14:textId="77777777" w:rsidR="00D17217" w:rsidRPr="00AB739A" w:rsidRDefault="00D17217" w:rsidP="00AB739A">
      <w:pPr>
        <w:overflowPunct w:val="0"/>
        <w:spacing w:line="240" w:lineRule="auto"/>
        <w:rPr>
          <w:sz w:val="20"/>
        </w:rPr>
      </w:pPr>
      <w:r>
        <w:rPr>
          <w:sz w:val="20"/>
        </w:rPr>
        <w:t>Now 2259 (2016-04-05)</w:t>
      </w:r>
    </w:p>
  </w:comment>
  <w:comment w:id="177" w:author="Verburg, P.H." w:date="2017-05-19T15:16:00Z" w:initials="VP">
    <w:p w14:paraId="2309D2BC" w14:textId="77777777" w:rsidR="00AD5356" w:rsidRDefault="00AD5356">
      <w:pPr>
        <w:pStyle w:val="CommentText"/>
      </w:pPr>
      <w:r>
        <w:rPr>
          <w:rStyle w:val="CommentReference"/>
        </w:rPr>
        <w:annotationRef/>
      </w:r>
      <w:r>
        <w:t>I do not understand, high correlation but low overlap??</w:t>
      </w:r>
    </w:p>
    <w:p w14:paraId="4AE62C2C" w14:textId="77777777" w:rsidR="00AD5356" w:rsidRDefault="00AD5356">
      <w:pPr>
        <w:pStyle w:val="CommentText"/>
      </w:pPr>
      <w:r>
        <w:t>I would define it more readable: this is an important result. Would say: while overall correlations and overlaps are determined esp by the lower ranks it is the higher ranks that are more interesting as these determine conservation areas and areas that require management etc It is especially those areas where variations between methods become apparantn…</w:t>
      </w:r>
    </w:p>
  </w:comment>
  <w:comment w:id="179" w:author="Verburg, P.H." w:date="2017-05-19T15:17:00Z" w:initials="VP">
    <w:p w14:paraId="7B395E76" w14:textId="77777777" w:rsidR="00AD5356" w:rsidRDefault="00AD5356">
      <w:pPr>
        <w:pStyle w:val="CommentText"/>
      </w:pPr>
      <w:r>
        <w:rPr>
          <w:rStyle w:val="CommentReference"/>
        </w:rPr>
        <w:annotationRef/>
      </w:r>
      <w:r>
        <w:t>Too cryptic ‘the way we balance’ does not provide the reader any insight</w:t>
      </w:r>
    </w:p>
  </w:comment>
  <w:comment w:id="178" w:author="Joona Lehtomäki" w:date="2017-04-04T18:33:00Z" w:initials="JL">
    <w:p w14:paraId="62E9C3D6" w14:textId="77777777" w:rsidR="00D17217" w:rsidRDefault="00D17217">
      <w:pPr>
        <w:pStyle w:val="CommentText"/>
      </w:pPr>
      <w:r>
        <w:rPr>
          <w:rStyle w:val="CommentReference"/>
        </w:rPr>
        <w:annotationRef/>
      </w:r>
      <w:r>
        <w:t>Check ILP implementation once more and expand if not an error.</w:t>
      </w:r>
    </w:p>
  </w:comment>
  <w:comment w:id="183" w:author="Verburg, P.H." w:date="2017-05-19T15:23:00Z" w:initials="VP">
    <w:p w14:paraId="3D0AC308" w14:textId="77777777" w:rsidR="008973D9" w:rsidRDefault="008973D9">
      <w:pPr>
        <w:pStyle w:val="CommentText"/>
      </w:pPr>
      <w:r>
        <w:rPr>
          <w:rStyle w:val="CommentReference"/>
        </w:rPr>
        <w:annotationRef/>
      </w:r>
      <w:r>
        <w:t>Probably better to compare to Sturck et al., landscape ecology (multifunctionality at what scale)</w:t>
      </w:r>
    </w:p>
  </w:comment>
  <w:comment w:id="184" w:author="Joona Lehtomäki" w:date="2017-05-28T14:31:00Z" w:initials="JL">
    <w:p w14:paraId="60E8DF06" w14:textId="77777777" w:rsidR="00B64201" w:rsidRDefault="00B64201">
      <w:pPr>
        <w:pStyle w:val="CommentText"/>
      </w:pPr>
      <w:r>
        <w:rPr>
          <w:rStyle w:val="CommentReference"/>
        </w:rPr>
        <w:annotationRef/>
      </w:r>
      <w:r>
        <w:t>Add Veach et al. (2017) results</w:t>
      </w:r>
    </w:p>
  </w:comment>
  <w:comment w:id="186" w:author="Joona Lehtomäki" w:date="2017-05-19T15:26:00Z" w:initials="JL">
    <w:p w14:paraId="60C0D034" w14:textId="77777777" w:rsidR="00D17217" w:rsidRDefault="00D17217">
      <w:pPr>
        <w:pStyle w:val="CommentText"/>
      </w:pPr>
      <w:r>
        <w:rPr>
          <w:rStyle w:val="CommentReference"/>
        </w:rPr>
        <w:annotationRef/>
      </w:r>
      <w:r>
        <w:t>Not sure if this is correct at all. Would like to say something about it, though.</w:t>
      </w:r>
    </w:p>
    <w:p w14:paraId="600051BA" w14:textId="77777777" w:rsidR="008973D9" w:rsidRDefault="008973D9">
      <w:pPr>
        <w:pStyle w:val="CommentText"/>
      </w:pPr>
    </w:p>
    <w:p w14:paraId="074C298F" w14:textId="77777777" w:rsidR="008973D9" w:rsidRDefault="008973D9">
      <w:pPr>
        <w:pStyle w:val="CommentText"/>
      </w:pPr>
      <w:r>
        <w:t>PV: yes, at the moment it is, not to extremes, but sure it is in a decent range</w:t>
      </w:r>
    </w:p>
  </w:comment>
  <w:comment w:id="193" w:author="Joona Lehtomäki" w:date="2017-03-25T18:34:00Z" w:initials="JL">
    <w:p w14:paraId="0FE31663" w14:textId="77777777" w:rsidR="00D17217" w:rsidRDefault="00D17217">
      <w:pPr>
        <w:pStyle w:val="CommentText"/>
      </w:pPr>
      <w:r>
        <w:rPr>
          <w:rStyle w:val="CommentReference"/>
        </w:rPr>
        <w:annotationRef/>
      </w:r>
      <w:r>
        <w:t>VS MCDA</w:t>
      </w:r>
    </w:p>
  </w:comment>
  <w:comment w:id="195" w:author="Verburg, P.H." w:date="2017-05-19T15:33:00Z" w:initials="VP">
    <w:p w14:paraId="15DE99BA" w14:textId="77777777" w:rsidR="00172464" w:rsidRDefault="00172464">
      <w:pPr>
        <w:pStyle w:val="CommentText"/>
      </w:pPr>
      <w:r>
        <w:rPr>
          <w:rStyle w:val="CommentReference"/>
        </w:rPr>
        <w:annotationRef/>
      </w:r>
      <w:r>
        <w:t>Agree, this is a bit tricky point, probably due to how you measure performance? Maybe important to leave out this discussion, it is not the most important result</w:t>
      </w:r>
    </w:p>
  </w:comment>
  <w:comment w:id="196" w:author="Joona Lehtomäki" w:date="2017-04-05T11:13:00Z" w:initials="JL">
    <w:p w14:paraId="17BC2C2B" w14:textId="77777777" w:rsidR="00D17217" w:rsidRDefault="00D17217">
      <w:pPr>
        <w:pStyle w:val="CommentText"/>
      </w:pPr>
      <w:r>
        <w:rPr>
          <w:rStyle w:val="CommentReference"/>
        </w:rPr>
        <w:annotationRef/>
      </w:r>
      <w:r>
        <w:t>Since ILP hasn’t got the highest performance, I’m not sure what’s the point in this. IF ILP had the highest performance, then all fine. Again, the implementation of ILP needs to be checked.</w:t>
      </w:r>
    </w:p>
  </w:comment>
  <w:comment w:id="194" w:author="Verburg, P.H." w:date="2017-05-19T15:35:00Z" w:initials="VP">
    <w:p w14:paraId="28F73EEC" w14:textId="77777777" w:rsidR="00172464" w:rsidRDefault="00172464">
      <w:pPr>
        <w:pStyle w:val="CommentText"/>
      </w:pPr>
      <w:r>
        <w:rPr>
          <w:rStyle w:val="CommentReference"/>
        </w:rPr>
        <w:annotationRef/>
      </w:r>
      <w:r>
        <w:t>Shortening this section may help to more clearly  bring the message, it is now long and winding</w:t>
      </w:r>
    </w:p>
  </w:comment>
  <w:comment w:id="210" w:author="Joona Lehtomäki" w:date="2017-04-05T11:35:00Z" w:initials="JL">
    <w:p w14:paraId="30359A49" w14:textId="77777777" w:rsidR="00D17217" w:rsidRPr="0016445F" w:rsidRDefault="00D17217" w:rsidP="0016445F">
      <w:pPr>
        <w:pStyle w:val="NormalWeb"/>
        <w:spacing w:before="0" w:after="0" w:line="480" w:lineRule="auto"/>
        <w:textAlignment w:val="baseline"/>
        <w:rPr>
          <w:rFonts w:ascii="Calibri" w:hAnsi="Calibri"/>
          <w:color w:val="FF0000"/>
          <w:sz w:val="22"/>
          <w:szCs w:val="22"/>
        </w:rPr>
      </w:pPr>
      <w:r>
        <w:rPr>
          <w:rStyle w:val="CommentReference"/>
        </w:rPr>
        <w:annotationRef/>
      </w:r>
      <w:r w:rsidRPr="00860805">
        <w:rPr>
          <w:rFonts w:ascii="Calibri" w:hAnsi="Calibri"/>
          <w:color w:val="FF0000"/>
          <w:sz w:val="22"/>
          <w:szCs w:val="22"/>
        </w:rPr>
        <w:t>“We</w:t>
      </w:r>
      <w:r>
        <w:rPr>
          <w:rFonts w:ascii="Calibri" w:hAnsi="Calibri"/>
          <w:color w:val="FF0000"/>
          <w:sz w:val="22"/>
          <w:szCs w:val="22"/>
        </w:rPr>
        <w:t xml:space="preserve"> applied to model successfully”</w:t>
      </w:r>
    </w:p>
  </w:comment>
  <w:comment w:id="211" w:author="Verburg, P.H." w:date="2017-05-19T15:43:00Z" w:initials="VP">
    <w:p w14:paraId="136C9EFD" w14:textId="77777777" w:rsidR="00172464" w:rsidRDefault="00172464">
      <w:pPr>
        <w:pStyle w:val="CommentText"/>
      </w:pPr>
      <w:r>
        <w:rPr>
          <w:rStyle w:val="CommentReference"/>
        </w:rPr>
        <w:annotationRef/>
      </w:r>
      <w:r>
        <w:t xml:space="preserve">If not requested by the </w:t>
      </w:r>
      <w:r w:rsidR="00E87ACB">
        <w:t>journal I would omit this section as it will double the before and the abstract</w:t>
      </w:r>
    </w:p>
  </w:comment>
  <w:comment w:id="212" w:author="Verburg, P.H." w:date="2017-05-19T15:48:00Z" w:initials="VP">
    <w:p w14:paraId="491C19CA" w14:textId="77777777" w:rsidR="00E87ACB" w:rsidRDefault="00E87ACB">
      <w:pPr>
        <w:pStyle w:val="CommentText"/>
      </w:pPr>
      <w:r>
        <w:rPr>
          <w:rStyle w:val="CommentReference"/>
        </w:rPr>
        <w:annotationRef/>
      </w:r>
      <w:r>
        <w:t>Although I like what you all managed to put in the figure it has a disbalance between the abbreviations for the methods and the high-level other texts. Some improvements:</w:t>
      </w:r>
    </w:p>
    <w:p w14:paraId="561637F8" w14:textId="77777777" w:rsidR="00E87ACB" w:rsidRDefault="00E87ACB">
      <w:pPr>
        <w:pStyle w:val="CommentText"/>
      </w:pPr>
      <w:r>
        <w:t>Use a colour font for operationalization/conceptualization/decisionmaking context as these are ‘labels’.</w:t>
      </w:r>
    </w:p>
    <w:p w14:paraId="2D6DF9EA" w14:textId="77777777" w:rsidR="00E87ACB" w:rsidRDefault="00E87ACB">
      <w:pPr>
        <w:pStyle w:val="CommentText"/>
      </w:pPr>
      <w:r>
        <w:t>Put simplicity, time needed etc in italics</w:t>
      </w:r>
    </w:p>
    <w:p w14:paraId="6F195129" w14:textId="77777777" w:rsidR="00E87ACB" w:rsidRDefault="00E87ACB">
      <w:pPr>
        <w:pStyle w:val="CommentText"/>
      </w:pPr>
    </w:p>
    <w:p w14:paraId="394B72DA" w14:textId="77777777" w:rsidR="00E87ACB" w:rsidRDefault="00E87ACB">
      <w:pPr>
        <w:pStyle w:val="CommentText"/>
      </w:pPr>
      <w:r>
        <w:t>Put a circle around the methods with: computational methods.</w:t>
      </w:r>
    </w:p>
    <w:p w14:paraId="1E81F0D6" w14:textId="77777777" w:rsidR="00E87ACB" w:rsidRDefault="00E87ACB">
      <w:pPr>
        <w:pStyle w:val="CommentText"/>
      </w:pPr>
    </w:p>
    <w:p w14:paraId="7A00FAD6" w14:textId="77777777" w:rsidR="00E87ACB" w:rsidRDefault="00E87ACB">
      <w:pPr>
        <w:pStyle w:val="CommentText"/>
      </w:pPr>
      <w:r>
        <w:t>Write the method names in full</w:t>
      </w:r>
    </w:p>
    <w:p w14:paraId="12A3CD52" w14:textId="77777777" w:rsidR="00E87ACB" w:rsidRDefault="00E87ACB">
      <w:pPr>
        <w:pStyle w:val="CommentText"/>
      </w:pPr>
    </w:p>
    <w:p w14:paraId="310873B8" w14:textId="77777777" w:rsidR="00E87ACB" w:rsidRDefault="00E87ACB">
      <w:pPr>
        <w:pStyle w:val="CommentText"/>
      </w:pPr>
      <w:r>
        <w:t xml:space="preserve">My main problem: putting rarity/richness in the middle. Why not simply ‘priority areas’ </w:t>
      </w:r>
    </w:p>
    <w:p w14:paraId="2C4C24C6" w14:textId="77777777" w:rsidR="00E87ACB" w:rsidRDefault="00E87ACB">
      <w:pPr>
        <w:pStyle w:val="CommentText"/>
      </w:pPr>
    </w:p>
    <w:p w14:paraId="002B8BFC" w14:textId="77777777" w:rsidR="00E87ACB" w:rsidRDefault="00E87ACB">
      <w:pPr>
        <w:pStyle w:val="CommentText"/>
      </w:pPr>
      <w:r>
        <w:t>Why not replace solutions with methods, than no need for an extra circle around the methods and the simplicity etc criteria also apply better as they are not really related to solutions but more to the methods</w:t>
      </w:r>
    </w:p>
  </w:comment>
  <w:comment w:id="213" w:author="Joona Lehtomäki" w:date="2017-04-05T14:23:00Z" w:initials="JL">
    <w:p w14:paraId="21A60409" w14:textId="77777777" w:rsidR="00D17217" w:rsidRDefault="00D17217">
      <w:pPr>
        <w:pStyle w:val="CommentText"/>
      </w:pPr>
      <w:r>
        <w:rPr>
          <w:rStyle w:val="CommentReference"/>
        </w:rPr>
        <w:annotationRef/>
      </w:r>
      <w:r>
        <w:t>Value aggregation missing. Adding this is needed for a better link to Introduction.</w:t>
      </w:r>
    </w:p>
  </w:comment>
  <w:comment w:id="214" w:author="Joona Lehtomäki" w:date="2017-04-03T14:50:00Z" w:initials="JL">
    <w:p w14:paraId="78F59DAA" w14:textId="77777777" w:rsidR="00D17217" w:rsidRDefault="00D17217">
      <w:pPr>
        <w:pStyle w:val="CommentText"/>
      </w:pPr>
      <w:r>
        <w:rPr>
          <w:rStyle w:val="CommentReference"/>
        </w:rPr>
        <w:annotationRef/>
      </w:r>
      <w:r>
        <w:t>What’s going on with RWR_ALL / ILP_ALL? RWR_ES / ILP_ES and RWR_BD / ILP_BD are practically the same, why isn’t this the case for RWR_ALL / ILP_ALL? Check implementation.</w:t>
      </w:r>
    </w:p>
  </w:comment>
  <w:comment w:id="215" w:author="Joona Lehtomäki" w:date="2017-04-04T08:42:00Z" w:initials="JL">
    <w:p w14:paraId="01AE8D87" w14:textId="77777777" w:rsidR="00D17217" w:rsidRDefault="00D17217" w:rsidP="00FE24AA">
      <w:pPr>
        <w:pStyle w:val="CommentText"/>
        <w:numPr>
          <w:ilvl w:val="0"/>
          <w:numId w:val="4"/>
        </w:numPr>
      </w:pPr>
      <w:r>
        <w:rPr>
          <w:rStyle w:val="CommentReference"/>
        </w:rPr>
        <w:annotationRef/>
      </w:r>
      <w:r>
        <w:t>Make figure more compact.</w:t>
      </w:r>
    </w:p>
    <w:p w14:paraId="207836CE" w14:textId="77777777" w:rsidR="00D17217" w:rsidRDefault="00D17217" w:rsidP="00FE24AA">
      <w:pPr>
        <w:pStyle w:val="CommentText"/>
        <w:numPr>
          <w:ilvl w:val="0"/>
          <w:numId w:val="4"/>
        </w:numPr>
      </w:pPr>
      <w:r>
        <w:t xml:space="preserve"> Should ALL be included here as well (3</w:t>
      </w:r>
      <w:r w:rsidRPr="00FE24AA">
        <w:rPr>
          <w:vertAlign w:val="superscript"/>
        </w:rPr>
        <w:t>rd</w:t>
      </w:r>
      <w:r>
        <w:t xml:space="preserve"> column of panels)?</w:t>
      </w:r>
    </w:p>
  </w:comment>
  <w:comment w:id="216" w:author="Verburg, P.H." w:date="2017-05-19T15:52:00Z" w:initials="VP">
    <w:p w14:paraId="3EDB509C" w14:textId="77777777" w:rsidR="00E87ACB" w:rsidRDefault="00E87ACB">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A518EC" w15:done="0"/>
  <w15:commentEx w15:paraId="209669B1" w15:done="0"/>
  <w15:commentEx w15:paraId="45617554" w15:done="0"/>
  <w15:commentEx w15:paraId="46DF030A" w15:done="0"/>
  <w15:commentEx w15:paraId="74846335" w15:done="0"/>
  <w15:commentEx w15:paraId="15DEDA86" w15:done="0"/>
  <w15:commentEx w15:paraId="2171FA4F" w15:done="0"/>
  <w15:commentEx w15:paraId="2C9C61F2" w15:done="0"/>
  <w15:commentEx w15:paraId="06665211" w15:done="0"/>
  <w15:commentEx w15:paraId="1E66FECA" w15:done="0"/>
  <w15:commentEx w15:paraId="70495017" w15:done="0"/>
  <w15:commentEx w15:paraId="58267676" w15:done="0"/>
  <w15:commentEx w15:paraId="569B6488" w15:done="0"/>
  <w15:commentEx w15:paraId="226CA32E" w15:done="0"/>
  <w15:commentEx w15:paraId="3CBCD329" w15:done="0"/>
  <w15:commentEx w15:paraId="32FD8F42" w15:done="0"/>
  <w15:commentEx w15:paraId="446D95C4" w15:done="0"/>
  <w15:commentEx w15:paraId="3B176249" w15:done="0"/>
  <w15:commentEx w15:paraId="401ADE7C" w15:done="0"/>
  <w15:commentEx w15:paraId="61D60C1E" w15:done="0"/>
  <w15:commentEx w15:paraId="6B9BC944" w15:done="0"/>
  <w15:commentEx w15:paraId="528524E5" w15:done="0"/>
  <w15:commentEx w15:paraId="66716B1A" w15:done="0"/>
  <w15:commentEx w15:paraId="6F4AC8E4" w15:done="0"/>
  <w15:commentEx w15:paraId="4AE62C2C" w15:done="0"/>
  <w15:commentEx w15:paraId="7B395E76" w15:done="0"/>
  <w15:commentEx w15:paraId="62E9C3D6" w15:done="0"/>
  <w15:commentEx w15:paraId="3D0AC308" w15:done="0"/>
  <w15:commentEx w15:paraId="60E8DF06" w15:done="0"/>
  <w15:commentEx w15:paraId="074C298F" w15:done="0"/>
  <w15:commentEx w15:paraId="0FE31663" w15:done="0"/>
  <w15:commentEx w15:paraId="15DE99BA" w15:done="0"/>
  <w15:commentEx w15:paraId="17BC2C2B" w15:done="0"/>
  <w15:commentEx w15:paraId="28F73EEC" w15:done="0"/>
  <w15:commentEx w15:paraId="30359A49" w15:done="0"/>
  <w15:commentEx w15:paraId="136C9EFD" w15:done="0"/>
  <w15:commentEx w15:paraId="002B8BFC" w15:done="0"/>
  <w15:commentEx w15:paraId="21A60409" w15:done="0"/>
  <w15:commentEx w15:paraId="78F59DAA" w15:done="0"/>
  <w15:commentEx w15:paraId="207836CE" w15:done="0"/>
  <w15:commentEx w15:paraId="3EDB509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9CF2F" w14:textId="77777777" w:rsidR="00665550" w:rsidRDefault="00665550" w:rsidP="00800C3E">
      <w:pPr>
        <w:spacing w:line="240" w:lineRule="auto"/>
      </w:pPr>
      <w:r>
        <w:separator/>
      </w:r>
    </w:p>
  </w:endnote>
  <w:endnote w:type="continuationSeparator" w:id="0">
    <w:p w14:paraId="215A75AA" w14:textId="77777777" w:rsidR="00665550" w:rsidRDefault="00665550" w:rsidP="0080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74ADC" w14:textId="77777777" w:rsidR="00665550" w:rsidRDefault="00665550" w:rsidP="00800C3E">
      <w:pPr>
        <w:spacing w:line="240" w:lineRule="auto"/>
      </w:pPr>
      <w:r>
        <w:separator/>
      </w:r>
    </w:p>
  </w:footnote>
  <w:footnote w:type="continuationSeparator" w:id="0">
    <w:p w14:paraId="7108962A" w14:textId="77777777" w:rsidR="00665550" w:rsidRDefault="00665550" w:rsidP="0080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1615605"/>
    <w:multiLevelType w:val="hybridMultilevel"/>
    <w:tmpl w:val="DFA4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826"/>
    <w:rsid w:val="00000C24"/>
    <w:rsid w:val="00010F51"/>
    <w:rsid w:val="00011707"/>
    <w:rsid w:val="0001208F"/>
    <w:rsid w:val="0001373E"/>
    <w:rsid w:val="00016BD0"/>
    <w:rsid w:val="00023DCC"/>
    <w:rsid w:val="00030523"/>
    <w:rsid w:val="00033E60"/>
    <w:rsid w:val="00035C09"/>
    <w:rsid w:val="000372A9"/>
    <w:rsid w:val="00041652"/>
    <w:rsid w:val="00041EAA"/>
    <w:rsid w:val="0004326B"/>
    <w:rsid w:val="00043B1C"/>
    <w:rsid w:val="000448BF"/>
    <w:rsid w:val="00047C56"/>
    <w:rsid w:val="00050E70"/>
    <w:rsid w:val="00057628"/>
    <w:rsid w:val="00060A60"/>
    <w:rsid w:val="000619E5"/>
    <w:rsid w:val="000669C9"/>
    <w:rsid w:val="00067A2D"/>
    <w:rsid w:val="000709F2"/>
    <w:rsid w:val="0007164C"/>
    <w:rsid w:val="000716C7"/>
    <w:rsid w:val="00072CA1"/>
    <w:rsid w:val="00073B35"/>
    <w:rsid w:val="00075288"/>
    <w:rsid w:val="00077321"/>
    <w:rsid w:val="000775C2"/>
    <w:rsid w:val="00083DA1"/>
    <w:rsid w:val="000859AE"/>
    <w:rsid w:val="000979EB"/>
    <w:rsid w:val="000A2074"/>
    <w:rsid w:val="000A3BB1"/>
    <w:rsid w:val="000B5429"/>
    <w:rsid w:val="000B6EC1"/>
    <w:rsid w:val="000C05AC"/>
    <w:rsid w:val="000C1EC9"/>
    <w:rsid w:val="000C2638"/>
    <w:rsid w:val="000D5111"/>
    <w:rsid w:val="000E2848"/>
    <w:rsid w:val="000E4526"/>
    <w:rsid w:val="000E74F5"/>
    <w:rsid w:val="000E7A9F"/>
    <w:rsid w:val="000F232E"/>
    <w:rsid w:val="000F370D"/>
    <w:rsid w:val="000F796C"/>
    <w:rsid w:val="000F7E7F"/>
    <w:rsid w:val="00107871"/>
    <w:rsid w:val="001109F4"/>
    <w:rsid w:val="00121C1B"/>
    <w:rsid w:val="00127D6D"/>
    <w:rsid w:val="00130729"/>
    <w:rsid w:val="00132FCB"/>
    <w:rsid w:val="00133504"/>
    <w:rsid w:val="00134ABA"/>
    <w:rsid w:val="00137582"/>
    <w:rsid w:val="00144A01"/>
    <w:rsid w:val="0016023B"/>
    <w:rsid w:val="0016445F"/>
    <w:rsid w:val="00164FED"/>
    <w:rsid w:val="001657AB"/>
    <w:rsid w:val="00172464"/>
    <w:rsid w:val="00173560"/>
    <w:rsid w:val="00174FAA"/>
    <w:rsid w:val="001767D4"/>
    <w:rsid w:val="001816DB"/>
    <w:rsid w:val="00183815"/>
    <w:rsid w:val="00184F90"/>
    <w:rsid w:val="00190E72"/>
    <w:rsid w:val="00191AF7"/>
    <w:rsid w:val="001944FF"/>
    <w:rsid w:val="001A5925"/>
    <w:rsid w:val="001A6958"/>
    <w:rsid w:val="001B1D3C"/>
    <w:rsid w:val="001B6545"/>
    <w:rsid w:val="001D3418"/>
    <w:rsid w:val="001D45C9"/>
    <w:rsid w:val="001D5657"/>
    <w:rsid w:val="001D7177"/>
    <w:rsid w:val="001E0086"/>
    <w:rsid w:val="001E48EA"/>
    <w:rsid w:val="001F0170"/>
    <w:rsid w:val="001F4CB1"/>
    <w:rsid w:val="001F7243"/>
    <w:rsid w:val="0020212B"/>
    <w:rsid w:val="0020225B"/>
    <w:rsid w:val="002050DA"/>
    <w:rsid w:val="00206267"/>
    <w:rsid w:val="00206419"/>
    <w:rsid w:val="00210D0E"/>
    <w:rsid w:val="00223C40"/>
    <w:rsid w:val="00230B08"/>
    <w:rsid w:val="0023389C"/>
    <w:rsid w:val="00233BE8"/>
    <w:rsid w:val="0023403A"/>
    <w:rsid w:val="00237059"/>
    <w:rsid w:val="00254F03"/>
    <w:rsid w:val="00255A5C"/>
    <w:rsid w:val="00256E40"/>
    <w:rsid w:val="00263FEF"/>
    <w:rsid w:val="002655C9"/>
    <w:rsid w:val="0026572C"/>
    <w:rsid w:val="00265912"/>
    <w:rsid w:val="002664EF"/>
    <w:rsid w:val="00266652"/>
    <w:rsid w:val="0027137B"/>
    <w:rsid w:val="00272130"/>
    <w:rsid w:val="00274798"/>
    <w:rsid w:val="00274827"/>
    <w:rsid w:val="00276C89"/>
    <w:rsid w:val="00286B13"/>
    <w:rsid w:val="00290EED"/>
    <w:rsid w:val="002915B7"/>
    <w:rsid w:val="002916C3"/>
    <w:rsid w:val="002916F8"/>
    <w:rsid w:val="0029315A"/>
    <w:rsid w:val="002A20E5"/>
    <w:rsid w:val="002A402C"/>
    <w:rsid w:val="002A64CF"/>
    <w:rsid w:val="002A6573"/>
    <w:rsid w:val="002A7B09"/>
    <w:rsid w:val="002B23B5"/>
    <w:rsid w:val="002B6814"/>
    <w:rsid w:val="002C35E7"/>
    <w:rsid w:val="002C46B0"/>
    <w:rsid w:val="002C6A77"/>
    <w:rsid w:val="002C73D7"/>
    <w:rsid w:val="002D3C4B"/>
    <w:rsid w:val="002D5FBC"/>
    <w:rsid w:val="002D6346"/>
    <w:rsid w:val="002D64F0"/>
    <w:rsid w:val="002D7178"/>
    <w:rsid w:val="002E4380"/>
    <w:rsid w:val="002F20B5"/>
    <w:rsid w:val="00301F37"/>
    <w:rsid w:val="003043F2"/>
    <w:rsid w:val="003058EC"/>
    <w:rsid w:val="00307121"/>
    <w:rsid w:val="00307F03"/>
    <w:rsid w:val="003106FC"/>
    <w:rsid w:val="0031443A"/>
    <w:rsid w:val="00314948"/>
    <w:rsid w:val="0031759A"/>
    <w:rsid w:val="003207C8"/>
    <w:rsid w:val="0032370D"/>
    <w:rsid w:val="00326843"/>
    <w:rsid w:val="003321B9"/>
    <w:rsid w:val="00343068"/>
    <w:rsid w:val="00345CA0"/>
    <w:rsid w:val="00351C79"/>
    <w:rsid w:val="00353921"/>
    <w:rsid w:val="00355620"/>
    <w:rsid w:val="00355A50"/>
    <w:rsid w:val="0035649B"/>
    <w:rsid w:val="00361825"/>
    <w:rsid w:val="0036323A"/>
    <w:rsid w:val="003660A1"/>
    <w:rsid w:val="00383036"/>
    <w:rsid w:val="00392442"/>
    <w:rsid w:val="00393C73"/>
    <w:rsid w:val="00396E27"/>
    <w:rsid w:val="003A5783"/>
    <w:rsid w:val="003A5A11"/>
    <w:rsid w:val="003A5D8D"/>
    <w:rsid w:val="003A5F62"/>
    <w:rsid w:val="003A7167"/>
    <w:rsid w:val="003B2D60"/>
    <w:rsid w:val="003B32E2"/>
    <w:rsid w:val="003B74FA"/>
    <w:rsid w:val="003B75D0"/>
    <w:rsid w:val="003C51FF"/>
    <w:rsid w:val="003C7E22"/>
    <w:rsid w:val="003D186E"/>
    <w:rsid w:val="003D2216"/>
    <w:rsid w:val="003D48D8"/>
    <w:rsid w:val="003D5414"/>
    <w:rsid w:val="003D681C"/>
    <w:rsid w:val="003D708C"/>
    <w:rsid w:val="003E4CA4"/>
    <w:rsid w:val="003E4CE3"/>
    <w:rsid w:val="003E6875"/>
    <w:rsid w:val="003F051B"/>
    <w:rsid w:val="003F3DCE"/>
    <w:rsid w:val="003F6AB2"/>
    <w:rsid w:val="004013E8"/>
    <w:rsid w:val="00425915"/>
    <w:rsid w:val="00426456"/>
    <w:rsid w:val="00426A14"/>
    <w:rsid w:val="00433604"/>
    <w:rsid w:val="00433750"/>
    <w:rsid w:val="00433FCA"/>
    <w:rsid w:val="00434F7D"/>
    <w:rsid w:val="0043590D"/>
    <w:rsid w:val="0043691D"/>
    <w:rsid w:val="00436FBC"/>
    <w:rsid w:val="00440F65"/>
    <w:rsid w:val="004417BA"/>
    <w:rsid w:val="00441FB6"/>
    <w:rsid w:val="004421D6"/>
    <w:rsid w:val="0044436A"/>
    <w:rsid w:val="00444405"/>
    <w:rsid w:val="00444C84"/>
    <w:rsid w:val="00444DAF"/>
    <w:rsid w:val="004452D2"/>
    <w:rsid w:val="00446075"/>
    <w:rsid w:val="0044706E"/>
    <w:rsid w:val="00451237"/>
    <w:rsid w:val="004561E0"/>
    <w:rsid w:val="00456DDB"/>
    <w:rsid w:val="004604ED"/>
    <w:rsid w:val="0046068E"/>
    <w:rsid w:val="004623DE"/>
    <w:rsid w:val="00466CE2"/>
    <w:rsid w:val="0047001E"/>
    <w:rsid w:val="00470AAD"/>
    <w:rsid w:val="00470CFD"/>
    <w:rsid w:val="00481C54"/>
    <w:rsid w:val="0048629A"/>
    <w:rsid w:val="00487493"/>
    <w:rsid w:val="00491831"/>
    <w:rsid w:val="00492C39"/>
    <w:rsid w:val="0049315C"/>
    <w:rsid w:val="00496390"/>
    <w:rsid w:val="004A0216"/>
    <w:rsid w:val="004A4029"/>
    <w:rsid w:val="004A4D24"/>
    <w:rsid w:val="004A5716"/>
    <w:rsid w:val="004A63F9"/>
    <w:rsid w:val="004B0D51"/>
    <w:rsid w:val="004B3DFB"/>
    <w:rsid w:val="004B575E"/>
    <w:rsid w:val="004B7239"/>
    <w:rsid w:val="004C442E"/>
    <w:rsid w:val="004D60BC"/>
    <w:rsid w:val="004D644E"/>
    <w:rsid w:val="004E2BA2"/>
    <w:rsid w:val="004E3A4E"/>
    <w:rsid w:val="004E573C"/>
    <w:rsid w:val="004E64BF"/>
    <w:rsid w:val="004F21D1"/>
    <w:rsid w:val="004F5941"/>
    <w:rsid w:val="004F5A96"/>
    <w:rsid w:val="00506DF6"/>
    <w:rsid w:val="005078D8"/>
    <w:rsid w:val="005114DD"/>
    <w:rsid w:val="00514935"/>
    <w:rsid w:val="0051792C"/>
    <w:rsid w:val="005231C8"/>
    <w:rsid w:val="00523B02"/>
    <w:rsid w:val="00524F53"/>
    <w:rsid w:val="00525DA7"/>
    <w:rsid w:val="00525DDE"/>
    <w:rsid w:val="005369DE"/>
    <w:rsid w:val="00540679"/>
    <w:rsid w:val="00546813"/>
    <w:rsid w:val="00553D35"/>
    <w:rsid w:val="00554053"/>
    <w:rsid w:val="005556C1"/>
    <w:rsid w:val="00562978"/>
    <w:rsid w:val="0056456B"/>
    <w:rsid w:val="00572A8F"/>
    <w:rsid w:val="005748EA"/>
    <w:rsid w:val="00576F09"/>
    <w:rsid w:val="005802F3"/>
    <w:rsid w:val="00581DD4"/>
    <w:rsid w:val="00581EF4"/>
    <w:rsid w:val="005834BC"/>
    <w:rsid w:val="00584437"/>
    <w:rsid w:val="0059088A"/>
    <w:rsid w:val="00590E59"/>
    <w:rsid w:val="005925EF"/>
    <w:rsid w:val="005950B8"/>
    <w:rsid w:val="00595F7F"/>
    <w:rsid w:val="00596988"/>
    <w:rsid w:val="005A0ED3"/>
    <w:rsid w:val="005A1FBF"/>
    <w:rsid w:val="005A309E"/>
    <w:rsid w:val="005A5421"/>
    <w:rsid w:val="005A5F18"/>
    <w:rsid w:val="005B18FE"/>
    <w:rsid w:val="005B240F"/>
    <w:rsid w:val="005B4F6A"/>
    <w:rsid w:val="005D1F4C"/>
    <w:rsid w:val="005D1FA1"/>
    <w:rsid w:val="005D55B3"/>
    <w:rsid w:val="005D678A"/>
    <w:rsid w:val="005E0320"/>
    <w:rsid w:val="005E0519"/>
    <w:rsid w:val="005E1A44"/>
    <w:rsid w:val="005E761E"/>
    <w:rsid w:val="005F0209"/>
    <w:rsid w:val="00600828"/>
    <w:rsid w:val="00607326"/>
    <w:rsid w:val="0061219C"/>
    <w:rsid w:val="00614AD0"/>
    <w:rsid w:val="0062724A"/>
    <w:rsid w:val="00633FEF"/>
    <w:rsid w:val="00657CBD"/>
    <w:rsid w:val="00662FB9"/>
    <w:rsid w:val="00665550"/>
    <w:rsid w:val="006700EF"/>
    <w:rsid w:val="00670532"/>
    <w:rsid w:val="00673023"/>
    <w:rsid w:val="00673616"/>
    <w:rsid w:val="00676A9C"/>
    <w:rsid w:val="00681492"/>
    <w:rsid w:val="0068161B"/>
    <w:rsid w:val="00686430"/>
    <w:rsid w:val="00687828"/>
    <w:rsid w:val="006A536B"/>
    <w:rsid w:val="006A713E"/>
    <w:rsid w:val="006A7C34"/>
    <w:rsid w:val="006B0D81"/>
    <w:rsid w:val="006B30BF"/>
    <w:rsid w:val="006B78E9"/>
    <w:rsid w:val="006B794C"/>
    <w:rsid w:val="006C02F5"/>
    <w:rsid w:val="006C1600"/>
    <w:rsid w:val="006C481B"/>
    <w:rsid w:val="006C7504"/>
    <w:rsid w:val="006D1C90"/>
    <w:rsid w:val="006D4144"/>
    <w:rsid w:val="006D55F2"/>
    <w:rsid w:val="006D75B9"/>
    <w:rsid w:val="006E5407"/>
    <w:rsid w:val="006E6BE7"/>
    <w:rsid w:val="006E7282"/>
    <w:rsid w:val="006F6936"/>
    <w:rsid w:val="006F78D3"/>
    <w:rsid w:val="00700A9D"/>
    <w:rsid w:val="00700D28"/>
    <w:rsid w:val="00706622"/>
    <w:rsid w:val="00707304"/>
    <w:rsid w:val="00712079"/>
    <w:rsid w:val="007179E7"/>
    <w:rsid w:val="00717B76"/>
    <w:rsid w:val="00721799"/>
    <w:rsid w:val="007272AD"/>
    <w:rsid w:val="00731BB1"/>
    <w:rsid w:val="007341B9"/>
    <w:rsid w:val="00734932"/>
    <w:rsid w:val="007351E6"/>
    <w:rsid w:val="00736BE1"/>
    <w:rsid w:val="00737A36"/>
    <w:rsid w:val="007400AD"/>
    <w:rsid w:val="0074172F"/>
    <w:rsid w:val="0074346A"/>
    <w:rsid w:val="00743880"/>
    <w:rsid w:val="00746022"/>
    <w:rsid w:val="0075276C"/>
    <w:rsid w:val="007567B6"/>
    <w:rsid w:val="00760639"/>
    <w:rsid w:val="00767933"/>
    <w:rsid w:val="00767BBC"/>
    <w:rsid w:val="00773934"/>
    <w:rsid w:val="007768DA"/>
    <w:rsid w:val="0077773F"/>
    <w:rsid w:val="007824E0"/>
    <w:rsid w:val="00783747"/>
    <w:rsid w:val="007846C0"/>
    <w:rsid w:val="007871EF"/>
    <w:rsid w:val="00787699"/>
    <w:rsid w:val="00790309"/>
    <w:rsid w:val="00792EC0"/>
    <w:rsid w:val="00794BB5"/>
    <w:rsid w:val="00796766"/>
    <w:rsid w:val="007A3924"/>
    <w:rsid w:val="007B03FE"/>
    <w:rsid w:val="007B55BA"/>
    <w:rsid w:val="007B5E4A"/>
    <w:rsid w:val="007C4504"/>
    <w:rsid w:val="007D5DBF"/>
    <w:rsid w:val="007D6674"/>
    <w:rsid w:val="007E33DA"/>
    <w:rsid w:val="007E6CAB"/>
    <w:rsid w:val="007F3F6D"/>
    <w:rsid w:val="007F4347"/>
    <w:rsid w:val="007F4C90"/>
    <w:rsid w:val="007F5E96"/>
    <w:rsid w:val="008008FB"/>
    <w:rsid w:val="00800C3E"/>
    <w:rsid w:val="00816A9A"/>
    <w:rsid w:val="00824D02"/>
    <w:rsid w:val="00825C36"/>
    <w:rsid w:val="00827559"/>
    <w:rsid w:val="00830906"/>
    <w:rsid w:val="0083186F"/>
    <w:rsid w:val="00832595"/>
    <w:rsid w:val="008336A0"/>
    <w:rsid w:val="008434C5"/>
    <w:rsid w:val="0084776F"/>
    <w:rsid w:val="00850CD8"/>
    <w:rsid w:val="00850E23"/>
    <w:rsid w:val="00854BD6"/>
    <w:rsid w:val="00856CE5"/>
    <w:rsid w:val="00860805"/>
    <w:rsid w:val="00860A2B"/>
    <w:rsid w:val="00862D7D"/>
    <w:rsid w:val="00870D8D"/>
    <w:rsid w:val="00870F71"/>
    <w:rsid w:val="0087193E"/>
    <w:rsid w:val="00871DCB"/>
    <w:rsid w:val="00873665"/>
    <w:rsid w:val="00874EDD"/>
    <w:rsid w:val="00890096"/>
    <w:rsid w:val="00895CB2"/>
    <w:rsid w:val="00897274"/>
    <w:rsid w:val="008973D9"/>
    <w:rsid w:val="008A7E99"/>
    <w:rsid w:val="008B3593"/>
    <w:rsid w:val="008B657C"/>
    <w:rsid w:val="008C1F20"/>
    <w:rsid w:val="008C4A25"/>
    <w:rsid w:val="008D7CCF"/>
    <w:rsid w:val="008E0F78"/>
    <w:rsid w:val="008E6EE0"/>
    <w:rsid w:val="008F20FD"/>
    <w:rsid w:val="008F4695"/>
    <w:rsid w:val="008F7069"/>
    <w:rsid w:val="008F75ED"/>
    <w:rsid w:val="009007E7"/>
    <w:rsid w:val="00903D76"/>
    <w:rsid w:val="00910977"/>
    <w:rsid w:val="00912039"/>
    <w:rsid w:val="00915D2F"/>
    <w:rsid w:val="00917CA4"/>
    <w:rsid w:val="00921E84"/>
    <w:rsid w:val="0092618C"/>
    <w:rsid w:val="00927983"/>
    <w:rsid w:val="00931FC1"/>
    <w:rsid w:val="00936205"/>
    <w:rsid w:val="0093759D"/>
    <w:rsid w:val="00940080"/>
    <w:rsid w:val="0094668E"/>
    <w:rsid w:val="00947B38"/>
    <w:rsid w:val="00950751"/>
    <w:rsid w:val="00950E76"/>
    <w:rsid w:val="009543F9"/>
    <w:rsid w:val="0095617E"/>
    <w:rsid w:val="00960A5D"/>
    <w:rsid w:val="009612D7"/>
    <w:rsid w:val="00964D1C"/>
    <w:rsid w:val="0096675A"/>
    <w:rsid w:val="00967C86"/>
    <w:rsid w:val="00972BAC"/>
    <w:rsid w:val="00977499"/>
    <w:rsid w:val="0098599F"/>
    <w:rsid w:val="009876A2"/>
    <w:rsid w:val="00995094"/>
    <w:rsid w:val="00997B4A"/>
    <w:rsid w:val="009B2141"/>
    <w:rsid w:val="009B35ED"/>
    <w:rsid w:val="009C0C98"/>
    <w:rsid w:val="009C1827"/>
    <w:rsid w:val="009C41E8"/>
    <w:rsid w:val="009C6A6B"/>
    <w:rsid w:val="009C6FA7"/>
    <w:rsid w:val="009D199E"/>
    <w:rsid w:val="009D7983"/>
    <w:rsid w:val="009E1B81"/>
    <w:rsid w:val="009E31EB"/>
    <w:rsid w:val="009E4B11"/>
    <w:rsid w:val="009E79CA"/>
    <w:rsid w:val="009E7F1A"/>
    <w:rsid w:val="009F2701"/>
    <w:rsid w:val="009F2990"/>
    <w:rsid w:val="009F69A1"/>
    <w:rsid w:val="009F7B78"/>
    <w:rsid w:val="00A00359"/>
    <w:rsid w:val="00A118D7"/>
    <w:rsid w:val="00A132BC"/>
    <w:rsid w:val="00A21C5A"/>
    <w:rsid w:val="00A2425A"/>
    <w:rsid w:val="00A25257"/>
    <w:rsid w:val="00A27B4B"/>
    <w:rsid w:val="00A35F8D"/>
    <w:rsid w:val="00A4013D"/>
    <w:rsid w:val="00A40F46"/>
    <w:rsid w:val="00A412E4"/>
    <w:rsid w:val="00A53F39"/>
    <w:rsid w:val="00A555CE"/>
    <w:rsid w:val="00A65929"/>
    <w:rsid w:val="00A6790D"/>
    <w:rsid w:val="00A71512"/>
    <w:rsid w:val="00A83014"/>
    <w:rsid w:val="00A83205"/>
    <w:rsid w:val="00A95A5F"/>
    <w:rsid w:val="00AA2CE6"/>
    <w:rsid w:val="00AA4D60"/>
    <w:rsid w:val="00AB163E"/>
    <w:rsid w:val="00AB2036"/>
    <w:rsid w:val="00AB4CC4"/>
    <w:rsid w:val="00AB739A"/>
    <w:rsid w:val="00AC290B"/>
    <w:rsid w:val="00AC2DE8"/>
    <w:rsid w:val="00AC34F7"/>
    <w:rsid w:val="00AC38DB"/>
    <w:rsid w:val="00AD171C"/>
    <w:rsid w:val="00AD2EB1"/>
    <w:rsid w:val="00AD42AC"/>
    <w:rsid w:val="00AD44A5"/>
    <w:rsid w:val="00AD5356"/>
    <w:rsid w:val="00AE6E35"/>
    <w:rsid w:val="00AE7DAF"/>
    <w:rsid w:val="00AF09A1"/>
    <w:rsid w:val="00B03D38"/>
    <w:rsid w:val="00B049A4"/>
    <w:rsid w:val="00B04EB8"/>
    <w:rsid w:val="00B07B45"/>
    <w:rsid w:val="00B11FFF"/>
    <w:rsid w:val="00B152DC"/>
    <w:rsid w:val="00B1716F"/>
    <w:rsid w:val="00B2351B"/>
    <w:rsid w:val="00B35933"/>
    <w:rsid w:val="00B35A14"/>
    <w:rsid w:val="00B3699C"/>
    <w:rsid w:val="00B36FAE"/>
    <w:rsid w:val="00B47D44"/>
    <w:rsid w:val="00B53B4C"/>
    <w:rsid w:val="00B550AB"/>
    <w:rsid w:val="00B633DB"/>
    <w:rsid w:val="00B64201"/>
    <w:rsid w:val="00B720DC"/>
    <w:rsid w:val="00B72BD4"/>
    <w:rsid w:val="00B7573D"/>
    <w:rsid w:val="00B76EBE"/>
    <w:rsid w:val="00B82C2E"/>
    <w:rsid w:val="00B8328B"/>
    <w:rsid w:val="00B86EB7"/>
    <w:rsid w:val="00B954B4"/>
    <w:rsid w:val="00B9557B"/>
    <w:rsid w:val="00BA18D5"/>
    <w:rsid w:val="00BA205B"/>
    <w:rsid w:val="00BA3301"/>
    <w:rsid w:val="00BB0B93"/>
    <w:rsid w:val="00BB1875"/>
    <w:rsid w:val="00BB3279"/>
    <w:rsid w:val="00BB3311"/>
    <w:rsid w:val="00BB4779"/>
    <w:rsid w:val="00BB6C5C"/>
    <w:rsid w:val="00BC225C"/>
    <w:rsid w:val="00BC57CE"/>
    <w:rsid w:val="00BD3641"/>
    <w:rsid w:val="00BD7F39"/>
    <w:rsid w:val="00BF343E"/>
    <w:rsid w:val="00BF3B6A"/>
    <w:rsid w:val="00BF4835"/>
    <w:rsid w:val="00C01BFD"/>
    <w:rsid w:val="00C03956"/>
    <w:rsid w:val="00C05259"/>
    <w:rsid w:val="00C17692"/>
    <w:rsid w:val="00C23377"/>
    <w:rsid w:val="00C2632E"/>
    <w:rsid w:val="00C27437"/>
    <w:rsid w:val="00C32A0C"/>
    <w:rsid w:val="00C378DD"/>
    <w:rsid w:val="00C43627"/>
    <w:rsid w:val="00C51319"/>
    <w:rsid w:val="00C5396A"/>
    <w:rsid w:val="00C61810"/>
    <w:rsid w:val="00C61DEE"/>
    <w:rsid w:val="00C62B39"/>
    <w:rsid w:val="00C72EF5"/>
    <w:rsid w:val="00C7608A"/>
    <w:rsid w:val="00C80AEB"/>
    <w:rsid w:val="00C81792"/>
    <w:rsid w:val="00C8708B"/>
    <w:rsid w:val="00CA286F"/>
    <w:rsid w:val="00CA50B2"/>
    <w:rsid w:val="00CB0CB6"/>
    <w:rsid w:val="00CB0E46"/>
    <w:rsid w:val="00CB12B4"/>
    <w:rsid w:val="00CC2008"/>
    <w:rsid w:val="00CD14AE"/>
    <w:rsid w:val="00CD2688"/>
    <w:rsid w:val="00CD465B"/>
    <w:rsid w:val="00CD637E"/>
    <w:rsid w:val="00CE5209"/>
    <w:rsid w:val="00CF0D1E"/>
    <w:rsid w:val="00CF14C6"/>
    <w:rsid w:val="00CF5A81"/>
    <w:rsid w:val="00D031A1"/>
    <w:rsid w:val="00D03E50"/>
    <w:rsid w:val="00D04E11"/>
    <w:rsid w:val="00D066BC"/>
    <w:rsid w:val="00D06A13"/>
    <w:rsid w:val="00D07C4F"/>
    <w:rsid w:val="00D15353"/>
    <w:rsid w:val="00D17217"/>
    <w:rsid w:val="00D17400"/>
    <w:rsid w:val="00D17499"/>
    <w:rsid w:val="00D30D18"/>
    <w:rsid w:val="00D30E9E"/>
    <w:rsid w:val="00D31B33"/>
    <w:rsid w:val="00D3310C"/>
    <w:rsid w:val="00D43E81"/>
    <w:rsid w:val="00D46FCF"/>
    <w:rsid w:val="00D4781E"/>
    <w:rsid w:val="00D47B3C"/>
    <w:rsid w:val="00D55F19"/>
    <w:rsid w:val="00D742B5"/>
    <w:rsid w:val="00D855CC"/>
    <w:rsid w:val="00D90527"/>
    <w:rsid w:val="00D93444"/>
    <w:rsid w:val="00D97BAB"/>
    <w:rsid w:val="00DA0C92"/>
    <w:rsid w:val="00DA2623"/>
    <w:rsid w:val="00DA70C5"/>
    <w:rsid w:val="00DB21C5"/>
    <w:rsid w:val="00DC470B"/>
    <w:rsid w:val="00DE2DD2"/>
    <w:rsid w:val="00DE6BD9"/>
    <w:rsid w:val="00DF4A90"/>
    <w:rsid w:val="00DF5AE7"/>
    <w:rsid w:val="00DF7826"/>
    <w:rsid w:val="00E00B95"/>
    <w:rsid w:val="00E05C5C"/>
    <w:rsid w:val="00E116AE"/>
    <w:rsid w:val="00E14CAD"/>
    <w:rsid w:val="00E153B0"/>
    <w:rsid w:val="00E15D97"/>
    <w:rsid w:val="00E23041"/>
    <w:rsid w:val="00E24ED0"/>
    <w:rsid w:val="00E31860"/>
    <w:rsid w:val="00E3246E"/>
    <w:rsid w:val="00E4136F"/>
    <w:rsid w:val="00E45005"/>
    <w:rsid w:val="00E45AC3"/>
    <w:rsid w:val="00E45B5D"/>
    <w:rsid w:val="00E5057C"/>
    <w:rsid w:val="00E50D48"/>
    <w:rsid w:val="00E51042"/>
    <w:rsid w:val="00E6316A"/>
    <w:rsid w:val="00E67302"/>
    <w:rsid w:val="00E67CFB"/>
    <w:rsid w:val="00E72277"/>
    <w:rsid w:val="00E7424D"/>
    <w:rsid w:val="00E75476"/>
    <w:rsid w:val="00E7760C"/>
    <w:rsid w:val="00E82D62"/>
    <w:rsid w:val="00E8525E"/>
    <w:rsid w:val="00E855D2"/>
    <w:rsid w:val="00E87ACB"/>
    <w:rsid w:val="00E94F66"/>
    <w:rsid w:val="00EA30BA"/>
    <w:rsid w:val="00EA3F77"/>
    <w:rsid w:val="00EA6D81"/>
    <w:rsid w:val="00EB0F90"/>
    <w:rsid w:val="00EB2CED"/>
    <w:rsid w:val="00ED1634"/>
    <w:rsid w:val="00ED34D1"/>
    <w:rsid w:val="00EE0002"/>
    <w:rsid w:val="00EE505C"/>
    <w:rsid w:val="00EE5D43"/>
    <w:rsid w:val="00EF3130"/>
    <w:rsid w:val="00EF5F22"/>
    <w:rsid w:val="00EF7D29"/>
    <w:rsid w:val="00F0204D"/>
    <w:rsid w:val="00F04B64"/>
    <w:rsid w:val="00F05AF3"/>
    <w:rsid w:val="00F26143"/>
    <w:rsid w:val="00F2716C"/>
    <w:rsid w:val="00F34710"/>
    <w:rsid w:val="00F35FE3"/>
    <w:rsid w:val="00F379F0"/>
    <w:rsid w:val="00F44AF0"/>
    <w:rsid w:val="00F44C7C"/>
    <w:rsid w:val="00F45379"/>
    <w:rsid w:val="00F45FFA"/>
    <w:rsid w:val="00F52162"/>
    <w:rsid w:val="00F52FC7"/>
    <w:rsid w:val="00F53E21"/>
    <w:rsid w:val="00F57D03"/>
    <w:rsid w:val="00F66079"/>
    <w:rsid w:val="00F70C74"/>
    <w:rsid w:val="00F728C6"/>
    <w:rsid w:val="00F731A3"/>
    <w:rsid w:val="00F77D40"/>
    <w:rsid w:val="00F842E7"/>
    <w:rsid w:val="00F925B7"/>
    <w:rsid w:val="00F97A0B"/>
    <w:rsid w:val="00FA04D0"/>
    <w:rsid w:val="00FA0DE3"/>
    <w:rsid w:val="00FB13B9"/>
    <w:rsid w:val="00FC33CE"/>
    <w:rsid w:val="00FD069D"/>
    <w:rsid w:val="00FD0913"/>
    <w:rsid w:val="00FD2A17"/>
    <w:rsid w:val="00FE03D9"/>
    <w:rsid w:val="00FE24AA"/>
    <w:rsid w:val="00FE289F"/>
    <w:rsid w:val="00FE4983"/>
    <w:rsid w:val="00FE5B57"/>
    <w:rsid w:val="00FF198F"/>
    <w:rsid w:val="00FF1E7B"/>
    <w:rsid w:val="00FF41D5"/>
    <w:rsid w:val="00FF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39EE60F"/>
  <w15:docId w15:val="{BEAD60B2-E0A5-4F41-8754-F7C5E2B2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rsid w:val="00FD069D"/>
    <w:pPr>
      <w:spacing w:line="480" w:lineRule="auto"/>
      <w:outlineLvl w:val="0"/>
    </w:pPr>
    <w:rPr>
      <w:b/>
    </w:rPr>
  </w:style>
  <w:style w:type="paragraph" w:styleId="Heading2">
    <w:name w:val="heading 2"/>
    <w:basedOn w:val="Normal"/>
    <w:next w:val="Normal"/>
    <w:qFormat/>
    <w:rsid w:val="00B35933"/>
    <w:pPr>
      <w:spacing w:line="480" w:lineRule="auto"/>
      <w:outlineLvl w:val="1"/>
    </w:pPr>
    <w:rPr>
      <w:b/>
      <w:bCs/>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 w:type="paragraph" w:customStyle="1" w:styleId="Standard">
    <w:name w:val="Standard"/>
    <w:rsid w:val="00FC33CE"/>
    <w:pPr>
      <w:suppressAutoHyphens/>
      <w:autoSpaceDN w:val="0"/>
      <w:spacing w:line="360" w:lineRule="auto"/>
      <w:textAlignment w:val="baseline"/>
    </w:pPr>
    <w:rPr>
      <w:rFonts w:ascii="Calibri" w:eastAsia="Calibri" w:hAnsi="Calibri"/>
      <w:kern w:val="3"/>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492590-AD9F-462A-88D0-6F571C16C3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A9A8C-D2AB-475D-8012-C3371AA20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4048</TotalTime>
  <Pages>55</Pages>
  <Words>59968</Words>
  <Characters>341821</Characters>
  <Application>Microsoft Office Word</Application>
  <DocSecurity>0</DocSecurity>
  <Lines>2848</Lines>
  <Paragraphs>801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451</cp:revision>
  <cp:lastPrinted>1900-12-31T22:00:00Z</cp:lastPrinted>
  <dcterms:created xsi:type="dcterms:W3CDTF">2017-03-23T10:21:00Z</dcterms:created>
  <dcterms:modified xsi:type="dcterms:W3CDTF">2017-05-28T12:31:00Z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