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041F1F" w14:textId="5D60B4AC" w:rsidR="00C62B39" w:rsidRPr="002915B7" w:rsidRDefault="00807EF3" w:rsidP="003F6AB2">
      <w:pPr>
        <w:spacing w:line="480" w:lineRule="auto"/>
      </w:pPr>
      <w:bookmarkStart w:id="0" w:name="_Hlk484691812"/>
      <w:ins w:id="1" w:author="Joona Lehtomäki" w:date="2017-06-11T15:11:00Z">
        <w:r>
          <w:rPr>
            <w:b/>
          </w:rPr>
          <w:t>h</w:t>
        </w:r>
      </w:ins>
      <w:r w:rsidR="00C62B39" w:rsidRPr="002915B7">
        <w:rPr>
          <w:b/>
        </w:rPr>
        <w:t>Comparing spatial prioritization methods for biodiversity conservation and ecosystem service supply in Europe</w:t>
      </w:r>
    </w:p>
    <w:p w14:paraId="1C2AB6B7"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r w:rsidR="00D17217">
        <w:rPr>
          <w:b/>
          <w:vertAlign w:val="superscript"/>
          <w:lang w:val="fi-FI"/>
        </w:rPr>
        <w:t>, 3</w:t>
      </w:r>
    </w:p>
    <w:bookmarkEnd w:id="0"/>
    <w:p w14:paraId="2DB044C7" w14:textId="77777777" w:rsidR="00C62B39" w:rsidRPr="003F6AB2" w:rsidRDefault="00C62B39" w:rsidP="003F6AB2">
      <w:pPr>
        <w:spacing w:line="480" w:lineRule="auto"/>
        <w:rPr>
          <w:lang w:val="fi-FI"/>
        </w:rPr>
      </w:pPr>
    </w:p>
    <w:p w14:paraId="5E4B45E8" w14:textId="77777777" w:rsidR="00C62B39" w:rsidRPr="00ED4AAF" w:rsidRDefault="00C62B39" w:rsidP="003F6AB2">
      <w:pPr>
        <w:spacing w:line="480" w:lineRule="auto"/>
      </w:pPr>
      <w:bookmarkStart w:id="2" w:name="_Hlk484691836"/>
      <w:r w:rsidRPr="00ED4AAF">
        <w:rPr>
          <w:vertAlign w:val="superscript"/>
        </w:rPr>
        <w:t xml:space="preserve">1 </w:t>
      </w:r>
      <w:r w:rsidRPr="00ED4AAF">
        <w:t xml:space="preserve">Environmental Geography Group, </w:t>
      </w:r>
      <w:r w:rsidR="00D17217" w:rsidRPr="00ED4AAF">
        <w:t>Faculty of Earth and Life Sciences</w:t>
      </w:r>
      <w:r w:rsidRPr="00ED4AAF">
        <w:t xml:space="preserve">, De Boelelaan 1105, 1081 HV Amsterdam, Vrije Universiteit Amsterdam, the Netherlands. </w:t>
      </w:r>
    </w:p>
    <w:p w14:paraId="08C5B74B" w14:textId="5C4AF492" w:rsidR="00D17217" w:rsidRPr="00ED4AAF" w:rsidRDefault="00D17217" w:rsidP="003F6AB2">
      <w:pPr>
        <w:spacing w:line="480" w:lineRule="auto"/>
      </w:pPr>
      <w:r w:rsidRPr="00ED4AAF">
        <w:t>2</w:t>
      </w:r>
      <w:r w:rsidR="00F67D57">
        <w:t xml:space="preserve"> </w:t>
      </w:r>
      <w:ins w:id="3" w:author="Joona Lehtomäki" w:date="2017-06-08T13:28:00Z">
        <w:r w:rsidR="00F67D57">
          <w:t>TBA</w:t>
        </w:r>
      </w:ins>
    </w:p>
    <w:p w14:paraId="24155BD7" w14:textId="77B2090E" w:rsidR="00C62B39" w:rsidRPr="00ED4AAF" w:rsidRDefault="00D17217" w:rsidP="00D17217">
      <w:pPr>
        <w:spacing w:line="480" w:lineRule="auto"/>
      </w:pPr>
      <w:r w:rsidRPr="00ED4AAF">
        <w:rPr>
          <w:vertAlign w:val="superscript"/>
        </w:rPr>
        <w:t>3</w:t>
      </w:r>
      <w:r w:rsidR="00C62B39" w:rsidRPr="00ED4AAF">
        <w:t xml:space="preserve"> </w:t>
      </w:r>
      <w:r w:rsidRPr="00ED4AAF">
        <w:t>Swiss Federal Research Institute WSL, Zürcherstrasse 111, CH-8903 Birmensdorf, Switzerland</w:t>
      </w:r>
    </w:p>
    <w:p w14:paraId="6271054B" w14:textId="77777777" w:rsidR="00C62B39" w:rsidRPr="00ED4AAF" w:rsidRDefault="00C62B39" w:rsidP="003F6AB2">
      <w:pPr>
        <w:pStyle w:val="Header"/>
        <w:suppressLineNumbers w:val="0"/>
        <w:spacing w:line="480" w:lineRule="auto"/>
      </w:pPr>
      <w:r w:rsidRPr="00ED4AAF">
        <w:rPr>
          <w:rFonts w:cs="Times New Roman"/>
          <w:sz w:val="22"/>
          <w:szCs w:val="22"/>
        </w:rPr>
        <w:t>* Corresponding author</w:t>
      </w:r>
    </w:p>
    <w:bookmarkEnd w:id="2"/>
    <w:p w14:paraId="24E5054F" w14:textId="77777777" w:rsidR="00C62B39" w:rsidRPr="00ED4AAF" w:rsidRDefault="00C62B39" w:rsidP="003F6AB2">
      <w:pPr>
        <w:spacing w:line="480" w:lineRule="auto"/>
      </w:pPr>
    </w:p>
    <w:p w14:paraId="0109733B" w14:textId="77777777" w:rsidR="00C62B39" w:rsidRPr="002915B7" w:rsidRDefault="00C62B39" w:rsidP="003F6AB2">
      <w:pPr>
        <w:spacing w:line="480" w:lineRule="auto"/>
        <w:ind w:left="2608" w:hanging="2608"/>
      </w:pPr>
      <w:r w:rsidRPr="00ED4AAF">
        <w:rPr>
          <w:b/>
        </w:rPr>
        <w:t>Contact:</w:t>
      </w:r>
      <w:r w:rsidRPr="00ED4AAF">
        <w:tab/>
      </w:r>
      <w:r w:rsidRPr="00ED4AAF">
        <w:tab/>
        <w:t xml:space="preserve">j.lehtomaki@vu.nl, </w:t>
      </w:r>
      <w:r w:rsidRPr="00ED4AAF">
        <w:tab/>
        <w:t xml:space="preserve">tel. </w:t>
      </w:r>
      <w:r w:rsidRPr="002915B7">
        <w:t>+31-20-59-87294</w:t>
      </w:r>
      <w:r w:rsidRPr="002915B7">
        <w:br/>
      </w:r>
      <w:r w:rsidRPr="002915B7">
        <w:tab/>
        <w:t>ORCID: 0000-0002-7891-0843</w:t>
      </w:r>
    </w:p>
    <w:p w14:paraId="62965581"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3C5B231C"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0F5EC809" w14:textId="77777777" w:rsidR="00C62B39" w:rsidRPr="002915B7" w:rsidRDefault="00C62B39" w:rsidP="003F6AB2">
      <w:pPr>
        <w:spacing w:line="480" w:lineRule="auto"/>
      </w:pPr>
    </w:p>
    <w:p w14:paraId="422CB319"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47DF97E7"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67D3603E" w14:textId="79675F4F"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262A90">
        <w:t>0.1</w:t>
      </w:r>
      <w:r w:rsidR="0085640C">
        <w:t>0</w:t>
      </w:r>
      <w:r w:rsidR="00816A9A" w:rsidRPr="002915B7">
        <w:t>.0</w:t>
      </w:r>
      <w:r w:rsidRPr="002915B7">
        <w:tab/>
      </w:r>
      <w:r w:rsidR="0085640C">
        <w:t>(2017-06-02</w:t>
      </w:r>
      <w:r w:rsidR="00B36FAE">
        <w:t>)</w:t>
      </w:r>
    </w:p>
    <w:p w14:paraId="332016DF" w14:textId="32413BD8" w:rsidR="00C62B39" w:rsidRDefault="00C62B39" w:rsidP="003F6AB2">
      <w:pPr>
        <w:spacing w:line="480" w:lineRule="auto"/>
        <w:ind w:left="2610" w:hanging="2610"/>
      </w:pPr>
      <w:r w:rsidRPr="002915B7">
        <w:rPr>
          <w:b/>
        </w:rPr>
        <w:t>Manuscript statistics:</w:t>
      </w:r>
      <w:r w:rsidR="007D0F3E">
        <w:tab/>
      </w:r>
      <w:r w:rsidR="007D0F3E">
        <w:tab/>
        <w:t>229</w:t>
      </w:r>
      <w:r w:rsidR="00DA70C5">
        <w:tab/>
      </w:r>
      <w:r w:rsidR="009D5FDD">
        <w:t>words (abstract)</w:t>
      </w:r>
      <w:r w:rsidR="009D5FDD">
        <w:br/>
      </w:r>
      <w:r w:rsidR="009D5FDD">
        <w:tab/>
        <w:t>7471</w:t>
      </w:r>
      <w:r w:rsidRPr="002915B7">
        <w:t xml:space="preserve"> </w:t>
      </w:r>
      <w:r w:rsidR="00DA70C5">
        <w:tab/>
      </w:r>
      <w:r w:rsidRPr="002915B7">
        <w:t>words (main bo</w:t>
      </w:r>
      <w:r w:rsidR="00013AA5">
        <w:t>dy)</w:t>
      </w:r>
      <w:r w:rsidR="00013AA5">
        <w:br/>
      </w:r>
      <w:r w:rsidR="00013AA5">
        <w:tab/>
        <w:t>84</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711A3583" w14:textId="77777777" w:rsidR="00C62B39" w:rsidRPr="002915B7" w:rsidRDefault="00DA70C5" w:rsidP="00600828">
      <w:pPr>
        <w:spacing w:line="480" w:lineRule="auto"/>
        <w:ind w:left="2610" w:hanging="2610"/>
      </w:pPr>
      <w:r>
        <w:rPr>
          <w:b/>
        </w:rPr>
        <w:lastRenderedPageBreak/>
        <w:tab/>
      </w:r>
      <w:r>
        <w:rPr>
          <w:b/>
        </w:rPr>
        <w:tab/>
      </w:r>
      <w:r w:rsidRPr="00DA70C5">
        <w:t xml:space="preserve">1 </w:t>
      </w:r>
      <w:r>
        <w:tab/>
        <w:t>e</w:t>
      </w:r>
      <w:r w:rsidRPr="00DA70C5">
        <w:t>lectronic Supplement</w:t>
      </w:r>
    </w:p>
    <w:p w14:paraId="1583CDE4" w14:textId="77777777" w:rsidR="00C62B39" w:rsidRPr="002915B7" w:rsidRDefault="00C62B39" w:rsidP="003F6AB2">
      <w:pPr>
        <w:pageBreakBefore/>
        <w:spacing w:line="480" w:lineRule="auto"/>
        <w:rPr>
          <w:b/>
        </w:rPr>
      </w:pPr>
      <w:commentRangeStart w:id="4"/>
      <w:r w:rsidRPr="002915B7">
        <w:rPr>
          <w:b/>
        </w:rPr>
        <w:t xml:space="preserve">Abstract: </w:t>
      </w:r>
      <w:commentRangeEnd w:id="4"/>
      <w:r w:rsidRPr="002915B7">
        <w:rPr>
          <w:b/>
        </w:rPr>
        <w:commentReference w:id="4"/>
      </w:r>
    </w:p>
    <w:p w14:paraId="7C7E5B7F" w14:textId="77777777" w:rsidR="00C62B39" w:rsidRPr="002915B7" w:rsidRDefault="00C62B39" w:rsidP="003F6AB2">
      <w:pPr>
        <w:spacing w:line="480" w:lineRule="auto"/>
        <w:rPr>
          <w:b/>
        </w:rPr>
      </w:pPr>
    </w:p>
    <w:p w14:paraId="168915C5" w14:textId="21196752" w:rsidR="00C62B39" w:rsidRPr="002915B7" w:rsidRDefault="00191AF7" w:rsidP="003F6AB2">
      <w:pPr>
        <w:spacing w:line="480" w:lineRule="auto"/>
      </w:pPr>
      <w:del w:id="5" w:author="Joona Lehtomäki" w:date="2017-06-11T15:16:00Z">
        <w:r w:rsidRPr="002915B7" w:rsidDel="00807EF3">
          <w:delText>Spatial i</w:delText>
        </w:r>
      </w:del>
      <w:ins w:id="6" w:author="Joona Lehtomäki" w:date="2017-06-11T15:16:00Z">
        <w:r w:rsidR="00807EF3">
          <w:t>I</w:t>
        </w:r>
      </w:ins>
      <w:r w:rsidRPr="002915B7">
        <w:t xml:space="preserve">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 xml:space="preserve">Multiple methodological frameworks, such as multi-criteria decision making and spatial conservation prioritization, exist, but the degree to which they are applicable to </w:t>
      </w:r>
      <w:r w:rsidR="00D17217">
        <w:t xml:space="preserve">both </w:t>
      </w:r>
      <w:r w:rsidR="004421D6" w:rsidRPr="002915B7">
        <w:t>biodiversity conservation and ES still needs to be established.</w:t>
      </w:r>
      <w:r w:rsidR="00B2351B" w:rsidRPr="002915B7">
        <w:t xml:space="preserve"> </w:t>
      </w:r>
      <w:r w:rsidR="00C62B39" w:rsidRPr="002915B7">
        <w:t>We compare three methods</w:t>
      </w:r>
      <w:r w:rsidR="004421D6" w:rsidRPr="002915B7">
        <w:t xml:space="preserve"> widely used </w:t>
      </w:r>
      <w:del w:id="7" w:author="Joona Lehtomäki" w:date="2017-06-11T15:19:00Z">
        <w:r w:rsidR="004421D6" w:rsidRPr="002915B7" w:rsidDel="00807EF3">
          <w:delText xml:space="preserve">in </w:delText>
        </w:r>
      </w:del>
      <w:ins w:id="8" w:author="Joona Lehtomäki" w:date="2017-06-11T15:19:00Z">
        <w:r w:rsidR="00807EF3">
          <w:t>for</w:t>
        </w:r>
        <w:r w:rsidR="00807EF3" w:rsidRPr="002915B7">
          <w:t xml:space="preserve"> </w:t>
        </w:r>
      </w:ins>
      <w:r w:rsidR="004421D6" w:rsidRPr="002915B7">
        <w:t>spatial conservation prioritization</w:t>
      </w:r>
      <w:r w:rsidR="00C62B39" w:rsidRPr="002915B7">
        <w:t xml:space="preserve"> (</w:t>
      </w:r>
      <w:del w:id="9" w:author="Joona Lehtomäki" w:date="2017-06-11T15:20:00Z">
        <w:r w:rsidR="00C62B39" w:rsidRPr="002915B7" w:rsidDel="0022115E">
          <w:delText>rarity-weighted richness</w:delText>
        </w:r>
      </w:del>
      <w:ins w:id="10" w:author="Joona Lehtomäki" w:date="2017-06-11T15:20:00Z">
        <w:r w:rsidR="0022115E">
          <w:t>simple scoring</w:t>
        </w:r>
      </w:ins>
      <w:r w:rsidR="00C62B39" w:rsidRPr="002915B7">
        <w:t xml:space="preserve">, </w:t>
      </w:r>
      <w:del w:id="11" w:author="Joona Lehtomäki" w:date="2017-06-11T15:20:00Z">
        <w:r w:rsidR="00C62B39" w:rsidRPr="002915B7" w:rsidDel="0022115E">
          <w:delText xml:space="preserve">Zonation </w:delText>
        </w:r>
      </w:del>
      <w:ins w:id="12" w:author="Joona Lehtomäki" w:date="2017-06-11T15:20:00Z">
        <w:r w:rsidR="0022115E">
          <w:t>heuristic</w:t>
        </w:r>
        <w:r w:rsidR="0022115E" w:rsidRPr="002915B7">
          <w:t xml:space="preserve"> </w:t>
        </w:r>
      </w:ins>
      <w:r w:rsidR="00C62B39" w:rsidRPr="002915B7">
        <w:t xml:space="preserve">and </w:t>
      </w:r>
      <w:del w:id="13" w:author="Joona Lehtomäki" w:date="2017-06-11T15:20:00Z">
        <w:r w:rsidR="00C62B39" w:rsidRPr="002915B7" w:rsidDel="0022115E">
          <w:delText>integer linear programming</w:delText>
        </w:r>
      </w:del>
      <w:ins w:id="14" w:author="Joona Lehtomäki" w:date="2017-06-11T15:20:00Z">
        <w:r w:rsidR="0022115E">
          <w:t>exact optimization</w:t>
        </w:r>
      </w:ins>
      <w:r w:rsidR="00C62B39" w:rsidRPr="002915B7">
        <w:t>)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r w:rsidR="00D17217">
        <w:t>ed locations</w:t>
      </w:r>
      <w:r w:rsidR="003321B9" w:rsidRPr="002915B7">
        <w:t xml:space="preserve"> varies </w:t>
      </w:r>
      <w:del w:id="15" w:author="Joona Lehtomäki" w:date="2017-06-11T15:21:00Z">
        <w:r w:rsidR="003321B9" w:rsidRPr="002915B7" w:rsidDel="000843C4">
          <w:delText>a great deal</w:delText>
        </w:r>
      </w:del>
      <w:ins w:id="16" w:author="Joona Lehtomäki" w:date="2017-06-11T15:21:00Z">
        <w:r w:rsidR="000843C4">
          <w:t>substantially</w:t>
        </w:r>
      </w:ins>
      <w:r w:rsidR="005B18FE">
        <w:t xml:space="preserve">. </w:t>
      </w:r>
      <w:r w:rsidR="00D46FCF">
        <w:t>Priority rank patterns for biodiversity and ESs are almost complements</w:t>
      </w:r>
      <w:r w:rsidR="00746022">
        <w:t xml:space="preserve"> to each other. </w:t>
      </w:r>
      <w:del w:id="17" w:author="Joona Lehtomäki" w:date="2017-06-11T15:21:00Z">
        <w:r w:rsidR="00746022" w:rsidDel="007341F9">
          <w:delText>While the performance of the three methods is very similar, the top-fraction of solutions overlap spatially only moderately.</w:delText>
        </w:r>
        <w:r w:rsidR="00D46FCF" w:rsidDel="007341F9">
          <w:delText xml:space="preserve"> </w:delText>
        </w:r>
      </w:del>
      <w:r w:rsidR="00D17217">
        <w:t xml:space="preserve">These differences are attributed to underlying assumptions and conceptualizations in the methods. </w:t>
      </w:r>
      <w:r w:rsidR="00C62B39" w:rsidRPr="002915B7">
        <w:t xml:space="preserve">When selecting a method for spatial prioritization of both biodiversity and ESs, it is important to consider the objectives of prioritization and what the data used is actually </w:t>
      </w:r>
      <w:commentRangeStart w:id="18"/>
      <w:r w:rsidR="00C62B39" w:rsidRPr="002915B7">
        <w:t>representing</w:t>
      </w:r>
      <w:commentRangeEnd w:id="18"/>
      <w:r w:rsidR="009C7B2B">
        <w:rPr>
          <w:rStyle w:val="CommentReference"/>
        </w:rPr>
        <w:commentReference w:id="18"/>
      </w:r>
      <w:r w:rsidR="00C62B39" w:rsidRPr="002915B7">
        <w:t xml:space="preserve">. </w:t>
      </w:r>
    </w:p>
    <w:p w14:paraId="2414D925" w14:textId="77777777" w:rsidR="00C62B39" w:rsidRPr="002915B7" w:rsidRDefault="00C62B39" w:rsidP="003F6AB2">
      <w:pPr>
        <w:spacing w:line="480" w:lineRule="auto"/>
      </w:pPr>
    </w:p>
    <w:p w14:paraId="4EDB2B38" w14:textId="77777777" w:rsidR="00C62B39" w:rsidRPr="002915B7" w:rsidRDefault="00C62B39" w:rsidP="003F6AB2">
      <w:pPr>
        <w:spacing w:line="480" w:lineRule="auto"/>
      </w:pPr>
    </w:p>
    <w:p w14:paraId="4915E7D3" w14:textId="77777777" w:rsidR="00C62B39" w:rsidRPr="002915B7" w:rsidRDefault="00C62B39" w:rsidP="003F6AB2">
      <w:pPr>
        <w:spacing w:line="480" w:lineRule="auto"/>
      </w:pPr>
    </w:p>
    <w:p w14:paraId="686B5361" w14:textId="77777777" w:rsidR="00CB0CB6" w:rsidRPr="002915B7" w:rsidRDefault="00CB0CB6" w:rsidP="003F6AB2">
      <w:pPr>
        <w:suppressAutoHyphens w:val="0"/>
        <w:spacing w:line="480" w:lineRule="auto"/>
        <w:textAlignment w:val="auto"/>
        <w:rPr>
          <w:b/>
        </w:rPr>
      </w:pPr>
      <w:r w:rsidRPr="002915B7">
        <w:br w:type="page"/>
      </w:r>
    </w:p>
    <w:p w14:paraId="786AA63F" w14:textId="77777777" w:rsidR="00C62B39" w:rsidRPr="002915B7" w:rsidRDefault="0043691D" w:rsidP="00FD069D">
      <w:pPr>
        <w:pStyle w:val="Heading1"/>
      </w:pPr>
      <w:r>
        <w:t xml:space="preserve">1. </w:t>
      </w:r>
      <w:r w:rsidR="00731BB1" w:rsidRPr="002915B7">
        <w:t>Introduction</w:t>
      </w:r>
      <w:r w:rsidR="00C62B39" w:rsidRPr="002915B7">
        <w:commentReference w:id="19"/>
      </w:r>
    </w:p>
    <w:p w14:paraId="2E78C250" w14:textId="77777777" w:rsidR="00C62B39" w:rsidRPr="002915B7" w:rsidRDefault="00C62B39" w:rsidP="003F6AB2">
      <w:pPr>
        <w:spacing w:line="480" w:lineRule="auto"/>
      </w:pPr>
    </w:p>
    <w:p w14:paraId="69C3419D" w14:textId="1770C807"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w:t>
      </w:r>
      <w:del w:id="20" w:author="Joona Lehtomäki" w:date="2017-06-11T15:27:00Z">
        <w:r w:rsidR="008F75ED" w:rsidDel="00B71140">
          <w:delText xml:space="preserve">learned </w:delText>
        </w:r>
      </w:del>
      <w:ins w:id="21" w:author="Joona Lehtomäki" w:date="2017-06-11T15:27:00Z">
        <w:r w:rsidR="00B71140">
          <w:t xml:space="preserve">acquired </w:t>
        </w:r>
      </w:ins>
      <w:r w:rsidR="008F75ED">
        <w:t>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w:t>
      </w:r>
      <w:del w:id="22" w:author="Joona Lehtomäki" w:date="2017-06-11T15:27:00Z">
        <w:r w:rsidR="00EE0002" w:rsidRPr="002915B7" w:rsidDel="00AA0EC0">
          <w:delText>species occurrence</w:delText>
        </w:r>
      </w:del>
      <w:ins w:id="23" w:author="Joona Lehtomäki" w:date="2017-06-11T15:27:00Z">
        <w:r w:rsidR="00AA0EC0">
          <w:t>biodiversity</w:t>
        </w:r>
      </w:ins>
      <w:r w:rsidR="00EE0002" w:rsidRPr="002915B7">
        <w:t xml:space="preserv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w:t>
      </w:r>
      <w:del w:id="24" w:author="Joona Lehtomäki" w:date="2017-06-11T15:27:00Z">
        <w:r w:rsidR="00BC225C" w:rsidRPr="002915B7" w:rsidDel="00FB1E3D">
          <w:delText>is most likely</w:delText>
        </w:r>
      </w:del>
      <w:ins w:id="25" w:author="Joona Lehtomäki" w:date="2017-06-11T15:27:00Z">
        <w:r w:rsidR="00FB1E3D">
          <w:t>may well be</w:t>
        </w:r>
      </w:ins>
      <w:r w:rsidR="00BC225C" w:rsidRPr="002915B7">
        <w:t xml:space="preserve">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02B919FA" w14:textId="77777777" w:rsidR="00355620" w:rsidRPr="002915B7" w:rsidRDefault="00355620" w:rsidP="003F6AB2">
      <w:pPr>
        <w:spacing w:line="480" w:lineRule="auto"/>
      </w:pPr>
    </w:p>
    <w:p w14:paraId="12263B8E" w14:textId="7FFCF3D8"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 xml:space="preserve">these methods </w:t>
      </w:r>
      <w:r w:rsidR="0031759A" w:rsidRPr="00DE3EDF">
        <w:t>ar</w:t>
      </w:r>
      <w:r w:rsidR="000669C9" w:rsidRPr="00DE3EDF">
        <w:t>e</w:t>
      </w:r>
      <w:r w:rsidR="0031759A" w:rsidRPr="00DE3EDF">
        <w:t xml:space="preserve"> </w:t>
      </w:r>
      <w:r w:rsidR="000669C9" w:rsidRPr="00DE3EDF">
        <w:t>i</w:t>
      </w:r>
      <w:r w:rsidR="0031759A" w:rsidRPr="00DE3EDF">
        <w:t>nclu</w:t>
      </w:r>
      <w:r w:rsidR="000669C9" w:rsidRPr="00DE3EDF">
        <w:t>ding</w:t>
      </w:r>
      <w:r w:rsidR="0031759A" w:rsidRPr="00DE3EDF">
        <w:t xml:space="preserve"> the built-in, and often implicit, </w:t>
      </w:r>
      <w:r w:rsidR="00F45FFA" w:rsidRPr="00DE3EDF">
        <w:t>assumptions</w:t>
      </w:r>
      <w:r w:rsidR="000669C9" w:rsidRPr="00DE3EDF">
        <w:t xml:space="preserve"> underlying the methods</w:t>
      </w:r>
      <w:r w:rsidR="00F45FFA" w:rsidRPr="00DE3EDF">
        <w:t xml:space="preserve">. </w:t>
      </w:r>
      <w:r w:rsidR="00977499" w:rsidRPr="00DE3EDF">
        <w:t>Providing decision</w:t>
      </w:r>
      <w:r w:rsidR="00B03D38" w:rsidRPr="00DE3EDF">
        <w:t>-</w:t>
      </w:r>
      <w:r w:rsidR="00977499" w:rsidRPr="00DE3EDF">
        <w:t xml:space="preserve">support using models and computational tools is complicated </w:t>
      </w:r>
      <w:r w:rsidR="009E4B11" w:rsidRPr="00DE3EDF">
        <w:t xml:space="preserve">and </w:t>
      </w:r>
      <w:r w:rsidR="00D066BC" w:rsidRPr="00DE3EDF">
        <w:t xml:space="preserve">fraught with potential problems related to technical </w:t>
      </w:r>
      <w:r w:rsidR="00D066BC" w:rsidRPr="00DE3EDF">
        <w:fldChar w:fldCharType="begin" w:fldLock="1"/>
      </w:r>
      <w:r w:rsidR="003106FC" w:rsidRPr="00DE3EDF">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w:instrText>
      </w:r>
      <w:r w:rsidR="003106FC" w:rsidRPr="001410B8">
        <w:rPr>
          <w:lang w:val="nl-NL"/>
          <w:rPrChange w:id="26" w:author="Joona Lehtomäki" w:date="2017-06-29T14:17:00Z">
            <w:rPr/>
          </w:rPrChange>
        </w:rPr>
        <w:instrText>",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DE3EDF">
        <w:fldChar w:fldCharType="separate"/>
      </w:r>
      <w:r w:rsidR="00D066BC" w:rsidRPr="001410B8">
        <w:rPr>
          <w:noProof/>
          <w:lang w:val="nl-NL"/>
          <w:rPrChange w:id="27" w:author="Joona Lehtomäki" w:date="2017-06-29T14:17:00Z">
            <w:rPr>
              <w:noProof/>
            </w:rPr>
          </w:rPrChange>
        </w:rPr>
        <w:t>(Langford et al. 2011; Verburg et al. 2015)</w:t>
      </w:r>
      <w:r w:rsidR="00D066BC" w:rsidRPr="00DE3EDF">
        <w:fldChar w:fldCharType="end"/>
      </w:r>
      <w:r w:rsidR="00D066BC" w:rsidRPr="001410B8">
        <w:rPr>
          <w:lang w:val="nl-NL"/>
          <w:rPrChange w:id="28" w:author="Joona Lehtomäki" w:date="2017-06-29T14:17:00Z">
            <w:rPr/>
          </w:rPrChange>
        </w:rPr>
        <w:t xml:space="preserve">, social </w:t>
      </w:r>
      <w:r w:rsidR="00D066BC" w:rsidRPr="00DE3EDF">
        <w:fldChar w:fldCharType="begin" w:fldLock="1"/>
      </w:r>
      <w:r w:rsidR="00D066BC" w:rsidRPr="001410B8">
        <w:rPr>
          <w:lang w:val="nl-NL"/>
          <w:rPrChange w:id="29" w:author="Joona Lehtomäki" w:date="2017-06-29T14:17:00Z">
            <w:rPr/>
          </w:rPrChange>
        </w:rPr>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DE3EDF">
        <w:fldChar w:fldCharType="separate"/>
      </w:r>
      <w:r w:rsidR="00D066BC" w:rsidRPr="001410B8">
        <w:rPr>
          <w:noProof/>
          <w:lang w:val="nl-NL"/>
          <w:rPrChange w:id="30" w:author="Joona Lehtomäki" w:date="2017-06-29T14:17:00Z">
            <w:rPr>
              <w:noProof/>
            </w:rPr>
          </w:rPrChange>
        </w:rPr>
        <w:t>(Voinov and Bousquet 2010; Hämäläinen 2015)</w:t>
      </w:r>
      <w:r w:rsidR="00D066BC" w:rsidRPr="00DE3EDF">
        <w:fldChar w:fldCharType="end"/>
      </w:r>
      <w:r w:rsidR="00D066BC" w:rsidRPr="001410B8">
        <w:rPr>
          <w:lang w:val="nl-NL"/>
          <w:rPrChange w:id="31" w:author="Joona Lehtomäki" w:date="2017-06-29T14:17:00Z">
            <w:rPr/>
          </w:rPrChange>
        </w:rPr>
        <w:t xml:space="preserve"> and policy </w:t>
      </w:r>
      <w:r w:rsidR="003106FC" w:rsidRPr="00DE3EDF">
        <w:fldChar w:fldCharType="begin" w:fldLock="1"/>
      </w:r>
      <w:r w:rsidR="00862D7D" w:rsidRPr="001410B8">
        <w:rPr>
          <w:lang w:val="nl-NL"/>
          <w:rPrChange w:id="32" w:author="Joona Lehtomäki" w:date="2017-06-29T14:17:00Z">
            <w:rPr/>
          </w:rPrChange>
        </w:rPr>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w:instrText>
      </w:r>
      <w:r w:rsidR="00862D7D" w:rsidRPr="001806E4">
        <w:rPr>
          <w:rPrChange w:id="33" w:author="Joona Lehtomäki" w:date="2017-07-10T09:20:00Z">
            <w:rPr/>
          </w:rPrChange>
        </w:rPr>
        <w:instrText xml:space="preserve"> from environmental policy assessments by policy actors.", "author" : [ { "dropping-particle" : "", "family" : "Voorn", "given" : "G A K", "non-dropping-particle" : "van", "parse-names" : false, "suffix" : "" }, { "dropping-particle" : "", "family" : "Verburg", "given" : "R W</w:instrText>
      </w:r>
      <w:r w:rsidR="00862D7D" w:rsidRPr="00DE3EDF">
        <w:instrText>",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DE3EDF">
        <w:fldChar w:fldCharType="separate"/>
      </w:r>
      <w:r w:rsidR="003106FC" w:rsidRPr="00DE3EDF">
        <w:rPr>
          <w:noProof/>
        </w:rPr>
        <w:t>(van Voorn et al. 2016)</w:t>
      </w:r>
      <w:r w:rsidR="003106FC" w:rsidRPr="00DE3EDF">
        <w:fldChar w:fldCharType="end"/>
      </w:r>
      <w:r w:rsidR="003106FC" w:rsidRPr="00DE3EDF">
        <w:t xml:space="preserve"> </w:t>
      </w:r>
      <w:r w:rsidR="00D066BC" w:rsidRPr="00DE3EDF">
        <w:t xml:space="preserve">aspects of </w:t>
      </w:r>
      <w:r w:rsidR="009E4B11" w:rsidRPr="00DE3EDF">
        <w:t>decision-making</w:t>
      </w:r>
      <w:r w:rsidR="00D066BC" w:rsidRPr="00DE3EDF">
        <w:t xml:space="preserve">. </w:t>
      </w:r>
      <w:r w:rsidR="00433FCA" w:rsidRPr="00DE3EDF">
        <w:t>Only through being open and explicit about the underlying assumption</w:t>
      </w:r>
      <w:ins w:id="34" w:author="Joona Lehtomäki" w:date="2017-06-11T15:27:00Z">
        <w:r w:rsidR="003748E7" w:rsidRPr="00DE3EDF">
          <w:t>s</w:t>
        </w:r>
      </w:ins>
      <w:r w:rsidR="00433FCA" w:rsidRPr="00DE3EDF">
        <w:t>, can we start to alleviate such problems.</w:t>
      </w:r>
    </w:p>
    <w:p w14:paraId="5FC75EC0" w14:textId="77777777" w:rsidR="005F0209" w:rsidRDefault="005F0209" w:rsidP="003F6AB2">
      <w:pPr>
        <w:spacing w:line="480" w:lineRule="auto"/>
      </w:pPr>
    </w:p>
    <w:p w14:paraId="7E8AC403" w14:textId="249F971C"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 xml:space="preserve">Regardless of how ESs and biodiversity are conceptualized in the </w:t>
      </w:r>
      <w:del w:id="35" w:author="Joona Lehtomäki" w:date="2017-06-11T15:28:00Z">
        <w:r w:rsidR="00524F53" w:rsidDel="002613FC">
          <w:delText>model</w:delText>
        </w:r>
      </w:del>
      <w:ins w:id="36" w:author="Joona Lehtomäki" w:date="2017-06-11T15:28:00Z">
        <w:r w:rsidR="002613FC">
          <w:t>framework</w:t>
        </w:r>
      </w:ins>
      <w:r w:rsidR="006C7504" w:rsidRPr="002915B7">
        <w:t>, the (spatial) planning problems generally</w:t>
      </w:r>
      <w:r w:rsidR="00440F65" w:rsidRPr="002915B7">
        <w:t xml:space="preserve"> involve multiple objectives</w:t>
      </w:r>
      <w:r w:rsidR="005B4F6A">
        <w:t xml:space="preserve">: species should be protected where they are and ES supply should be maximized where </w:t>
      </w:r>
      <w:del w:id="37" w:author="Joona Lehtomäki" w:date="2017-06-11T15:28:00Z">
        <w:r w:rsidR="005B4F6A" w:rsidDel="00CB1BAD">
          <w:delText>there is</w:delText>
        </w:r>
      </w:del>
      <w:ins w:id="38" w:author="Joona Lehtomäki" w:date="2017-06-11T15:28:00Z">
        <w:r w:rsidR="00CB1BAD">
          <w:t xml:space="preserve">they can </w:t>
        </w:r>
      </w:ins>
      <w:ins w:id="39" w:author="Joona Lehtomäki" w:date="2017-06-11T15:29:00Z">
        <w:r w:rsidR="00320AB9">
          <w:t>fulfill</w:t>
        </w:r>
      </w:ins>
      <w:r w:rsidR="005B4F6A">
        <w:t xml:space="preserve"> demand.</w:t>
      </w:r>
      <w:r w:rsidR="006C7504" w:rsidRPr="002915B7">
        <w:t xml:space="preserve"> </w:t>
      </w:r>
      <w:r w:rsidR="000E74F5">
        <w:t>MCDA</w:t>
      </w:r>
      <w:r w:rsidR="00440F65" w:rsidRPr="002915B7">
        <w:t xml:space="preserve"> is a branch of decision analysis dedicated </w:t>
      </w:r>
      <w:del w:id="40" w:author="Joona Lehtomäki" w:date="2017-06-11T15:28:00Z">
        <w:r w:rsidR="00440F65" w:rsidRPr="002915B7" w:rsidDel="007F7E62">
          <w:delText xml:space="preserve">for </w:delText>
        </w:r>
      </w:del>
      <w:ins w:id="41" w:author="Joona Lehtomäki" w:date="2017-06-11T15:28:00Z">
        <w:r w:rsidR="007F7E62">
          <w:t>to</w:t>
        </w:r>
        <w:r w:rsidR="007F7E62" w:rsidRPr="002915B7">
          <w:t xml:space="preserve"> </w:t>
        </w:r>
      </w:ins>
      <w:r w:rsidR="00440F65" w:rsidRPr="002915B7">
        <w:t xml:space="preserve">establishing </w:t>
      </w:r>
      <w:ins w:id="42" w:author="Joona Lehtomäki" w:date="2017-06-11T15:29:00Z">
        <w:r w:rsidR="007F7E62">
          <w:t xml:space="preserve">the </w:t>
        </w:r>
      </w:ins>
      <w:r w:rsidR="00440F65" w:rsidRPr="002915B7">
        <w:t xml:space="preserve">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ins w:id="43" w:author="Joona Lehtomäki" w:date="2017-06-11T15:30:00Z">
        <w:r w:rsidR="00410D3F">
          <w:t xml:space="preserve"> covering</w:t>
        </w:r>
      </w:ins>
      <w:del w:id="44" w:author="Joona Lehtomäki" w:date="2017-06-11T15:30:00Z">
        <w:r w:rsidR="00910977" w:rsidDel="00410D3F">
          <w:delText xml:space="preserve">. It </w:delText>
        </w:r>
        <w:r w:rsidR="00440F65" w:rsidRPr="002915B7" w:rsidDel="00410D3F">
          <w:delText>covers</w:delText>
        </w:r>
      </w:del>
      <w:r w:rsidR="00440F65" w:rsidRPr="002915B7">
        <w:t xml:space="preserve"> a broad range of methods, some of which are</w:t>
      </w:r>
      <w:del w:id="45" w:author="Joona Lehtomäki" w:date="2017-06-11T15:31:00Z">
        <w:r w:rsidR="00440F65" w:rsidRPr="002915B7" w:rsidDel="00ED5E69">
          <w:delText xml:space="preserve"> also </w:delText>
        </w:r>
      </w:del>
      <w:ins w:id="46" w:author="Joona Lehtomäki" w:date="2017-06-11T15:31:00Z">
        <w:r w:rsidR="00A62DE8">
          <w:t xml:space="preserve"> </w:t>
        </w:r>
      </w:ins>
      <w:r w:rsidR="00440F65" w:rsidRPr="002915B7">
        <w:t xml:space="preserve">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w:instrText>
      </w:r>
      <w:r w:rsidR="00440F65" w:rsidRPr="00566141">
        <w:rPr>
          <w:lang w:val="nl-NL"/>
        </w:rPr>
        <w:instrText>ly" : "Haase",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2C8EA63F" w14:textId="77777777" w:rsidR="00BB6C5C" w:rsidRPr="002915B7" w:rsidRDefault="00BB6C5C" w:rsidP="003F6AB2">
      <w:pPr>
        <w:spacing w:line="480" w:lineRule="auto"/>
      </w:pPr>
    </w:p>
    <w:p w14:paraId="778C7BCD" w14:textId="19ACCD2D" w:rsidR="00743880" w:rsidRDefault="00743880" w:rsidP="0027199E">
      <w:pPr>
        <w:spacing w:line="480" w:lineRule="auto"/>
      </w:pPr>
      <w:r w:rsidRPr="002915B7">
        <w:t>S</w:t>
      </w:r>
      <w:r w:rsidR="00292A45">
        <w:t>patial conservation prioritization</w:t>
      </w:r>
      <w:r w:rsidRPr="002915B7">
        <w:t xml:space="preserve">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00BA6C5F">
        <w:instrText>ADDIN CSL_CITATION { "citationItems" : [ { "id" : "ITEM-1",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"ITEM-1", "issue" : "2", "issued" : { "date-parts" : [ [ "2012", "12", "22" ] ] }, "page" : "443-464", "title" : "Core concepts of spatial prioritisation in systematic conservation planning", "type" : "article-journal", "volume" : "88" }, "uris" : [ "http://www.mendeley.com/documents/?uuid=9ae8dc3b-2f87-42af-b142-feec54819b7a" ] }, { "id" : "ITEM-2",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"id" : "ITEM-3",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"ITEM-3",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"(Wilson et al. 2007; Moilanen et al. 2009; Kukkala and Moilanen 2012)", "plainTextFormattedCitation" : "(Wilson et al. 2007; Moilanen et al. 2009; Kukkala and Moilanen 2012)", "previouslyFormattedCitation" : "(Wilson et al. 2007; Moilanen et al. 2009; Kukkala and Moilanen 2012)" }, "properties" : { "noteIndex" : 0 }, "schema" : "https://github.com/citation-style-language/schema/raw/master/csl-citation.json" }</w:instrText>
      </w:r>
      <w:r w:rsidRPr="002915B7">
        <w:fldChar w:fldCharType="separate"/>
      </w:r>
      <w:r w:rsidR="00B76ED6" w:rsidRPr="00B76ED6">
        <w:rPr>
          <w:noProof/>
        </w:rPr>
        <w:t>(Wilson et al. 2007; Moilanen et al.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r w:rsidR="00CE470D">
        <w:t>SCP problem</w:t>
      </w:r>
      <w:r w:rsidR="00F11BE8">
        <w:t>s are</w:t>
      </w:r>
      <w:r w:rsidR="00CE470D">
        <w:t xml:space="preserve"> commonly </w:t>
      </w:r>
      <w:r w:rsidR="00F11BE8">
        <w:t xml:space="preserve">solved by analyzing the relevant features (e.g. species or ecosystem services) as spatially uniform grids where each </w:t>
      </w:r>
      <w:r w:rsidR="00D13BC3">
        <w:t>cell</w:t>
      </w:r>
      <w:r w:rsidR="00F11BE8">
        <w:t xml:space="preserve"> (</w:t>
      </w:r>
      <w:r w:rsidR="00D13BC3">
        <w:t>or planning unit more broadly</w:t>
      </w:r>
      <w:r w:rsidR="00F11BE8">
        <w:t xml:space="preserve">) can be either selected or not conditional to relevant decision-making constraints (e.g. costs). The problem to solve then becomes which </w:t>
      </w:r>
      <w:del w:id="47" w:author="Joona Lehtomäki" w:date="2017-06-11T15:34:00Z">
        <w:r w:rsidR="00D13BC3" w:rsidDel="00E43699">
          <w:delText>cells</w:delText>
        </w:r>
        <w:r w:rsidR="00F11BE8" w:rsidDel="00E43699">
          <w:delText xml:space="preserve"> to select</w:delText>
        </w:r>
      </w:del>
      <w:ins w:id="48" w:author="Joona Lehtomäki" w:date="2017-06-11T15:34:00Z">
        <w:r w:rsidR="00E43699">
          <w:t>areas to prioritize</w:t>
        </w:r>
      </w:ins>
      <w:r w:rsidR="00F11BE8">
        <w:t xml:space="preserve"> given the occurrence of features and relevant constraints. Technically, this problem has two important facets: 1) how conservation value is aggregated over multiple features</w:t>
      </w:r>
      <w:ins w:id="49" w:author="Joona Lehtomäki" w:date="2017-06-15T09:56:00Z">
        <w:r w:rsidR="00EF0137">
          <w:t xml:space="preserve"> (aggregation </w:t>
        </w:r>
        <w:r w:rsidR="00CC289B">
          <w:t>step</w:t>
        </w:r>
        <w:r w:rsidR="00EF0137">
          <w:t>)</w:t>
        </w:r>
      </w:ins>
      <w:r w:rsidR="00F11BE8">
        <w:t>, and 2) how is the suitable subset of planning units selected out of all possible combinations</w:t>
      </w:r>
      <w:ins w:id="50" w:author="Joona Lehtomäki" w:date="2017-06-15T09:56:00Z">
        <w:r w:rsidR="00CC289B">
          <w:t xml:space="preserve"> (selection step)</w:t>
        </w:r>
      </w:ins>
      <w:r w:rsidR="00F11BE8">
        <w:t xml:space="preserve">. Both of these facets are defined </w:t>
      </w:r>
      <w:del w:id="51" w:author="Joona Lehtomäki" w:date="2017-06-11T15:35:00Z">
        <w:r w:rsidR="00F11BE8" w:rsidDel="00574A09">
          <w:delText xml:space="preserve">but </w:delText>
        </w:r>
      </w:del>
      <w:ins w:id="52" w:author="Joona Lehtomäki" w:date="2017-06-11T15:35:00Z">
        <w:r w:rsidR="00574A09">
          <w:t xml:space="preserve">by </w:t>
        </w:r>
      </w:ins>
      <w:r w:rsidR="00F11BE8">
        <w:t>the method used.</w:t>
      </w:r>
      <w:ins w:id="53" w:author="Joona Lehtomäki" w:date="2017-06-15T10:06:00Z">
        <w:r w:rsidR="00B6146F">
          <w:t xml:space="preserve"> </w:t>
        </w:r>
        <w:r w:rsidR="00B6146F" w:rsidRPr="002915B7">
          <w: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00B6146F" w:rsidRPr="002915B7">
          <w:fldChar w:fldCharType="begin" w:fldLock="1"/>
        </w:r>
        <w:r w:rsidR="00B6146F"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instrText>
        </w:r>
        <w:r w:rsidR="00B6146F" w:rsidRPr="006000D0">
          <w:instrText>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00B6146F" w:rsidRPr="002915B7">
          <w:fldChar w:fldCharType="separate"/>
        </w:r>
        <w:r w:rsidR="00B6146F" w:rsidRPr="006000D0">
          <w:rPr>
            <w:noProof/>
          </w:rPr>
          <w:t>(Wilson et al. 2009; Cimon-Morin et al. 2016)</w:t>
        </w:r>
        <w:r w:rsidR="00B6146F" w:rsidRPr="002915B7">
          <w:fldChar w:fldCharType="end"/>
        </w:r>
        <w:r w:rsidR="00B6146F" w:rsidRPr="006000D0">
          <w:t xml:space="preserve">. </w:t>
        </w:r>
      </w:ins>
      <w:del w:id="54" w:author="Joona Lehtomäki" w:date="2017-06-15T10:06:00Z">
        <w:r w:rsidR="00F11BE8" w:rsidDel="00B6146F">
          <w:delText xml:space="preserve"> </w:delText>
        </w:r>
      </w:del>
      <w:r w:rsidRPr="002915B7">
        <w:t xml:space="preserve">While SCP </w:t>
      </w:r>
      <w:r w:rsidR="005B240F">
        <w:t>was born out of need for</w:t>
      </w:r>
      <w:r w:rsidRPr="002915B7">
        <w:t xml:space="preserve"> designing effective protected area networks</w:t>
      </w:r>
      <w:r w:rsidR="00AA4D60">
        <w:t xml:space="preserve"> for biodiversity</w:t>
      </w:r>
      <w:r w:rsidRPr="002915B7">
        <w:t xml:space="preserve">,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r w:rsidR="00AA4D60">
        <w:t xml:space="preserve"> Especially, there are now a wide range of applications in the realm of ecosystem services</w:t>
      </w:r>
      <w:r w:rsidR="00625707">
        <w:t xml:space="preserve"> aiming at </w:t>
      </w:r>
      <w:r w:rsidR="00625707" w:rsidRPr="002915B7">
        <w:t xml:space="preserve">prioritizing areas suitable for the </w:t>
      </w:r>
      <w:r w:rsidR="00625707">
        <w:t xml:space="preserve">supply </w:t>
      </w:r>
      <w:r w:rsidR="00625707" w:rsidRPr="002915B7">
        <w:t xml:space="preserve">of ecosystem services </w:t>
      </w:r>
      <w:r w:rsidR="00625707" w:rsidRPr="002915B7">
        <w:fldChar w:fldCharType="begin" w:fldLock="1"/>
      </w:r>
      <w:r w:rsidR="00625707"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25707" w:rsidRPr="002915B7">
        <w:fldChar w:fldCharType="separate"/>
      </w:r>
      <w:r w:rsidR="00625707" w:rsidRPr="002915B7">
        <w:rPr>
          <w:noProof/>
        </w:rPr>
        <w:t>(Chan et al. 2006; Schröter et al. 2014b)</w:t>
      </w:r>
      <w:r w:rsidR="00625707" w:rsidRPr="002915B7">
        <w:fldChar w:fldCharType="end"/>
      </w:r>
      <w:r w:rsidR="00625707" w:rsidRPr="002915B7">
        <w:fldChar w:fldCharType="begin"/>
      </w:r>
      <w:r w:rsidR="00625707" w:rsidRPr="002915B7">
        <w:fldChar w:fldCharType="separate"/>
      </w:r>
      <w:r w:rsidR="00625707" w:rsidRPr="002915B7">
        <w:rPr>
          <w:noProof/>
        </w:rPr>
        <w:t>(Chan et al., 2006; Schröter et al., 2014b)</w:t>
      </w:r>
      <w:r w:rsidR="00625707" w:rsidRPr="002915B7">
        <w:fldChar w:fldCharType="end"/>
      </w:r>
      <w:r w:rsidR="00625707" w:rsidRPr="002915B7">
        <w:t xml:space="preserve">, </w:t>
      </w:r>
      <w:r w:rsidR="00625707">
        <w:t>supply</w:t>
      </w:r>
      <w:r w:rsidR="00625707" w:rsidRPr="002915B7">
        <w:t xml:space="preserve"> of ecosystem services and urban development </w:t>
      </w:r>
      <w:r w:rsidR="00625707" w:rsidRPr="002915B7">
        <w:fldChar w:fldCharType="begin" w:fldLock="1"/>
      </w:r>
      <w:r w:rsidR="00625707"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25707" w:rsidRPr="002915B7">
        <w:fldChar w:fldCharType="separate"/>
      </w:r>
      <w:r w:rsidR="00625707" w:rsidRPr="002915B7">
        <w:rPr>
          <w:noProof/>
        </w:rPr>
        <w:t>(Casalegno et al. 2014)</w:t>
      </w:r>
      <w:r w:rsidR="00625707" w:rsidRPr="002915B7">
        <w:fldChar w:fldCharType="end"/>
      </w:r>
      <w:r w:rsidR="00625707" w:rsidRPr="002915B7">
        <w:fldChar w:fldCharType="begin"/>
      </w:r>
      <w:r w:rsidR="00625707" w:rsidRPr="002915B7">
        <w:fldChar w:fldCharType="separate"/>
      </w:r>
      <w:r w:rsidR="00625707" w:rsidRPr="002915B7">
        <w:rPr>
          <w:noProof/>
        </w:rPr>
        <w:t>(Casalegno et al., 2014)</w:t>
      </w:r>
      <w:r w:rsidR="00625707" w:rsidRPr="002915B7">
        <w:fldChar w:fldCharType="end"/>
      </w:r>
      <w:r w:rsidR="00625707" w:rsidRPr="002915B7">
        <w:t xml:space="preserve"> and both </w:t>
      </w:r>
      <w:r w:rsidR="00625707">
        <w:t>supply</w:t>
      </w:r>
      <w:r w:rsidR="00625707" w:rsidRPr="002915B7">
        <w:t xml:space="preserve"> of ecosystem services and biodiversity conservation </w:t>
      </w:r>
      <w:r w:rsidR="00625707" w:rsidRPr="002915B7">
        <w:fldChar w:fldCharType="begin" w:fldLock="1"/>
      </w:r>
      <w:r w:rsidR="009F6694">
        <w:instrText>ADDIN CSL_CITATION { "citationItems" : [ { "id" : "ITEM-1", "itemData" : { "DOI" : "10.1890/10-1865.1", "author" : [ { "dropping-particle" : "", "family" : "Moilanen", "given" : "Atte", "non-dropping-particle" : "", "parse-names" : false, "suffix" : "" }, { "dropping-particle" : "", "family" : "Anderson", "given" : "Barbara J B.J.",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"D.B. David B", "non-dropping-particle" : "", "parse-names" : false, "suffix" : "" }, { "dropping-particle" : "", "family" : "Gillings", "given" : "Simon", "non-dropping-particle" : "", "parse-names" : false, "suffix" : "" }, { "dropping-particle" : "", "family" : "Armsworth", "given" : "P.R. Paul R", "non-dropping-particle" : "", "parse-names" : false, "suffix" : "" }, { "dropping-particle" : "", "family" : "Gaston", "given" : "Kevin J K.J.", "non-dropping-particle" : "", "parse-names" : false, "suffix" : "" }, { "dropping-particle" : "", "family" : "Thomas", "given" : "Chris D C.D.",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"http://www.mendeley.com/documents/?uuid=4e91da20-0d1d-41ae-8219-f2171ca2ecd0"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25707" w:rsidRPr="002915B7">
        <w:fldChar w:fldCharType="separate"/>
      </w:r>
      <w:r w:rsidR="00625707" w:rsidRPr="002915B7">
        <w:rPr>
          <w:noProof/>
        </w:rPr>
        <w:t>(Moilanen et al. 2011; Reyers et al. 2012; Nin et al. 2016)</w:t>
      </w:r>
      <w:r w:rsidR="00625707" w:rsidRPr="002915B7">
        <w:fldChar w:fldCharType="end"/>
      </w:r>
      <w:r w:rsidR="00625707" w:rsidRPr="002915B7">
        <w:fldChar w:fldCharType="begin"/>
      </w:r>
      <w:r w:rsidR="00625707" w:rsidRPr="002915B7">
        <w:fldChar w:fldCharType="separate"/>
      </w:r>
      <w:r w:rsidR="00625707" w:rsidRPr="002915B7">
        <w:rPr>
          <w:noProof/>
        </w:rPr>
        <w:t>(Moilanen et al., 2011; Nin et al., 2016; Reyers et al., 2012)</w:t>
      </w:r>
      <w:r w:rsidR="00625707" w:rsidRPr="002915B7">
        <w:fldChar w:fldCharType="end"/>
      </w:r>
      <w:r w:rsidR="00625707" w:rsidRPr="002915B7">
        <w:t xml:space="preserve">. </w:t>
      </w:r>
    </w:p>
    <w:p w14:paraId="63765B29" w14:textId="77777777" w:rsidR="00743880" w:rsidRDefault="00743880" w:rsidP="003F6AB2">
      <w:pPr>
        <w:spacing w:line="480" w:lineRule="auto"/>
      </w:pPr>
    </w:p>
    <w:p w14:paraId="16C60E59" w14:textId="0974E968" w:rsidR="00566141" w:rsidRDefault="00FF198F" w:rsidP="003F6AB2">
      <w:pPr>
        <w:spacing w:line="480" w:lineRule="auto"/>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rsidR="009F6694">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 xml:space="preserve">he simplest way of calculating the aggregate value, and ultimately the priority, of a given location is simply to give that location </w:t>
      </w:r>
      <w:ins w:id="55" w:author="Joona Lehtomäki" w:date="2017-06-11T15:35:00Z">
        <w:r w:rsidR="00C7521F">
          <w:t xml:space="preserve">a </w:t>
        </w:r>
      </w:ins>
      <w:r w:rsidR="00133504" w:rsidRPr="002915B7">
        <w:t>score base</w:t>
      </w:r>
      <w:r w:rsidR="00967C86">
        <w:t>d on features that occur there.</w:t>
      </w:r>
      <w:r w:rsidR="008D7CCF">
        <w:t xml:space="preserve"> </w:t>
      </w:r>
      <w:r w:rsidR="008D7CCF" w:rsidRPr="002915B7">
        <w:t>This scoring can be done</w:t>
      </w:r>
      <w:del w:id="56" w:author="Joona Lehtomäki" w:date="2017-06-11T15:35:00Z">
        <w:r w:rsidR="008D7CCF" w:rsidRPr="002915B7" w:rsidDel="002A1C1C">
          <w:delText xml:space="preserve"> in </w:delText>
        </w:r>
      </w:del>
      <w:ins w:id="57" w:author="Joona Lehtomäki" w:date="2017-06-11T15:35:00Z">
        <w:r w:rsidR="00D52D44">
          <w:t xml:space="preserve"> </w:t>
        </w:r>
      </w:ins>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combine two aspects of biodiversity occurrence: rarity and richness.</w:t>
      </w:r>
      <w:r>
        <w:t xml:space="preserve"> With this combination</w:t>
      </w:r>
      <w:r w:rsidRPr="002915B7">
        <w:t xml:space="preserve">, we </w:t>
      </w:r>
      <w:r>
        <w:t>express 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w:t>
      </w:r>
      <w:r w:rsidR="00237059">
        <w:t xml:space="preserve">Simple scoring as </w:t>
      </w:r>
      <w:ins w:id="58" w:author="Joona Lehtomäki" w:date="2017-06-11T15:36:00Z">
        <w:r w:rsidR="00D13AAD">
          <w:t xml:space="preserve">a </w:t>
        </w:r>
      </w:ins>
      <w:r w:rsidR="00237059">
        <w:t>value-aggregation method</w:t>
      </w:r>
      <w:r w:rsidR="00727301">
        <w:t xml:space="preserve"> </w:t>
      </w:r>
      <w:r w:rsidR="00237059">
        <w:t xml:space="preserve">is common in MCDA and sometimes also in SCP. </w:t>
      </w:r>
      <w:r w:rsidR="003E6875" w:rsidRPr="002915B7">
        <w:t>However, just counting the occurrence of features does not account</w:t>
      </w:r>
      <w:ins w:id="59" w:author="Joona Lehtomäki" w:date="2017-06-11T15:36:00Z">
        <w:r w:rsidR="001B16FA">
          <w:t xml:space="preserve"> for</w:t>
        </w:r>
      </w:ins>
      <w:r w:rsidR="003E6875" w:rsidRPr="002915B7">
        <w:t xml:space="preserve"> how relatively common or rare any give feature is. </w:t>
      </w:r>
      <w:r w:rsidR="007B55BA" w:rsidRPr="002915B7">
        <w:t xml:space="preserve">A </w:t>
      </w:r>
      <w:r w:rsidR="00C62B39" w:rsidRPr="002915B7">
        <w:t>richness score</w:t>
      </w:r>
      <w:r w:rsidR="007B55BA" w:rsidRPr="002915B7">
        <w:t xml:space="preserve"> adjusted </w:t>
      </w:r>
      <w:r w:rsidR="00D226FD">
        <w:t>with</w:t>
      </w:r>
      <w:r w:rsidR="007B55BA" w:rsidRPr="002915B7">
        <w:t xml:space="preserve"> </w:t>
      </w:r>
      <w:r w:rsidR="00C62B39" w:rsidRPr="002915B7">
        <w:t>the rarity of each feature</w:t>
      </w:r>
      <w:r w:rsidR="007B55BA" w:rsidRPr="002915B7">
        <w:t xml:space="preserve"> is called</w:t>
      </w:r>
      <w:r w:rsidR="00C62B39" w:rsidRPr="002915B7">
        <w:t xml:space="preserve"> rarity-weighted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This method has the advantage of being very simple and intuitive</w:t>
      </w:r>
      <w:r w:rsidR="00D226FD">
        <w:t xml:space="preserve">: </w:t>
      </w:r>
      <w:r w:rsidR="003D299A">
        <w:t xml:space="preserve">the value aggregation is </w:t>
      </w:r>
      <w:ins w:id="60" w:author="Joona Lehtomäki" w:date="2017-06-11T15:37:00Z">
        <w:r w:rsidR="0003233F">
          <w:t xml:space="preserve">a </w:t>
        </w:r>
      </w:ins>
      <w:r w:rsidR="003D299A">
        <w:t>simple sum of rarity-weighted occurrences of features in a given ce</w:t>
      </w:r>
      <w:r w:rsidR="00CC2272">
        <w:t>ll</w:t>
      </w:r>
      <w:r w:rsidR="00C62B39" w:rsidRPr="002915B7">
        <w:t>.</w:t>
      </w:r>
      <w:r w:rsidR="00D13BC3">
        <w:t xml:space="preserve"> The highest priority cells</w:t>
      </w:r>
      <w:r w:rsidR="00121637">
        <w:t xml:space="preserve"> </w:t>
      </w:r>
      <w:r w:rsidR="003325E2">
        <w:t>are the ones with the highest RWR score and there is no need for</w:t>
      </w:r>
      <w:ins w:id="61" w:author="Joona Lehtomäki" w:date="2017-06-11T15:37:00Z">
        <w:r w:rsidR="001947C8">
          <w:t xml:space="preserve"> an</w:t>
        </w:r>
      </w:ins>
      <w:r w:rsidR="003325E2">
        <w:t xml:space="preserve"> additional selection </w:t>
      </w:r>
      <w:del w:id="62" w:author="Joona Lehtomäki" w:date="2017-06-15T09:57:00Z">
        <w:r w:rsidR="003325E2" w:rsidDel="00D47BF0">
          <w:delText>phase</w:delText>
        </w:r>
      </w:del>
      <w:ins w:id="63" w:author="Joona Lehtomäki" w:date="2017-06-15T09:57:00Z">
        <w:r w:rsidR="00D47BF0">
          <w:t>step</w:t>
        </w:r>
      </w:ins>
      <w:r w:rsidR="003325E2">
        <w:t>.</w:t>
      </w:r>
      <w:r w:rsidR="00611CD8">
        <w:t xml:space="preserve"> </w:t>
      </w:r>
      <w:r w:rsidR="00121637">
        <w:t>F</w:t>
      </w:r>
      <w:r w:rsidR="00C62B39" w:rsidRPr="002915B7">
        <w:t xml:space="preserve">or simple prioritization problems RWR </w:t>
      </w:r>
      <w:r w:rsidR="00121637">
        <w:t xml:space="preserve">also </w:t>
      </w:r>
      <w:r w:rsidR="00C62B39" w:rsidRPr="002915B7">
        <w:t xml:space="preserve">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r w:rsidR="00566141">
        <w:rPr>
          <w:rStyle w:val="CommentReference"/>
        </w:rPr>
        <w:commentReference w:id="64"/>
      </w:r>
    </w:p>
    <w:p w14:paraId="5A293AB8" w14:textId="77777777" w:rsidR="00566141" w:rsidRDefault="00566141" w:rsidP="003F6AB2">
      <w:pPr>
        <w:spacing w:line="480" w:lineRule="auto"/>
      </w:pPr>
    </w:p>
    <w:p w14:paraId="3506D620" w14:textId="5EAE9BB3" w:rsidR="00200B04" w:rsidRDefault="00F97A0B" w:rsidP="003F6AB2">
      <w:pPr>
        <w:spacing w:line="480" w:lineRule="auto"/>
      </w:pPr>
      <w:commentRangeStart w:id="65"/>
      <w:r>
        <w:t>Prioritization</w:t>
      </w:r>
      <w:r w:rsidR="00C62B39" w:rsidRPr="002915B7">
        <w:t xml:space="preserve"> </w:t>
      </w:r>
      <w:commentRangeEnd w:id="65"/>
      <w:r w:rsidR="009C7B2B">
        <w:rPr>
          <w:rStyle w:val="CommentReference"/>
        </w:rPr>
        <w:commentReference w:id="65"/>
      </w:r>
      <w:r w:rsidR="00C62B39" w:rsidRPr="002915B7">
        <w:t xml:space="preserve">problems </w:t>
      </w:r>
      <w:r w:rsidR="003D708C">
        <w:t>may</w:t>
      </w:r>
      <w:r w:rsidR="00C62B39" w:rsidRPr="002915B7">
        <w:t xml:space="preserve"> also </w:t>
      </w:r>
      <w:r w:rsidR="003D5414">
        <w:t xml:space="preserve">be </w:t>
      </w:r>
      <w:r w:rsidR="00C62B39" w:rsidRPr="002915B7">
        <w:t xml:space="preserve">solvable </w:t>
      </w:r>
      <w:del w:id="66" w:author="Joona Lehtomäki" w:date="2017-06-15T09:59:00Z">
        <w:r w:rsidR="00C62B39" w:rsidRPr="002915B7" w:rsidDel="003E09C2">
          <w:delText xml:space="preserve">exactly </w:delText>
        </w:r>
      </w:del>
      <w:ins w:id="67" w:author="Joona Lehtomäki" w:date="2017-06-15T09:59:00Z">
        <w:r w:rsidR="003E09C2">
          <w:t>in a mathematically exact manner by</w:t>
        </w:r>
        <w:r w:rsidR="003E09C2" w:rsidRPr="002915B7">
          <w:t xml:space="preserve"> </w:t>
        </w:r>
      </w:ins>
      <w:r w:rsidR="00C62B39" w:rsidRPr="002915B7">
        <w:t xml:space="preserve">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w:t>
      </w:r>
      <w:r w:rsidR="00CD2B88">
        <w:t xml:space="preserve">In ILP, </w:t>
      </w:r>
      <w:r w:rsidR="00270C09">
        <w:t xml:space="preserve">an optimal subset of cells can be selected by </w:t>
      </w:r>
      <w:r w:rsidR="00CD2B88">
        <w:t>m</w:t>
      </w:r>
      <w:r w:rsidR="00270C09">
        <w:t>inimizing or maximizing</w:t>
      </w:r>
      <w:r w:rsidR="00CD2B88">
        <w:t xml:space="preserve"> an objective function </w:t>
      </w:r>
      <w:r w:rsidR="00C37617">
        <w:t>(i.e. the mathematical</w:t>
      </w:r>
      <w:r w:rsidR="00CD2B88">
        <w:t xml:space="preserve"> </w:t>
      </w:r>
      <w:r w:rsidR="00C37617">
        <w:t xml:space="preserve">relationship between actions and outcomes) potentially subject to constraints (such as cost) and conditional on binary decision variables (the selection of actions). </w:t>
      </w:r>
      <w:r w:rsidR="00CB513F">
        <w:t xml:space="preserve">Minimizing the objective function is </w:t>
      </w:r>
      <w:r w:rsidR="009F6694">
        <w:t xml:space="preserve">done in so called minimum-set problems, where the aim is to minimize the resources needed to achieve all targets, however they are defined </w:t>
      </w:r>
      <w:r w:rsidR="009F6694">
        <w:fldChar w:fldCharType="begin" w:fldLock="1"/>
      </w:r>
      <w:r w:rsidR="00721530">
        <w:instrText>ADDIN CSL_CITATION { "citationItems" : [ { "id" : "ITEM-1", "itemData" : { "DOI" : "10.1016/0006-3207(94)90302-6", "ISBN" : "0006-3207", "ISSN" : "00063207", "abstract" : "This paper criticises some reserve selection algorithms that have recently been published in Biological Conservation and have rapidly become enshrined in the principle of complementarity. These algorithms are shown, by means of a counter-example, to be suboptimal. Integer programming techniques, available for 30 years, provide optimal solutions to the reserve selection problem. The paper appeals for closer co-operation between biologists and mathematicians in the development of algorithms. ?? 1994.", "author" : [ { "dropping-particle" : "", "family" : "Underhill", "given" : "L G", "non-dropping-particle" : "", "parse-names" : false, "suffix" : "" } ], "container-title" : "Biological Conservation", "id" : "ITEM-1", "issue" : "1", "issued" : { "date-parts" : [ [ "1994" ] ] }, "page" : "85-87", "title" : "Optimal and suboptimal reserve selection algorithms", "type" : "article-journal", "volume" : "70" }, "uris" : [ "http://www.mendeley.com/documents/?uuid=ca4bb392-cab3-4ba4-831a-fdc03e7fae2d" ] } ], "mendeley" : { "formattedCitation" : "(Underhill 1994)", "plainTextFormattedCitation" : "(Underhill 1994)", "previouslyFormattedCitation" : "(Underhill 1994)" }, "properties" : { "noteIndex" : 0 }, "schema" : "https://github.com/citation-style-language/schema/raw/master/csl-citation.json" }</w:instrText>
      </w:r>
      <w:r w:rsidR="009F6694">
        <w:fldChar w:fldCharType="separate"/>
      </w:r>
      <w:r w:rsidR="009F6694" w:rsidRPr="009F6694">
        <w:rPr>
          <w:noProof/>
        </w:rPr>
        <w:t>(Underhill 1994)</w:t>
      </w:r>
      <w:r w:rsidR="009F6694">
        <w:fldChar w:fldCharType="end"/>
      </w:r>
      <w:r w:rsidR="009F6694">
        <w:t xml:space="preserve">. </w:t>
      </w:r>
      <w:r w:rsidR="00721530">
        <w:t>Maximizing the objective function is related to so called maximum-coverage problems, where the value gained from</w:t>
      </w:r>
      <w:ins w:id="68" w:author="Joona Lehtomäki" w:date="2017-06-15T10:00:00Z">
        <w:r w:rsidR="00CD0DD8">
          <w:t xml:space="preserve"> a</w:t>
        </w:r>
      </w:ins>
      <w:r w:rsidR="00721530">
        <w:t xml:space="preserve"> particular action (i.e. setting aside a cell) is maximized for </w:t>
      </w:r>
      <w:del w:id="69" w:author="Joona Lehtomäki" w:date="2017-06-15T10:00:00Z">
        <w:r w:rsidR="00721530" w:rsidDel="007C3A77">
          <w:delText xml:space="preserve">a </w:delText>
        </w:r>
      </w:del>
      <w:r w:rsidR="00721530">
        <w:t xml:space="preserve">given resources </w:t>
      </w:r>
      <w:r w:rsidR="00721530">
        <w:fldChar w:fldCharType="begin" w:fldLock="1"/>
      </w:r>
      <w:r w:rsidR="00951B48">
        <w:instrText>ADDIN CSL_CITATION { "citationItems" : [ { "id" : "ITEM-1", "itemData" : { "DOI" : "10.1016/0006-3207(95)00132-8", "ISBN" : "5037371406", "ISSN" : "00063207", "abstract" : "A recent note by Underhill (Biol. Conserv. 70, 85-7, 1994) points out the need for the use of optimization models and a closer working relationship with mathematicians for the solution of biological management problems such as the reserve site selection problem. In this note we give the mathematical formulation of what he terms 'the more realistic' version of the reserve selection problem, namely, the problem of maximizing the number of species preserved given a fixed budget for reserve sites. We also discuss some straight-forward data reduction schemes which may reduce the solution time for these problems when they are solved using general off-the-shelf optimization code as mentioned by Underhill.", "author" : [ { "dropping-particle" : "", "family" : "Camm", "given" : "Jeffrey D.", "non-dropping-particle" : "", "parse-names" : false, "suffix" : "" }, { "dropping-particle" : "", "family" : "Polasky", "given" : "Stephen", "non-dropping-particle" : "", "parse-names" : false, "suffix" : "" }, { "dropping-particle" : "", "family" : "Solow", "given" : "Andrew", "non-dropping-particle" : "", "parse-names" : false, "suffix" : "" }, { "dropping-particle" : "", "family" : "Csuti", "given" : "Blair", "non-dropping-particle" : "", "parse-names" : false, "suffix" : "" } ], "container-title" : "Biological Conservation", "id" : "ITEM-1", "issue" : "3", "issued" : { "date-parts" : [ [ "1996" ] ] }, "page" : "353-355", "title" : "A note on optimal algorithms for reserve site selection", "type" : "article-journal", "volume" : "78" }, "uris" : [ "http://www.mendeley.com/documents/?uuid=86b4b261-ed94-44be-8cb4-189530cf9b5a" ] } ], "mendeley" : { "formattedCitation" : "(Camm et al. 1996)", "plainTextFormattedCitation" : "(Camm et al. 1996)", "previouslyFormattedCitation" : "(Camm et al. 1996)" }, "properties" : { "noteIndex" : 0 }, "schema" : "https://github.com/citation-style-language/schema/raw/master/csl-citation.json" }</w:instrText>
      </w:r>
      <w:r w:rsidR="00721530">
        <w:fldChar w:fldCharType="separate"/>
      </w:r>
      <w:r w:rsidR="00721530" w:rsidRPr="00721530">
        <w:rPr>
          <w:noProof/>
        </w:rPr>
        <w:t>(Camm et al. 1996)</w:t>
      </w:r>
      <w:r w:rsidR="00721530">
        <w:fldChar w:fldCharType="end"/>
      </w:r>
      <w:r w:rsidR="00B310F7">
        <w:t>.</w:t>
      </w:r>
      <w:r w:rsidR="005556F7">
        <w:t xml:space="preserve"> Value aggregation of multiple features in each cell can be done in several ways, but a simple sum over features is common. </w:t>
      </w:r>
      <w:r w:rsidR="00C62B39" w:rsidRPr="002915B7">
        <w:t xml:space="preserve">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r w:rsidR="005556F7">
        <w:t xml:space="preserve"> as so long as the objective function can be linearized</w:t>
      </w:r>
      <w:r w:rsidR="00C62B39" w:rsidRPr="002915B7">
        <w:t>. The downside</w:t>
      </w:r>
      <w:r w:rsidR="0064652A">
        <w:t xml:space="preserve"> therefore is</w:t>
      </w:r>
      <w:r w:rsidR="00BF2C4F">
        <w:t xml:space="preserve"> that</w:t>
      </w:r>
      <w:r w:rsidR="00C62B39" w:rsidRPr="002915B7">
        <w:t xml:space="preserve"> especially for more complex and re</w:t>
      </w:r>
      <w:r w:rsidR="007A3924" w:rsidRPr="002915B7">
        <w:t xml:space="preserve">alistic problem </w:t>
      </w:r>
      <w:r w:rsidR="00C378DD" w:rsidRPr="002915B7">
        <w:t>formulations</w:t>
      </w:r>
      <w:r w:rsidR="003A5F62" w:rsidRPr="002915B7">
        <w:t>,</w:t>
      </w:r>
      <w:r w:rsidR="007A3924" w:rsidRPr="002915B7">
        <w:t xml:space="preserve"> </w:t>
      </w:r>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p>
    <w:p w14:paraId="4F266644" w14:textId="77777777" w:rsidR="00200B04" w:rsidRDefault="00200B04" w:rsidP="003F6AB2">
      <w:pPr>
        <w:spacing w:line="480" w:lineRule="auto"/>
      </w:pPr>
    </w:p>
    <w:p w14:paraId="6D070E29" w14:textId="74771639" w:rsidR="002B6F87" w:rsidRPr="006000D0" w:rsidRDefault="00C378DD" w:rsidP="003F6AB2">
      <w:pPr>
        <w:spacing w:line="480" w:lineRule="auto"/>
      </w:pPr>
      <w:r w:rsidRPr="002915B7">
        <w:t xml:space="preserve">Heuristic methods strike a balance between simple </w:t>
      </w:r>
      <w:r w:rsidR="00625707">
        <w:t xml:space="preserve">scoring  (e.g. RWR) </w:t>
      </w:r>
      <w:r w:rsidRPr="002915B7">
        <w:t xml:space="preserve">and exact optimization </w:t>
      </w:r>
      <w:r w:rsidR="00625707">
        <w:t xml:space="preserve">(e.g. ILP) </w:t>
      </w:r>
      <w:r w:rsidRPr="002915B7">
        <w:t>methods</w:t>
      </w:r>
      <w:r w:rsidR="00C62B39" w:rsidRPr="002915B7">
        <w:t xml:space="preserve">: they are flexible enough to accommodate factors relevant for decision-making while retaining 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r w:rsidRPr="002915B7">
        <w:t xml:space="preserve">Zonation </w:t>
      </w:r>
      <w:r w:rsidR="002B6F87">
        <w:t xml:space="preserve"> is a S</w:t>
      </w:r>
      <w:del w:id="70" w:author="Joona Lehtomäki" w:date="2017-06-15T10:04:00Z">
        <w:r w:rsidR="002B6F87" w:rsidDel="009C7B2B">
          <w:delText>P</w:delText>
        </w:r>
      </w:del>
      <w:r w:rsidR="002B6F87">
        <w:t>C</w:t>
      </w:r>
      <w:ins w:id="71" w:author="Joona Lehtomäki" w:date="2017-06-15T10:04:00Z">
        <w:r w:rsidR="009C7B2B">
          <w:t>P</w:t>
        </w:r>
      </w:ins>
      <w:r w:rsidR="002B6F87">
        <w:t xml:space="preserve"> software based on a reverse stepwise heuristic algorithm</w:t>
      </w:r>
      <w:r w:rsidR="000D07E3">
        <w:t xml:space="preserve"> which iteratively removes cells while minimizing the marginal loss of conservation value caused by each removal</w:t>
      </w:r>
      <w:r w:rsidR="002B6F87">
        <w:t xml:space="preserve"> </w:t>
      </w:r>
      <w:r w:rsidR="002B6F87" w:rsidRPr="002915B7">
        <w:fldChar w:fldCharType="begin" w:fldLock="1"/>
      </w:r>
      <w:r w:rsidR="002B6F87"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2B6F87" w:rsidRPr="002915B7">
        <w:fldChar w:fldCharType="separate"/>
      </w:r>
      <w:r w:rsidR="002B6F87" w:rsidRPr="002915B7">
        <w:rPr>
          <w:noProof/>
        </w:rPr>
        <w:t>(Moilanen et al. 2014)</w:t>
      </w:r>
      <w:r w:rsidR="002B6F87" w:rsidRPr="002915B7">
        <w:fldChar w:fldCharType="end"/>
      </w:r>
      <w:r w:rsidR="00C76B2C">
        <w:t xml:space="preserve">. </w:t>
      </w:r>
      <w:r w:rsidR="003776F9">
        <w:t>M</w:t>
      </w:r>
      <w:r w:rsidR="00D15081">
        <w:t xml:space="preserve">arginal loss </w:t>
      </w:r>
      <w:r w:rsidR="003776F9">
        <w:t xml:space="preserve">of conservation value </w:t>
      </w:r>
      <w:r w:rsidR="00D15081">
        <w:t>(</w:t>
      </w:r>
      <w:r w:rsidR="003776F9">
        <w:t>which is closely related to</w:t>
      </w:r>
      <w:r w:rsidR="00D15081">
        <w:t xml:space="preserve"> the aggregate value over multiple features) </w:t>
      </w:r>
      <w:r w:rsidR="003776F9">
        <w:t xml:space="preserve">can be defined a few distinct ways depending the overall objective of the prioritization and the priority rank is defined by the </w:t>
      </w:r>
      <w:del w:id="72" w:author="Joona Lehtomäki" w:date="2017-06-15T10:04:00Z">
        <w:r w:rsidR="003776F9" w:rsidDel="009C7B2B">
          <w:delText xml:space="preserve">reverse </w:delText>
        </w:r>
      </w:del>
      <w:ins w:id="73" w:author="Joona Lehtomäki" w:date="2017-06-15T10:04:00Z">
        <w:r w:rsidR="009C7B2B">
          <w:t xml:space="preserve">inverse </w:t>
        </w:r>
      </w:ins>
      <w:r w:rsidR="003776F9">
        <w:t xml:space="preserve">removal order of cells. </w:t>
      </w:r>
      <w:r w:rsidR="00446075" w:rsidRPr="002915B7">
        <w:t>Heuristic methods</w:t>
      </w:r>
      <w:r w:rsidR="00FA2AD9">
        <w:t xml:space="preserve"> </w:t>
      </w:r>
      <w:r w:rsidR="00C62B39" w:rsidRPr="002915B7">
        <w:t>cannot, however, guarantee the optimality of the solution and are typically on the same level of technical complexity</w:t>
      </w:r>
      <w:r w:rsidR="00D742B5">
        <w:t xml:space="preserve"> as exact optimization methods.</w:t>
      </w:r>
      <w:r w:rsidR="00200B04">
        <w:t xml:space="preserve"> </w:t>
      </w:r>
      <w:del w:id="74" w:author="Joona Lehtomäki" w:date="2017-06-15T10:05:00Z">
        <w:r w:rsidR="00727301" w:rsidRPr="002915B7" w:rsidDel="003869C5">
          <w:delTex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delText>
        </w:r>
        <w:r w:rsidR="00727301" w:rsidRPr="002915B7" w:rsidDel="003869C5">
          <w:fldChar w:fldCharType="begin" w:fldLock="1"/>
        </w:r>
        <w:r w:rsidR="00727301" w:rsidRPr="002915B7" w:rsidDel="003869C5">
          <w:del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delInstrText>
        </w:r>
        <w:r w:rsidR="00727301" w:rsidRPr="006000D0" w:rsidDel="003869C5">
          <w:delInstrText>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delInstrText>
        </w:r>
        <w:r w:rsidR="00727301" w:rsidRPr="002915B7" w:rsidDel="003869C5">
          <w:fldChar w:fldCharType="separate"/>
        </w:r>
        <w:r w:rsidR="00727301" w:rsidRPr="006000D0" w:rsidDel="003869C5">
          <w:rPr>
            <w:noProof/>
          </w:rPr>
          <w:delText>(Wilson et al. 2009; Cimon-Morin et al. 2016)</w:delText>
        </w:r>
        <w:r w:rsidR="00727301" w:rsidRPr="002915B7" w:rsidDel="003869C5">
          <w:fldChar w:fldCharType="end"/>
        </w:r>
        <w:r w:rsidR="00727301" w:rsidRPr="006000D0" w:rsidDel="003869C5">
          <w:delText>.</w:delText>
        </w:r>
        <w:r w:rsidR="002B6F87" w:rsidRPr="006000D0" w:rsidDel="003869C5">
          <w:delText xml:space="preserve"> </w:delText>
        </w:r>
      </w:del>
    </w:p>
    <w:p w14:paraId="366D1C19" w14:textId="1F7ADFDD" w:rsidR="00727301" w:rsidRPr="006000D0" w:rsidRDefault="00727301" w:rsidP="003F6AB2">
      <w:pPr>
        <w:spacing w:line="480" w:lineRule="auto"/>
      </w:pPr>
    </w:p>
    <w:p w14:paraId="0FFD56CB" w14:textId="1A08EDF0" w:rsidR="00C62B39" w:rsidRPr="002915B7" w:rsidRDefault="00571483" w:rsidP="003F6AB2">
      <w:pPr>
        <w:spacing w:line="480" w:lineRule="auto"/>
      </w:pPr>
      <w:r w:rsidRPr="006000D0">
        <w:t>Independent of the method used, s</w:t>
      </w:r>
      <w:r w:rsidR="00C62B39" w:rsidRPr="006000D0">
        <w:t xml:space="preserve">patial prioritization </w:t>
      </w:r>
      <w:del w:id="75" w:author="Joona Lehtomäki" w:date="2017-06-15T10:07:00Z">
        <w:r w:rsidR="00C62B39" w:rsidRPr="006000D0" w:rsidDel="00E159F1">
          <w:delText xml:space="preserve">of </w:delText>
        </w:r>
      </w:del>
      <w:ins w:id="76" w:author="Joona Lehtomäki" w:date="2017-06-15T10:07:00Z">
        <w:r w:rsidR="00E159F1">
          <w:t>for</w:t>
        </w:r>
        <w:r w:rsidR="00E159F1" w:rsidRPr="006000D0">
          <w:t xml:space="preserve"> </w:t>
        </w:r>
      </w:ins>
      <w:r w:rsidR="00C62B39" w:rsidRPr="006000D0">
        <w:t xml:space="preserve">ESs </w:t>
      </w:r>
      <w:r w:rsidR="003B75D0" w:rsidRPr="006000D0">
        <w:t xml:space="preserve">is </w:t>
      </w:r>
      <w:r w:rsidR="003D2216" w:rsidRPr="006000D0">
        <w:t xml:space="preserve">fundamentally </w:t>
      </w:r>
      <w:r w:rsidR="00C62B39" w:rsidRPr="006000D0">
        <w:t xml:space="preserve">different to </w:t>
      </w:r>
      <w:r w:rsidR="003B75D0" w:rsidRPr="006000D0">
        <w:t xml:space="preserve">that </w:t>
      </w:r>
      <w:r w:rsidR="00C62B39" w:rsidRPr="006000D0">
        <w:t>of</w:t>
      </w:r>
      <w:r w:rsidR="003B75D0" w:rsidRPr="006000D0">
        <w:t xml:space="preserve"> biodiversity </w:t>
      </w:r>
      <w:r w:rsidR="003B75D0" w:rsidRPr="002915B7">
        <w:fldChar w:fldCharType="begin" w:fldLock="1"/>
      </w:r>
      <w:r w:rsidR="003B75D0" w:rsidRPr="006000D0">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w:instrText>
      </w:r>
      <w:r w:rsidR="003B75D0" w:rsidRPr="002915B7">
        <w:instrText>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00C62B39"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00C62B39" w:rsidRPr="002915B7">
        <w:t xml:space="preserve">ESs. The basic </w:t>
      </w:r>
      <w:r w:rsidR="00596988">
        <w:t xml:space="preserve">problem </w:t>
      </w:r>
      <w:r w:rsidR="00C62B39" w:rsidRPr="002915B7">
        <w:t xml:space="preserve">elements are the same for </w:t>
      </w:r>
      <w:r w:rsidR="00596988">
        <w:t xml:space="preserve">spatial prioritization of </w:t>
      </w:r>
      <w:r w:rsidR="00C62B39" w:rsidRPr="002915B7">
        <w:t>both biodiversity conservation and ESs</w:t>
      </w:r>
      <w:r w:rsidR="00596988">
        <w:t xml:space="preserve"> supply</w:t>
      </w:r>
      <w:r w:rsidR="00C62B39" w:rsidRPr="002915B7">
        <w:t>: quantitative and spatial features that need to be protected or secured, potential threats</w:t>
      </w:r>
      <w:r w:rsidR="00470AAD">
        <w:t xml:space="preserve"> to the features</w:t>
      </w:r>
      <w:r w:rsidR="00C62B39" w:rsidRPr="002915B7">
        <w:t xml:space="preserve">, potential actions </w:t>
      </w:r>
      <w:r w:rsidR="00BB3311">
        <w:t xml:space="preserve">for </w:t>
      </w:r>
      <w:r w:rsidR="00C62B39" w:rsidRPr="002915B7">
        <w:t>retain</w:t>
      </w:r>
      <w:r w:rsidR="00BB3311">
        <w:t>ing the features and mitigating</w:t>
      </w:r>
      <w:r w:rsidR="00C62B39"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00C62B39"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service, the capacity of ESs to meet human demand, </w:t>
      </w:r>
      <w:r w:rsidR="002C73D7">
        <w:t xml:space="preserve">and </w:t>
      </w:r>
      <w:r w:rsidR="00456DDB">
        <w:t xml:space="preserve">the site and scale dependency related to the delivery of services. </w:t>
      </w:r>
      <w:r w:rsidR="0026572C" w:rsidRPr="002915B7">
        <w:t>Nevertheless</w:t>
      </w:r>
      <w:r w:rsidR="00C62B39" w:rsidRPr="002915B7">
        <w:t xml:space="preserve">, </w:t>
      </w:r>
      <w:r w:rsidR="008C4A25">
        <w:t>a simple</w:t>
      </w:r>
      <w:r w:rsidR="00C62B39" w:rsidRPr="002915B7">
        <w:t xml:space="preserve"> prioritization </w:t>
      </w:r>
      <w:r w:rsidR="008C4A25">
        <w:t>accounting only</w:t>
      </w:r>
      <w:r w:rsidR="002C73D7">
        <w:t xml:space="preserve"> </w:t>
      </w:r>
      <w:ins w:id="77" w:author="Joona Lehtomäki" w:date="2017-06-15T10:07:00Z">
        <w:r w:rsidR="00A8325C">
          <w:t xml:space="preserve">for </w:t>
        </w:r>
      </w:ins>
      <w:r w:rsidR="002C73D7">
        <w:t>the</w:t>
      </w:r>
      <w:r w:rsidR="008C4A25">
        <w:t xml:space="preserve"> </w:t>
      </w:r>
      <w:r w:rsidR="00C62B39" w:rsidRPr="002915B7">
        <w:t>capacity</w:t>
      </w:r>
      <w:r w:rsidR="002C73D7">
        <w:t xml:space="preserve"> of ecosystems to provide ES</w:t>
      </w:r>
      <w:r w:rsidR="00C62B39" w:rsidRPr="002915B7">
        <w:t xml:space="preserve"> can be useful to summarize the 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C62B39" w:rsidRPr="002915B7">
        <w:t xml:space="preserve">. </w:t>
      </w:r>
      <w:r w:rsidR="002C73D7">
        <w:t>M</w:t>
      </w:r>
      <w:r w:rsidR="00C62B39" w:rsidRPr="002915B7">
        <w:t xml:space="preserve">ost studies have concentrated on </w:t>
      </w:r>
      <w:ins w:id="78" w:author="Joona Lehtomäki" w:date="2017-06-15T10:07:00Z">
        <w:r w:rsidR="00D40449">
          <w:t xml:space="preserve">a </w:t>
        </w:r>
      </w:ins>
      <w:r w:rsidR="00C62B39" w:rsidRPr="002915B7">
        <w:t xml:space="preserve">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00C62B39" w:rsidRPr="002915B7">
        <w:t xml:space="preserve">. </w:t>
      </w:r>
      <w:r w:rsidR="00ED1634">
        <w:t>This is surprising given that e</w:t>
      </w:r>
      <w:r w:rsidR="003D2216" w:rsidRPr="002915B7">
        <w:t>ach method</w:t>
      </w:r>
      <w:r w:rsidR="002C73D7">
        <w:t xml:space="preserve"> to calculate spatial priorities</w:t>
      </w:r>
      <w:r w:rsidR="003D2216" w:rsidRPr="002915B7">
        <w:t xml:space="preserve">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w:t>
      </w:r>
      <w:ins w:id="79" w:author="Joona Lehtomäki" w:date="2017-06-15T10:08:00Z">
        <w:r w:rsidR="003A1D3C">
          <w:t xml:space="preserve">we </w:t>
        </w:r>
      </w:ins>
      <w:r w:rsidR="003D2216" w:rsidRPr="002915B7">
        <w:t xml:space="preserve">can </w:t>
      </w:r>
      <w:del w:id="80" w:author="Joona Lehtomäki" w:date="2017-06-15T10:08:00Z">
        <w:r w:rsidR="00CD637E" w:rsidDel="003A1D3C">
          <w:delText xml:space="preserve">we </w:delText>
        </w:r>
      </w:del>
      <w:r w:rsidR="003D2216" w:rsidRPr="002915B7">
        <w:t>express our preferences relative to desired outcomes</w:t>
      </w:r>
      <w:r w:rsidR="00A71512">
        <w:t xml:space="preserve"> (</w:t>
      </w:r>
      <w:commentRangeStart w:id="81"/>
      <w:r w:rsidR="00A71512" w:rsidRPr="00A71512">
        <w:rPr>
          <w:b/>
        </w:rPr>
        <w:t>Fig. 1</w:t>
      </w:r>
      <w:commentRangeEnd w:id="81"/>
      <w:r w:rsidR="00A71512">
        <w:rPr>
          <w:rStyle w:val="CommentReference"/>
        </w:rPr>
        <w:commentReference w:id="81"/>
      </w:r>
      <w:r w:rsidR="00A71512">
        <w:t>)</w:t>
      </w:r>
      <w:r w:rsidR="003D2216" w:rsidRPr="002915B7">
        <w:t>.</w:t>
      </w:r>
    </w:p>
    <w:p w14:paraId="04F75E5A" w14:textId="77777777" w:rsidR="0056456B" w:rsidRDefault="0056456B" w:rsidP="003F6AB2">
      <w:pPr>
        <w:spacing w:line="480" w:lineRule="auto"/>
      </w:pPr>
    </w:p>
    <w:p w14:paraId="20EB4371" w14:textId="77777777" w:rsidR="006B794C" w:rsidRDefault="006B794C" w:rsidP="003F6AB2">
      <w:pPr>
        <w:spacing w:line="480" w:lineRule="auto"/>
        <w:jc w:val="center"/>
      </w:pPr>
      <w:r>
        <w:t>[Figure 1 approximately here]</w:t>
      </w:r>
    </w:p>
    <w:p w14:paraId="7C8707FC" w14:textId="77777777" w:rsidR="006B794C" w:rsidRPr="002915B7" w:rsidRDefault="006B794C" w:rsidP="003F6AB2">
      <w:pPr>
        <w:spacing w:line="480" w:lineRule="auto"/>
      </w:pPr>
    </w:p>
    <w:p w14:paraId="634A48C1" w14:textId="1821D776"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w:t>
      </w:r>
      <w:ins w:id="82" w:author="Joona Lehtomäki" w:date="2017-06-15T10:08:00Z">
        <w:r w:rsidR="002075FE">
          <w:t xml:space="preserve"> (scoring)</w:t>
        </w:r>
      </w:ins>
      <w:r w:rsidR="00C62B39" w:rsidRPr="002915B7">
        <w:t>, Zonation (heuristic), and ILP approach (exact optimization)</w:t>
      </w:r>
      <w:r w:rsidR="0062724A">
        <w:t xml:space="preserve"> in terms of the identified priority areas for biodiversity and ecosystem services</w:t>
      </w:r>
      <w:r w:rsidR="00C62B39" w:rsidRPr="002915B7">
        <w:t>.</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r w:rsidR="00571483">
        <w:rPr>
          <w:color w:val="000000"/>
        </w:rPr>
        <w:t xml:space="preserve">The methods differ both in terms of how they aggregate value over multiple features and how the select the subset of cells most pertinent for the planning objective </w:t>
      </w:r>
      <w:r w:rsidR="00F44C7C">
        <w:rPr>
          <w:color w:val="000000"/>
        </w:rPr>
        <w:t>(</w:t>
      </w:r>
      <w:r w:rsidR="00F44C7C" w:rsidRPr="00F44C7C">
        <w:rPr>
          <w:b/>
          <w:color w:val="000000"/>
        </w:rPr>
        <w:t>Fig. 1</w:t>
      </w:r>
      <w:r w:rsidR="00F44C7C">
        <w:rPr>
          <w:color w:val="000000"/>
        </w:rPr>
        <w:t>)</w:t>
      </w:r>
      <w:r w:rsidR="00000C24" w:rsidRPr="002915B7">
        <w:rPr>
          <w:color w:val="000000"/>
        </w:rPr>
        <w:t xml:space="preserve">. </w:t>
      </w:r>
      <w:r w:rsidR="00C62B39" w:rsidRPr="002915B7">
        <w:t xml:space="preserve">We apply each of the methods </w:t>
      </w:r>
      <w:del w:id="83" w:author="Joona Lehtomäki" w:date="2017-06-15T10:08:00Z">
        <w:r w:rsidR="00C62B39" w:rsidRPr="002915B7" w:rsidDel="003C4E10">
          <w:delText xml:space="preserve">on </w:delText>
        </w:r>
      </w:del>
      <w:ins w:id="84" w:author="Joona Lehtomäki" w:date="2017-06-15T10:08:00Z">
        <w:r w:rsidR="003C4E10">
          <w:t>to</w:t>
        </w:r>
        <w:r w:rsidR="003C4E10" w:rsidRPr="002915B7">
          <w:t xml:space="preserve"> </w:t>
        </w:r>
      </w:ins>
      <w:r w:rsidR="00C62B39" w:rsidRPr="002915B7">
        <w:t xml:space="preserve">a prioritization problem constituting of </w:t>
      </w:r>
      <w:ins w:id="85" w:author="Joona Lehtomäki" w:date="2017-06-15T10:09:00Z">
        <w:r w:rsidR="00F9376A">
          <w:t>nine</w:t>
        </w:r>
      </w:ins>
      <w:del w:id="86" w:author="Joona Lehtomäki" w:date="2017-06-15T10:09:00Z">
        <w:r w:rsidR="00C62B39" w:rsidRPr="002915B7" w:rsidDel="00F9376A">
          <w:delText>9</w:delText>
        </w:r>
      </w:del>
      <w:r w:rsidR="00C62B39" w:rsidRPr="002915B7">
        <w:t xml:space="preserve"> </w:t>
      </w:r>
      <w:r w:rsidR="0062724A">
        <w:t xml:space="preserve">ecosystem services </w:t>
      </w:r>
      <w:r w:rsidR="00C62B39" w:rsidRPr="002915B7">
        <w:t xml:space="preserve">and </w:t>
      </w:r>
      <w:r w:rsidR="0062724A">
        <w:t xml:space="preserve">the occurrence of </w:t>
      </w:r>
      <w:r w:rsidR="00C62B39" w:rsidRPr="002915B7">
        <w:t>759 tetrapods (amphibians,</w:t>
      </w:r>
      <w:r w:rsidR="00255A5C">
        <w:t xml:space="preserve"> birds, mammal and reptiles) on </w:t>
      </w:r>
      <w:r w:rsidR="00C62B39" w:rsidRPr="002915B7">
        <w:t>European scale.</w:t>
      </w:r>
      <w:r w:rsidR="00796766" w:rsidRPr="002915B7">
        <w:t xml:space="preserve"> </w:t>
      </w:r>
      <w:r w:rsidR="0062724A">
        <w:t>The s</w:t>
      </w:r>
      <w:r w:rsidRPr="002915B7">
        <w:t>econd</w:t>
      </w:r>
      <w:r w:rsidR="0062724A">
        <w:t xml:space="preserve"> objective is to analyze how the</w:t>
      </w:r>
      <w:r w:rsidR="00C62B39" w:rsidRPr="002915B7">
        <w:t xml:space="preserve"> assumptions </w:t>
      </w:r>
      <w:r w:rsidR="00E116AE">
        <w:t xml:space="preserve">underlying </w:t>
      </w:r>
      <w:r w:rsidR="00CA286F">
        <w:t>each method</w:t>
      </w:r>
      <w:r w:rsidR="00AB4CC4">
        <w:t xml:space="preserve"> might affect the usability of the method </w:t>
      </w:r>
      <w:del w:id="87" w:author="Joona Lehtomäki" w:date="2017-06-15T10:09:00Z">
        <w:r w:rsidR="00AB4CC4" w:rsidDel="00A661C9">
          <w:delText xml:space="preserve">in </w:delText>
        </w:r>
      </w:del>
      <w:ins w:id="88" w:author="Joona Lehtomäki" w:date="2017-06-15T10:09:00Z">
        <w:r w:rsidR="00A661C9">
          <w:t xml:space="preserve">for </w:t>
        </w:r>
      </w:ins>
      <w:r w:rsidR="00AB4CC4">
        <w:t>spatial prioritization integrating biodiversity conservation and ESs supply</w:t>
      </w:r>
      <w:r w:rsidR="00C62B39" w:rsidRPr="002915B7">
        <w:t xml:space="preserve">. </w:t>
      </w:r>
      <w:r w:rsidR="006A713E">
        <w:t>T</w:t>
      </w:r>
      <w:r w:rsidR="00C62B39" w:rsidRPr="002915B7">
        <w:rPr>
          <w:color w:val="000000"/>
        </w:rPr>
        <w:t xml:space="preserve">his work </w:t>
      </w:r>
      <w:ins w:id="89" w:author="Joona Lehtomäki" w:date="2017-06-15T10:09:00Z">
        <w:r w:rsidR="00AE2FD8">
          <w:rPr>
            <w:color w:val="000000"/>
          </w:rPr>
          <w:t xml:space="preserve">aims to </w:t>
        </w:r>
      </w:ins>
      <w:r w:rsidR="00C62B39" w:rsidRPr="002915B7">
        <w:rPr>
          <w:color w:val="000000"/>
        </w:rPr>
        <w:t>contribute</w:t>
      </w:r>
      <w:del w:id="90" w:author="Joona Lehtomäki" w:date="2017-06-15T10:09:00Z">
        <w:r w:rsidR="00C62B39" w:rsidRPr="002915B7" w:rsidDel="00AE2FD8">
          <w:rPr>
            <w:color w:val="000000"/>
          </w:rPr>
          <w:delText>s</w:delText>
        </w:r>
      </w:del>
      <w:r w:rsidR="00C62B39" w:rsidRPr="002915B7">
        <w:rPr>
          <w:color w:val="000000"/>
        </w:rPr>
        <w:t xml:space="preserve"> to the understanding 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w:t>
      </w:r>
      <w:ins w:id="91" w:author="Joona Lehtomäki" w:date="2017-06-15T10:09:00Z">
        <w:r w:rsidR="00D70175">
          <w:rPr>
            <w:color w:val="000000"/>
          </w:rPr>
          <w:t xml:space="preserve">to </w:t>
        </w:r>
      </w:ins>
      <w:r w:rsidR="00C62B39" w:rsidRPr="002915B7">
        <w:rPr>
          <w:color w:val="000000"/>
        </w:rPr>
        <w:t xml:space="preserve">developing operational instruments for such </w:t>
      </w:r>
      <w:r w:rsidR="00C62B39" w:rsidRPr="002915B7">
        <w:rPr>
          <w:color w:val="000000"/>
          <w:highlight w:val="white"/>
        </w:rPr>
        <w:t>planning</w:t>
      </w:r>
      <w:r w:rsidR="00254F03" w:rsidRPr="002915B7">
        <w:rPr>
          <w:color w:val="000000"/>
        </w:rPr>
        <w:t>.</w:t>
      </w:r>
    </w:p>
    <w:p w14:paraId="33D5F7D8" w14:textId="77777777" w:rsidR="00C62B39" w:rsidRPr="002915B7" w:rsidRDefault="00C62B39" w:rsidP="003F6AB2">
      <w:pPr>
        <w:spacing w:line="480" w:lineRule="auto"/>
      </w:pPr>
    </w:p>
    <w:p w14:paraId="3291EA3E" w14:textId="77777777" w:rsidR="00C62B39" w:rsidRPr="00FD069D" w:rsidRDefault="0043691D" w:rsidP="00FD069D">
      <w:pPr>
        <w:pStyle w:val="Heading1"/>
      </w:pPr>
      <w:r w:rsidRPr="00FD069D">
        <w:t xml:space="preserve">2. </w:t>
      </w:r>
      <w:commentRangeStart w:id="92"/>
      <w:r w:rsidR="001A6958" w:rsidRPr="00FD069D">
        <w:t>Methods</w:t>
      </w:r>
      <w:commentRangeEnd w:id="92"/>
      <w:r w:rsidR="00EF5F22" w:rsidRPr="00FD069D">
        <w:rPr>
          <w:rStyle w:val="CommentReference"/>
          <w:sz w:val="22"/>
          <w:szCs w:val="22"/>
        </w:rPr>
        <w:commentReference w:id="92"/>
      </w:r>
    </w:p>
    <w:p w14:paraId="22D41F06" w14:textId="77777777" w:rsidR="00C62B39" w:rsidRPr="002915B7" w:rsidRDefault="00C62B39" w:rsidP="003F6AB2">
      <w:pPr>
        <w:spacing w:line="480" w:lineRule="auto"/>
      </w:pPr>
    </w:p>
    <w:p w14:paraId="3EB6DC22" w14:textId="77777777" w:rsidR="00C62B39" w:rsidRPr="002915B7" w:rsidRDefault="00FD069D" w:rsidP="003F6AB2">
      <w:pPr>
        <w:pStyle w:val="Heading2"/>
      </w:pPr>
      <w:r>
        <w:t xml:space="preserve">2.1 </w:t>
      </w:r>
      <w:r w:rsidR="00C62B39" w:rsidRPr="002915B7">
        <w:t>Area of interest</w:t>
      </w:r>
    </w:p>
    <w:p w14:paraId="0827CB9D" w14:textId="77777777" w:rsidR="00C62B39" w:rsidRPr="002915B7" w:rsidRDefault="00C62B39" w:rsidP="003F6AB2">
      <w:pPr>
        <w:spacing w:line="480" w:lineRule="auto"/>
      </w:pPr>
    </w:p>
    <w:p w14:paraId="79BAEF8B" w14:textId="78C7E7B3" w:rsidR="00C62B39" w:rsidRPr="002915B7" w:rsidRDefault="00C62B39" w:rsidP="003F6AB2">
      <w:pPr>
        <w:spacing w:line="480" w:lineRule="auto"/>
      </w:pPr>
      <w:r w:rsidRPr="002915B7">
        <w:rPr>
          <w:color w:val="000000"/>
        </w:rPr>
        <w:t>Our original aim was to cover all 28 member states of the European Union</w:t>
      </w:r>
      <w:r w:rsidR="004E2BA2">
        <w:rPr>
          <w:color w:val="000000"/>
        </w:rPr>
        <w:t xml:space="preserve"> in 2017</w:t>
      </w:r>
      <w:r w:rsidRPr="002915B7">
        <w:rPr>
          <w:color w:val="000000"/>
        </w:rPr>
        <w:t>, but we had to leave Croatia, Cyprus and Malta out because they were not covered by all the selected ecosystem services and biodiversity datasets. As a result, our area of interest is a subset of EU member states of 25 countries (EU25 from now on) (</w:t>
      </w:r>
      <w:r w:rsidR="00CB3BED">
        <w:rPr>
          <w:b/>
          <w:bCs/>
          <w:color w:val="000000"/>
        </w:rPr>
        <w:t>Fig. S1</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13849977" w14:textId="77777777" w:rsidR="00C62B39" w:rsidRPr="002915B7" w:rsidRDefault="00C62B39" w:rsidP="003F6AB2">
      <w:pPr>
        <w:spacing w:line="480" w:lineRule="auto"/>
      </w:pPr>
    </w:p>
    <w:p w14:paraId="61002858" w14:textId="77777777" w:rsidR="00C62B39" w:rsidRPr="002915B7" w:rsidRDefault="002916F8" w:rsidP="003F6AB2">
      <w:pPr>
        <w:spacing w:line="480" w:lineRule="auto"/>
        <w:jc w:val="center"/>
      </w:pPr>
      <w:r w:rsidRPr="002915B7">
        <w:t>[Figure 2</w:t>
      </w:r>
      <w:r w:rsidR="00C62B39" w:rsidRPr="002915B7">
        <w:t xml:space="preserve"> approximately here]</w:t>
      </w:r>
    </w:p>
    <w:p w14:paraId="5E18A80F" w14:textId="77777777" w:rsidR="00C62B39" w:rsidRPr="002915B7" w:rsidRDefault="00C62B39" w:rsidP="003F6AB2">
      <w:pPr>
        <w:spacing w:line="480" w:lineRule="auto"/>
      </w:pPr>
    </w:p>
    <w:p w14:paraId="72F43D75" w14:textId="77777777" w:rsidR="00290EED" w:rsidRPr="002915B7" w:rsidRDefault="00290EED" w:rsidP="003F6AB2">
      <w:pPr>
        <w:spacing w:line="480" w:lineRule="auto"/>
      </w:pPr>
    </w:p>
    <w:p w14:paraId="1EE6B4EE" w14:textId="77777777" w:rsidR="00C62B39" w:rsidRPr="002915B7" w:rsidRDefault="00FD069D" w:rsidP="003F6AB2">
      <w:pPr>
        <w:pStyle w:val="Heading2"/>
      </w:pPr>
      <w:r>
        <w:t xml:space="preserve">2.2 </w:t>
      </w:r>
      <w:r w:rsidR="00C62B39" w:rsidRPr="002915B7">
        <w:t>Data</w:t>
      </w:r>
    </w:p>
    <w:p w14:paraId="13B7D905" w14:textId="77777777" w:rsidR="00C62B39" w:rsidRPr="002915B7" w:rsidRDefault="00C62B39" w:rsidP="003F6AB2">
      <w:pPr>
        <w:spacing w:line="480" w:lineRule="auto"/>
      </w:pPr>
    </w:p>
    <w:p w14:paraId="0F0D3E08" w14:textId="4A73666B" w:rsidR="00C62B39" w:rsidRPr="002915B7" w:rsidRDefault="00C62B39" w:rsidP="003F6AB2">
      <w:pPr>
        <w:spacing w:line="480" w:lineRule="auto"/>
      </w:pPr>
      <w:del w:id="93" w:author="Joona Lehtomäki" w:date="2017-06-15T10:13:00Z">
        <w:r w:rsidRPr="002915B7" w:rsidDel="0027377B">
          <w:rPr>
            <w:color w:val="000000"/>
          </w:rPr>
          <w:delText>We reviewed (non-systematically) a group of studies that have generated quantitative mappings of a broad set of ecosystem services and biodiversity in Europe and used the outputs of these studies as inputs for our prioritization analyses. We used the following criteria for selecting the datasets</w:delText>
        </w:r>
      </w:del>
      <w:ins w:id="94" w:author="Joona Lehtomäki" w:date="2017-06-15T10:13:00Z">
        <w:r w:rsidR="0027377B">
          <w:rPr>
            <w:color w:val="000000"/>
          </w:rPr>
          <w:t>T</w:t>
        </w:r>
        <w:r w:rsidR="007F3A77">
          <w:rPr>
            <w:color w:val="000000"/>
          </w:rPr>
          <w:t>he datasets we use</w:t>
        </w:r>
        <w:r w:rsidR="0027377B">
          <w:rPr>
            <w:color w:val="000000"/>
          </w:rPr>
          <w:t xml:space="preserve"> </w:t>
        </w:r>
      </w:ins>
      <w:ins w:id="95" w:author="Joona Lehtomäki" w:date="2017-06-15T10:16:00Z">
        <w:r w:rsidR="007F3A77">
          <w:rPr>
            <w:color w:val="000000"/>
          </w:rPr>
          <w:t>in</w:t>
        </w:r>
      </w:ins>
      <w:ins w:id="96" w:author="Joona Lehtomäki" w:date="2017-06-15T10:13:00Z">
        <w:r w:rsidR="0027377B">
          <w:rPr>
            <w:color w:val="000000"/>
          </w:rPr>
          <w:t xml:space="preserve"> this study satisfy three </w:t>
        </w:r>
      </w:ins>
      <w:ins w:id="97" w:author="Joona Lehtomäki" w:date="2017-06-15T10:16:00Z">
        <w:r w:rsidR="007F3A77">
          <w:rPr>
            <w:color w:val="000000"/>
          </w:rPr>
          <w:t xml:space="preserve">broad </w:t>
        </w:r>
      </w:ins>
      <w:ins w:id="98" w:author="Joona Lehtomäki" w:date="2017-06-15T10:13:00Z">
        <w:r w:rsidR="0027377B">
          <w:rPr>
            <w:color w:val="000000"/>
          </w:rPr>
          <w:t>criteria</w:t>
        </w:r>
      </w:ins>
      <w:r w:rsidRPr="002915B7">
        <w:rPr>
          <w:color w:val="000000"/>
        </w:rPr>
        <w:t xml:space="preserve">: 1) relevance as collection (datasets are </w:t>
      </w:r>
      <w:del w:id="99" w:author="Joona Lehtomäki" w:date="2017-06-15T10:10:00Z">
        <w:r w:rsidRPr="002915B7" w:rsidDel="00351DDF">
          <w:rPr>
            <w:color w:val="000000"/>
          </w:rPr>
          <w:delText xml:space="preserve">broad and </w:delText>
        </w:r>
      </w:del>
      <w:ins w:id="100" w:author="Joona Lehtomäki" w:date="2017-06-15T10:10:00Z">
        <w:r w:rsidR="00351DDF">
          <w:rPr>
            <w:color w:val="000000"/>
          </w:rPr>
          <w:t xml:space="preserve">a </w:t>
        </w:r>
      </w:ins>
      <w:r w:rsidRPr="002915B7">
        <w:rPr>
          <w:color w:val="000000"/>
        </w:rPr>
        <w:t xml:space="preserve">representative sample of both ecosystem services and biodiversity), 2) spatiotemporal resolution (datasets have fine enough spatial grain and are collected around the same time) and 3) geographical coverage (datasets cover the same geographical region). </w:t>
      </w:r>
      <w:del w:id="101" w:author="Joona Lehtomäki" w:date="2017-06-15T10:16:00Z">
        <w:r w:rsidRPr="002915B7" w:rsidDel="00BB2FF2">
          <w:rPr>
            <w:color w:val="000000"/>
          </w:rPr>
          <w:delText xml:space="preserve">Screening the available datasets </w:delText>
        </w:r>
      </w:del>
      <w:del w:id="102" w:author="Joona Lehtomäki" w:date="2017-06-15T10:10:00Z">
        <w:r w:rsidRPr="002915B7" w:rsidDel="00F835D8">
          <w:rPr>
            <w:color w:val="000000"/>
          </w:rPr>
          <w:delText>left us with</w:delText>
        </w:r>
      </w:del>
      <w:ins w:id="103" w:author="Joona Lehtomäki" w:date="2017-06-15T10:16:00Z">
        <w:r w:rsidR="00BB2FF2">
          <w:rPr>
            <w:color w:val="000000"/>
          </w:rPr>
          <w:t>within total, we used</w:t>
        </w:r>
      </w:ins>
      <w:r w:rsidRPr="002915B7">
        <w:rPr>
          <w:color w:val="000000"/>
        </w:rPr>
        <w:t xml:space="preserve"> 770 </w:t>
      </w:r>
      <w:del w:id="104" w:author="Joona Lehtomäki" w:date="2017-06-15T10:17:00Z">
        <w:r w:rsidRPr="002915B7" w:rsidDel="004E6FED">
          <w:rPr>
            <w:color w:val="000000"/>
          </w:rPr>
          <w:delText xml:space="preserve">selected </w:delText>
        </w:r>
      </w:del>
      <w:r w:rsidRPr="002915B7">
        <w:rPr>
          <w:color w:val="000000"/>
        </w:rPr>
        <w:t xml:space="preserve">datasets </w:t>
      </w:r>
      <w:ins w:id="105" w:author="Joona Lehtomäki" w:date="2017-06-15T10:17:00Z">
        <w:r w:rsidR="004E6FED">
          <w:rPr>
            <w:color w:val="000000"/>
          </w:rPr>
          <w:t xml:space="preserve">constituting of </w:t>
        </w:r>
      </w:ins>
      <w:r w:rsidRPr="002915B7">
        <w:rPr>
          <w:color w:val="000000"/>
        </w:rPr>
        <w:t xml:space="preserve">11 </w:t>
      </w:r>
      <w:del w:id="106" w:author="Joona Lehtomäki" w:date="2017-06-15T10:17:00Z">
        <w:r w:rsidRPr="002915B7" w:rsidDel="004E6FED">
          <w:rPr>
            <w:color w:val="000000"/>
          </w:rPr>
          <w:delText>features of</w:delText>
        </w:r>
      </w:del>
      <w:ins w:id="107" w:author="Joona Lehtomäki" w:date="2017-06-15T10:17:00Z">
        <w:r w:rsidR="004E6FED">
          <w:rPr>
            <w:color w:val="000000"/>
          </w:rPr>
          <w:t>datasets for</w:t>
        </w:r>
      </w:ins>
      <w:r w:rsidRPr="002915B7">
        <w:rPr>
          <w:color w:val="000000"/>
        </w:rPr>
        <w:t xml:space="preserve"> ecosystem services capacity (from here called data group ES) and 759 </w:t>
      </w:r>
      <w:del w:id="108" w:author="Joona Lehtomäki" w:date="2017-06-15T10:17:00Z">
        <w:r w:rsidRPr="002915B7" w:rsidDel="004E6FED">
          <w:rPr>
            <w:color w:val="000000"/>
          </w:rPr>
          <w:delText>features of</w:delText>
        </w:r>
      </w:del>
      <w:ins w:id="109" w:author="Joona Lehtomäki" w:date="2017-06-15T10:17:00Z">
        <w:r w:rsidR="004E6FED">
          <w:rPr>
            <w:color w:val="000000"/>
          </w:rPr>
          <w:t>datasets</w:t>
        </w:r>
      </w:ins>
      <w:r w:rsidRPr="002915B7">
        <w:rPr>
          <w:color w:val="000000"/>
        </w:rPr>
        <w:t xml:space="preserve"> </w:t>
      </w:r>
      <w:ins w:id="110" w:author="Joona Lehtomäki" w:date="2017-06-15T10:17:00Z">
        <w:r w:rsidR="004E6FED">
          <w:rPr>
            <w:color w:val="000000"/>
          </w:rPr>
          <w:t xml:space="preserve">for </w:t>
        </w:r>
      </w:ins>
      <w:r w:rsidRPr="002915B7">
        <w:rPr>
          <w:color w:val="000000"/>
        </w:rPr>
        <w:t xml:space="preserve">biodiversity </w:t>
      </w:r>
      <w:del w:id="111" w:author="Joona Lehtomäki" w:date="2017-06-15T10:17:00Z">
        <w:r w:rsidRPr="002915B7" w:rsidDel="004E6FED">
          <w:rPr>
            <w:color w:val="000000"/>
          </w:rPr>
          <w:delText>fea</w:delText>
        </w:r>
        <w:r w:rsidR="006E5407" w:rsidRPr="002915B7" w:rsidDel="004E6FED">
          <w:rPr>
            <w:color w:val="000000"/>
          </w:rPr>
          <w:delText xml:space="preserve">tures </w:delText>
        </w:r>
      </w:del>
      <w:r w:rsidR="006E5407" w:rsidRPr="002915B7">
        <w:rPr>
          <w:color w:val="000000"/>
        </w:rPr>
        <w:t>(data group BD) (Table 1)</w:t>
      </w:r>
      <w:r w:rsidRPr="002915B7">
        <w:rPr>
          <w:color w:val="000000"/>
        </w:rPr>
        <w:t>.</w:t>
      </w:r>
    </w:p>
    <w:p w14:paraId="0A1168A4" w14:textId="77777777" w:rsidR="00C62B39" w:rsidRPr="002915B7" w:rsidRDefault="00C62B39" w:rsidP="003F6AB2">
      <w:pPr>
        <w:spacing w:line="480" w:lineRule="auto"/>
        <w:rPr>
          <w:color w:val="000000"/>
        </w:rPr>
      </w:pPr>
    </w:p>
    <w:p w14:paraId="58E803BD" w14:textId="77777777" w:rsidR="00C62B39" w:rsidRPr="002915B7" w:rsidRDefault="00C62B39" w:rsidP="003F6AB2">
      <w:pPr>
        <w:spacing w:line="480" w:lineRule="auto"/>
        <w:jc w:val="center"/>
      </w:pPr>
      <w:r w:rsidRPr="002915B7">
        <w:rPr>
          <w:color w:val="000000"/>
        </w:rPr>
        <w:t>[Table 1 approximately here]</w:t>
      </w:r>
    </w:p>
    <w:p w14:paraId="57E45149" w14:textId="77777777" w:rsidR="00C62B39" w:rsidRPr="002915B7" w:rsidRDefault="00C62B39" w:rsidP="003F6AB2">
      <w:pPr>
        <w:spacing w:line="480" w:lineRule="auto"/>
        <w:rPr>
          <w:color w:val="000000"/>
        </w:rPr>
      </w:pPr>
    </w:p>
    <w:p w14:paraId="6D0F3F60" w14:textId="77777777" w:rsidR="00C62B39" w:rsidRPr="002915B7" w:rsidRDefault="00FD069D" w:rsidP="003F6AB2">
      <w:pPr>
        <w:pStyle w:val="Heading3"/>
        <w:spacing w:line="480" w:lineRule="auto"/>
      </w:pPr>
      <w:r>
        <w:t xml:space="preserve">2.2.1 </w:t>
      </w:r>
      <w:r w:rsidR="00C62B39" w:rsidRPr="002915B7">
        <w:t>Ecosystem services features (ES)</w:t>
      </w:r>
    </w:p>
    <w:p w14:paraId="7CFF2841" w14:textId="77777777" w:rsidR="00C62B39" w:rsidRPr="002915B7" w:rsidRDefault="00C62B39" w:rsidP="003F6AB2">
      <w:pPr>
        <w:spacing w:line="480" w:lineRule="auto"/>
      </w:pPr>
    </w:p>
    <w:p w14:paraId="63B8327B" w14:textId="76205A47" w:rsidR="00C62B39" w:rsidRPr="002915B7" w:rsidRDefault="00C62B39" w:rsidP="003F6AB2">
      <w:pPr>
        <w:spacing w:line="480" w:lineRule="auto"/>
      </w:pPr>
      <w:r w:rsidRPr="002915B7">
        <w:rPr>
          <w:color w:val="000000"/>
        </w:rPr>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we assume a linear relationship between the estimated quantity and the perceived benefit. While some ES datasets include aspects of both supply and demand, we consider the datasets to indicate the ES capacity at any given location. The ES datasets are a subset of datasets pre</w:t>
      </w:r>
      <w:r w:rsidR="004E2BA2">
        <w:rPr>
          <w:color w:val="000000"/>
        </w:rPr>
        <w:t>v</w:t>
      </w:r>
      <w:r w:rsidRPr="002915B7">
        <w:rPr>
          <w:color w:val="000000"/>
        </w:rPr>
        <w:t>iously collated and harmonized as part of a Horizon 2020 project PROVIDE</w:t>
      </w:r>
      <w:r w:rsidR="000C0308">
        <w:rPr>
          <w:color w:val="000000"/>
        </w:rPr>
        <w:t xml:space="preserve"> (http://www.provide-project.eu</w:t>
      </w:r>
      <w:r w:rsidRPr="002915B7">
        <w:rPr>
          <w:color w:val="000000"/>
        </w:rPr>
        <w:t xml:space="preserve">) </w:t>
      </w:r>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C75960A" w14:textId="77777777" w:rsidR="00C62B39" w:rsidRPr="002915B7" w:rsidRDefault="00C62B39" w:rsidP="003F6AB2">
      <w:pPr>
        <w:spacing w:line="480" w:lineRule="auto"/>
        <w:rPr>
          <w:color w:val="000000"/>
        </w:rPr>
      </w:pPr>
    </w:p>
    <w:p w14:paraId="3609D30D" w14:textId="6136F385" w:rsidR="00C62B39" w:rsidRPr="002915B7" w:rsidRDefault="00C62B39" w:rsidP="003F6AB2">
      <w:pPr>
        <w:tabs>
          <w:tab w:val="left" w:pos="3332"/>
        </w:tabs>
        <w:spacing w:line="480" w:lineRule="auto"/>
      </w:pPr>
      <w:r w:rsidRPr="002915B7">
        <w:t>For our prioritization analysis, we settled for</w:t>
      </w:r>
      <w:r w:rsidR="004E2BA2">
        <w:t xml:space="preserve"> a</w:t>
      </w:r>
      <w:r w:rsidRPr="002915B7">
        <w:t xml:space="preserve"> spatial resolution of 1 km</w:t>
      </w:r>
      <w:r w:rsidRPr="002915B7">
        <w:rPr>
          <w:vertAlign w:val="superscript"/>
        </w:rPr>
        <w:t>2</w:t>
      </w:r>
      <w:r w:rsidRPr="002915B7">
        <w:t>. This resolution is fine enough to be relevant for regional scale decision-making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w:t>
      </w:r>
      <w:del w:id="112" w:author="Joona Lehtomäki" w:date="2017-06-15T10:17:00Z">
        <w:r w:rsidRPr="002915B7" w:rsidDel="00637EAC">
          <w:delText>s</w:delText>
        </w:r>
      </w:del>
      <w:r w:rsidRPr="002915B7">
        <w:t>: climate regulation), the dataset was rescaled so that all values were positive.</w:t>
      </w:r>
    </w:p>
    <w:p w14:paraId="31F27643" w14:textId="77777777" w:rsidR="00C62B39" w:rsidRPr="002915B7" w:rsidRDefault="00C62B39" w:rsidP="003F6AB2">
      <w:pPr>
        <w:spacing w:line="480" w:lineRule="auto"/>
      </w:pPr>
    </w:p>
    <w:p w14:paraId="3DAFA854" w14:textId="77777777" w:rsidR="00C62B39" w:rsidRPr="002915B7" w:rsidRDefault="00FD069D" w:rsidP="003F6AB2">
      <w:pPr>
        <w:pStyle w:val="Heading3"/>
        <w:spacing w:line="480" w:lineRule="auto"/>
      </w:pPr>
      <w:r>
        <w:t xml:space="preserve">2.2.2 </w:t>
      </w:r>
      <w:r w:rsidR="00C62B39" w:rsidRPr="002915B7">
        <w:t>Biodiversity features (BD)</w:t>
      </w:r>
    </w:p>
    <w:p w14:paraId="16D97D01" w14:textId="77777777" w:rsidR="00C62B39" w:rsidRPr="002915B7" w:rsidRDefault="00C62B39" w:rsidP="003F6AB2">
      <w:pPr>
        <w:spacing w:line="480" w:lineRule="auto"/>
      </w:pPr>
    </w:p>
    <w:p w14:paraId="1C61E08C" w14:textId="7866F280" w:rsidR="00C62B39" w:rsidRPr="002915B7" w:rsidRDefault="00C62B39" w:rsidP="00262A90">
      <w:pPr>
        <w:spacing w:line="480" w:lineRule="auto"/>
      </w:pPr>
      <w:r w:rsidRPr="002915B7">
        <w:rPr>
          <w:color w:val="000000"/>
        </w:rPr>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xml:space="preserve">. We extracted a subset </w:t>
      </w:r>
      <w:del w:id="113" w:author="Joona Lehtomäki" w:date="2017-06-15T10:18:00Z">
        <w:r w:rsidRPr="002915B7" w:rsidDel="00585FF4">
          <w:rPr>
            <w:rFonts w:eastAsia="Times New Roman" w:cs="Calibri"/>
            <w:color w:val="000000"/>
            <w:lang w:eastAsia="fi-FI"/>
          </w:rPr>
          <w:delText>(BD from now on)</w:delText>
        </w:r>
      </w:del>
      <w:r w:rsidRPr="002915B7">
        <w:rPr>
          <w:rFonts w:eastAsia="Times New Roman" w:cs="Calibri"/>
          <w:color w:val="000000"/>
          <w:lang w:eastAsia="fi-FI"/>
        </w:rPr>
        <w:t xml:space="preserve"> of the original data for species that, according the EOO models, occur in EU25 countries, which constituted of 759 species (64 mammal, 404 bird, 83 amphibian, and 112 reptile species</w:t>
      </w:r>
      <w:ins w:id="114" w:author="Joona Lehtomäki" w:date="2017-06-15T10:18:00Z">
        <w:r w:rsidR="00585FF4">
          <w:rPr>
            <w:rFonts w:eastAsia="Times New Roman" w:cs="Calibri"/>
            <w:color w:val="000000"/>
            <w:lang w:eastAsia="fi-FI"/>
          </w:rPr>
          <w:t xml:space="preserve">; </w:t>
        </w:r>
        <w:r w:rsidR="00585FF4" w:rsidRPr="002915B7">
          <w:rPr>
            <w:rFonts w:eastAsia="Times New Roman" w:cs="Calibri"/>
            <w:color w:val="000000"/>
            <w:lang w:eastAsia="fi-FI"/>
          </w:rPr>
          <w:t>BD from now on</w:t>
        </w:r>
      </w:ins>
      <w:r w:rsidRPr="002915B7">
        <w:rPr>
          <w:rFonts w:eastAsia="Times New Roman" w:cs="Calibri"/>
          <w:color w:val="000000"/>
          <w:lang w:eastAsia="fi-FI"/>
        </w:rPr>
        <w:t xml:space="preserve">). The original data has a spatial resolution of 300 meters, which we aggregated to 1 km while matching the geographical extent of the ES datasets.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2AB16987" w14:textId="2C83C56F" w:rsidR="0023389C" w:rsidRPr="002915B7" w:rsidRDefault="0023389C" w:rsidP="003F6AB2">
      <w:pPr>
        <w:spacing w:line="480" w:lineRule="auto"/>
      </w:pPr>
    </w:p>
    <w:p w14:paraId="732A2294"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327D6CFF" w14:textId="77777777" w:rsidR="00C62B39" w:rsidRPr="002915B7" w:rsidRDefault="00FD069D" w:rsidP="003F6AB2">
      <w:pPr>
        <w:pStyle w:val="Heading2"/>
      </w:pPr>
      <w:r>
        <w:t xml:space="preserve">2.3 </w:t>
      </w:r>
      <w:r w:rsidR="00C62B39" w:rsidRPr="002915B7">
        <w:t>Prioritization methods</w:t>
      </w:r>
    </w:p>
    <w:p w14:paraId="10CB3567" w14:textId="77777777" w:rsidR="00C62B39" w:rsidRPr="002915B7" w:rsidRDefault="00C62B39" w:rsidP="003F6AB2">
      <w:pPr>
        <w:spacing w:line="480" w:lineRule="auto"/>
      </w:pPr>
    </w:p>
    <w:p w14:paraId="5ECC5DD3" w14:textId="77777777"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61384456" w14:textId="77777777" w:rsidR="00C62B39" w:rsidRPr="002915B7" w:rsidRDefault="00C62B39" w:rsidP="003F6AB2">
      <w:pPr>
        <w:spacing w:line="480" w:lineRule="auto"/>
        <w:rPr>
          <w:color w:val="000000"/>
        </w:rPr>
      </w:pPr>
    </w:p>
    <w:p w14:paraId="46A28B88" w14:textId="77A39C0F"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 xml:space="preserve">as Albuquerque and Beier (2015) used species presence/absence data, we do not restrict the values of features in the prioritization (ES and BD) to binary values only. Instead, the </w:t>
      </w:r>
      <w:r w:rsidR="00873665">
        <w:rPr>
          <w:color w:val="000000"/>
        </w:rPr>
        <w:t xml:space="preserve">occurrence level </w:t>
      </w:r>
      <w:r w:rsidRPr="002915B7">
        <w:rPr>
          <w:color w:val="000000"/>
        </w:rPr>
        <w:t xml:space="preserve">values </w:t>
      </w:r>
      <w:r w:rsidR="00873665" w:rsidRPr="002915B7">
        <w:rPr>
          <w:color w:val="000000"/>
        </w:rPr>
        <w:t>a</w:t>
      </w:r>
      <w:r w:rsidR="00873665">
        <w:rPr>
          <w:color w:val="000000"/>
        </w:rPr>
        <w:t>s</w:t>
      </w:r>
      <w:r w:rsidR="00873665" w:rsidRPr="002915B7">
        <w:rPr>
          <w:color w:val="000000"/>
        </w:rPr>
        <w:t xml:space="preserve"> </w:t>
      </w:r>
      <w:r w:rsidRPr="002915B7">
        <w:rPr>
          <w:color w:val="000000"/>
        </w:rPr>
        <w:t xml:space="preserve">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64CFB6A6" w14:textId="77777777" w:rsidR="00DB21C5" w:rsidRPr="002915B7" w:rsidRDefault="00DB21C5" w:rsidP="003F6AB2">
      <w:pPr>
        <w:spacing w:line="480" w:lineRule="auto"/>
      </w:pPr>
    </w:p>
    <w:p w14:paraId="0F9EDAC5" w14:textId="77777777" w:rsidR="00C62B39" w:rsidRPr="002915B7" w:rsidRDefault="00E4338E" w:rsidP="003F6AB2">
      <w:pPr>
        <w:spacing w:line="480" w:lineRule="auto"/>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5C3B7096" w14:textId="77777777" w:rsidR="00DB21C5" w:rsidRPr="002915B7" w:rsidRDefault="00DB21C5" w:rsidP="003F6AB2">
      <w:pPr>
        <w:spacing w:line="480" w:lineRule="auto"/>
        <w:rPr>
          <w:color w:val="000000"/>
        </w:rPr>
      </w:pPr>
    </w:p>
    <w:p w14:paraId="6F5B0D18" w14:textId="2CE6ED2F" w:rsidR="00C62B39" w:rsidRPr="002915B7" w:rsidRDefault="00C62B39"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115" w:name="_Hlk479004537"/>
      <w:r w:rsidR="00F45379" w:rsidRPr="002915B7">
        <w:rPr>
          <w:color w:val="000000"/>
        </w:rPr>
        <w:t xml:space="preserve">After summing up the RWR score, we ranked it and rescaled it into range [0, 1] to produce the final priority rank map. </w:t>
      </w:r>
      <w:bookmarkEnd w:id="115"/>
      <w:r w:rsidRPr="002915B7">
        <w:rPr>
          <w:color w:val="000000"/>
        </w:rPr>
        <w:t>We calculated the RWR scores for each of the data groups resulting in three computational variants: RWR_ALL, RWR_ES and RWR_BD (</w:t>
      </w:r>
      <w:r w:rsidRPr="002915B7">
        <w:rPr>
          <w:b/>
          <w:bCs/>
          <w:color w:val="000000"/>
        </w:rPr>
        <w:t>Fig. S</w:t>
      </w:r>
      <w:ins w:id="116" w:author="Joona Lehtomäki" w:date="2017-06-26T14:34:00Z">
        <w:r w:rsidR="00E97033">
          <w:rPr>
            <w:b/>
            <w:bCs/>
            <w:color w:val="000000"/>
          </w:rPr>
          <w:t>2</w:t>
        </w:r>
      </w:ins>
      <w:del w:id="117" w:author="Joona Lehtomäki" w:date="2017-06-26T14:34:00Z">
        <w:r w:rsidRPr="002915B7" w:rsidDel="00E97033">
          <w:rPr>
            <w:b/>
            <w:bCs/>
            <w:color w:val="000000"/>
          </w:rPr>
          <w:delText>1</w:delText>
        </w:r>
      </w:del>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r w:rsidR="00873665">
        <w:rPr>
          <w:color w:val="000000"/>
        </w:rPr>
        <w:t xml:space="preserve">, i.e., </w:t>
      </w:r>
      <w:del w:id="118" w:author="Joona Lehtomäki" w:date="2017-06-15T10:19:00Z">
        <w:r w:rsidR="00873665" w:rsidDel="00D84A65">
          <w:rPr>
            <w:color w:val="000000"/>
          </w:rPr>
          <w:delText xml:space="preserve">species occurrence </w:delText>
        </w:r>
      </w:del>
      <w:ins w:id="119" w:author="Joona Lehtomäki" w:date="2017-06-15T10:19:00Z">
        <w:r w:rsidR="00D84A65">
          <w:rPr>
            <w:color w:val="000000"/>
          </w:rPr>
          <w:t xml:space="preserve"> BD </w:t>
        </w:r>
      </w:ins>
      <w:r w:rsidR="00873665">
        <w:rPr>
          <w:color w:val="000000"/>
        </w:rPr>
        <w:t>and ES given the same importance in defining priority areas</w:t>
      </w:r>
      <w:r w:rsidRPr="002915B7">
        <w:rPr>
          <w:color w:val="000000"/>
        </w:rPr>
        <w:t>.</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1312536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11719E5" w14:textId="77777777" w:rsidR="00C62B39" w:rsidRPr="002915B7" w:rsidRDefault="00FD069D" w:rsidP="003F6AB2">
      <w:pPr>
        <w:pStyle w:val="Heading3"/>
        <w:spacing w:line="480" w:lineRule="auto"/>
      </w:pPr>
      <w:r>
        <w:t xml:space="preserve">2.3.2 </w:t>
      </w:r>
      <w:r w:rsidR="00C62B39" w:rsidRPr="002915B7">
        <w:t>Zonation (ZON)</w:t>
      </w:r>
    </w:p>
    <w:p w14:paraId="2E4940DB" w14:textId="77777777" w:rsidR="00C62B39" w:rsidRPr="002915B7" w:rsidRDefault="00C62B39" w:rsidP="003F6AB2">
      <w:pPr>
        <w:spacing w:line="480" w:lineRule="auto"/>
      </w:pPr>
    </w:p>
    <w:p w14:paraId="4B49E328" w14:textId="4AA6EAD3"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w:t>
      </w:r>
      <w:del w:id="120" w:author="Joona Lehtomäki" w:date="2017-06-15T10:20:00Z">
        <w:r w:rsidRPr="002915B7" w:rsidDel="007F4504">
          <w:rPr>
            <w:rFonts w:ascii="Calibri" w:hAnsi="Calibri"/>
            <w:color w:val="000000"/>
            <w:sz w:val="22"/>
            <w:szCs w:val="22"/>
          </w:rPr>
          <w:delText xml:space="preserve">starts </w:delText>
        </w:r>
      </w:del>
      <w:r w:rsidRPr="002915B7">
        <w:rPr>
          <w:rFonts w:ascii="Calibri" w:hAnsi="Calibri"/>
          <w:color w:val="000000"/>
          <w:sz w:val="22"/>
          <w:szCs w:val="22"/>
        </w:rPr>
        <w:t>iteratively remov</w:t>
      </w:r>
      <w:ins w:id="121" w:author="Joona Lehtomäki" w:date="2017-06-15T10:20:00Z">
        <w:r w:rsidR="007F4504">
          <w:rPr>
            <w:rFonts w:ascii="Calibri" w:hAnsi="Calibri"/>
            <w:color w:val="000000"/>
            <w:sz w:val="22"/>
            <w:szCs w:val="22"/>
          </w:rPr>
          <w:t>es</w:t>
        </w:r>
      </w:ins>
      <w:del w:id="122" w:author="Joona Lehtomäki" w:date="2017-06-15T10:20:00Z">
        <w:r w:rsidRPr="002915B7" w:rsidDel="007F4504">
          <w:rPr>
            <w:rFonts w:ascii="Calibri" w:hAnsi="Calibri"/>
            <w:color w:val="000000"/>
            <w:sz w:val="22"/>
            <w:szCs w:val="22"/>
          </w:rPr>
          <w:delText>ing</w:delText>
        </w:r>
      </w:del>
      <w:r w:rsidRPr="002915B7">
        <w:rPr>
          <w:rFonts w:ascii="Calibri" w:hAnsi="Calibri"/>
          <w:color w:val="000000"/>
          <w:sz w:val="22"/>
          <w:szCs w:val="22"/>
        </w:rPr>
        <w:t xml:space="preserve">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w:t>
      </w:r>
      <w:del w:id="123" w:author="Joona Lehtomäki" w:date="2017-06-15T10:20:00Z">
        <w:r w:rsidRPr="002915B7" w:rsidDel="00E01E51">
          <w:rPr>
            <w:rFonts w:ascii="Calibri" w:hAnsi="Calibri"/>
            <w:color w:val="000000"/>
            <w:sz w:val="22"/>
            <w:szCs w:val="22"/>
          </w:rPr>
          <w:delText xml:space="preserve">pixels </w:delText>
        </w:r>
      </w:del>
      <w:ins w:id="124" w:author="Joona Lehtomäki" w:date="2017-06-15T10:20:00Z">
        <w:r w:rsidR="00E01E51">
          <w:rPr>
            <w:rFonts w:ascii="Calibri" w:hAnsi="Calibri"/>
            <w:color w:val="000000"/>
            <w:sz w:val="22"/>
            <w:szCs w:val="22"/>
          </w:rPr>
          <w:t>cells</w:t>
        </w:r>
        <w:r w:rsidR="00E01E51" w:rsidRPr="002915B7">
          <w:rPr>
            <w:rFonts w:ascii="Calibri" w:hAnsi="Calibri"/>
            <w:color w:val="000000"/>
            <w:sz w:val="22"/>
            <w:szCs w:val="22"/>
          </w:rPr>
          <w:t xml:space="preserve"> </w:t>
        </w:r>
      </w:ins>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6C9C47F3" w14:textId="7777777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42812DFD" w14:textId="52697391" w:rsidR="00C62B39" w:rsidRPr="002915B7" w:rsidRDefault="00E4338E" w:rsidP="003F6AB2">
      <w:pPr>
        <w:pStyle w:val="NormalWeb"/>
        <w:spacing w:before="0" w:after="0" w:line="480" w:lineRule="auto"/>
        <w:textAlignment w:val="baseline"/>
      </w:pPr>
      <m:oMath>
        <m:sSub>
          <m:sSubPr>
            <m:ctrlPr>
              <w:ins w:id="125" w:author="Joona Lehtomäki" w:date="2017-06-15T10:25:00Z">
                <w:rPr>
                  <w:rFonts w:ascii="Cambria Math" w:hAnsi="Cambria Math"/>
                  <w:i/>
                  <w:iCs/>
                  <w:color w:val="000000"/>
                  <w:sz w:val="22"/>
                  <w:szCs w:val="22"/>
                </w:rPr>
              </w:ins>
            </m:ctrlPr>
          </m:sSubPr>
          <m:e>
            <m:r>
              <w:ins w:id="126" w:author="Joona Lehtomäki" w:date="2017-06-15T10:26:00Z">
                <w:rPr>
                  <w:rFonts w:ascii="Cambria Math" w:hAnsi="Cambria Math"/>
                  <w:color w:val="000000"/>
                  <w:sz w:val="22"/>
                  <w:szCs w:val="22"/>
                </w:rPr>
                <m:t>δ</m:t>
              </w:ins>
            </m:r>
          </m:e>
          <m:sub>
            <m:r>
              <w:ins w:id="127" w:author="Joona Lehtomäki" w:date="2017-06-15T10:26:00Z">
                <w:rPr>
                  <w:rFonts w:ascii="Cambria Math" w:hAnsi="Cambria Math"/>
                  <w:color w:val="000000"/>
                  <w:sz w:val="22"/>
                  <w:szCs w:val="22"/>
                </w:rPr>
                <m:t>i</m:t>
              </w:ins>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j=1</m:t>
            </m:r>
          </m:sub>
          <m:sup>
            <m:r>
              <w:rPr>
                <w:rFonts w:ascii="Cambria Math" w:hAnsi="Cambria Math"/>
                <w:color w:val="000000"/>
                <w:sz w:val="22"/>
                <w:szCs w:val="22"/>
              </w:rPr>
              <m:t>J</m:t>
            </m:r>
          </m:sup>
          <m:e>
            <m:d>
              <m:dPr>
                <m:begChr m:val="["/>
                <m:endChr m:val="]"/>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s-i</m:t>
                        </m:r>
                      </m:e>
                    </m:d>
                  </m:e>
                </m:d>
              </m:e>
            </m:d>
          </m:e>
        </m:nary>
        <m:r>
          <w:rPr>
            <w:rFonts w:ascii="Cambria Math" w:hAnsi="Cambria Math"/>
            <w:color w:val="000000"/>
            <w:sz w:val="22"/>
            <w:szCs w:val="22"/>
          </w:rPr>
          <m:t xml:space="preserve"> </m:t>
        </m:r>
      </m:oMath>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633FEF" w:rsidRPr="002915B7">
        <w:rPr>
          <w:rFonts w:asciiTheme="minorHAnsi" w:hAnsiTheme="minorHAnsi"/>
          <w:color w:val="000000"/>
          <w:sz w:val="22"/>
          <w:szCs w:val="22"/>
        </w:rPr>
        <w:t>(2)</w:t>
      </w:r>
    </w:p>
    <w:p w14:paraId="70CE0E5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C09DC41" w14:textId="4198BB1E"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ins w:id="128" w:author="Joona Lehtomäki" w:date="2017-06-15T10:29:00Z">
        <w:r w:rsidR="00FC4CC7">
          <w:rPr>
            <w:rFonts w:ascii="Calibri" w:hAnsi="Calibri"/>
            <w:iCs/>
            <w:color w:val="000000"/>
            <w:sz w:val="22"/>
            <w:szCs w:val="22"/>
          </w:rPr>
          <w:t xml:space="preserve">the remaining set of cells without cell </w:t>
        </w:r>
        <w:r w:rsidR="00FC4CC7" w:rsidRPr="00FC4CC7">
          <w:rPr>
            <w:rFonts w:ascii="Calibri" w:hAnsi="Calibri"/>
            <w:i/>
            <w:iCs/>
            <w:color w:val="000000"/>
            <w:sz w:val="22"/>
            <w:szCs w:val="22"/>
          </w:rPr>
          <w:t>i</w:t>
        </w:r>
      </w:ins>
      <w:r w:rsidRPr="002915B7">
        <w:rPr>
          <w:rFonts w:ascii="Calibri" w:hAnsi="Calibri"/>
          <w:color w:val="000000"/>
          <w:sz w:val="22"/>
          <w:szCs w:val="22"/>
        </w:rPr>
        <w:t xml:space="preserve"> </w:t>
      </w:r>
      <w:r w:rsidRPr="002915B7">
        <w:rPr>
          <w:rFonts w:ascii="Calibri" w:hAnsi="Calibri"/>
          <w:i/>
          <w:iCs/>
          <w:color w:val="000000"/>
          <w:sz w:val="22"/>
          <w:szCs w:val="22"/>
        </w:rPr>
        <w:t xml:space="preserve">s – </w:t>
      </w:r>
      <w:ins w:id="129" w:author="Joona Lehtomäki" w:date="2017-06-15T10:21:00Z">
        <w:r w:rsidR="003C1CC6">
          <w:rPr>
            <w:rFonts w:ascii="Calibri" w:hAnsi="Calibri"/>
            <w:i/>
            <w:iCs/>
            <w:color w:val="000000"/>
            <w:sz w:val="22"/>
            <w:szCs w:val="22"/>
          </w:rPr>
          <w:t>i</w:t>
        </w:r>
      </w:ins>
      <w:del w:id="130" w:author="Joona Lehtomäki" w:date="2017-06-15T10:21:00Z">
        <w:r w:rsidRPr="002915B7" w:rsidDel="003C1CC6">
          <w:rPr>
            <w:rFonts w:ascii="Calibri" w:hAnsi="Calibri"/>
            <w:i/>
            <w:iCs/>
            <w:color w:val="000000"/>
            <w:sz w:val="22"/>
            <w:szCs w:val="22"/>
          </w:rPr>
          <w:delText>I</w:delText>
        </w:r>
      </w:del>
      <w:r w:rsidRPr="002915B7">
        <w:rPr>
          <w:rFonts w:ascii="Calibri" w:hAnsi="Calibri"/>
          <w:i/>
          <w:iCs/>
          <w:color w:val="000000"/>
          <w:sz w:val="22"/>
          <w:szCs w:val="22"/>
        </w:rPr>
        <w:t xml:space="preserve">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w:t>
      </w:r>
      <w:ins w:id="131" w:author="Joona Lehtomäki" w:date="2017-06-15T10:30:00Z">
        <w:r w:rsidR="00FC4CC7">
          <w:rPr>
            <w:rFonts w:ascii="Calibri" w:hAnsi="Calibri"/>
            <w:color w:val="000000"/>
            <w:sz w:val="22"/>
            <w:szCs w:val="22"/>
          </w:rPr>
          <w:t>,</w:t>
        </w:r>
      </w:ins>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w:t>
      </w:r>
      <w:del w:id="132" w:author="Joona Lehtomäki" w:date="2017-06-15T10:20:00Z">
        <w:r w:rsidRPr="002915B7" w:rsidDel="00C53FF0">
          <w:rPr>
            <w:rFonts w:ascii="Calibri" w:hAnsi="Calibri"/>
            <w:color w:val="000000"/>
            <w:sz w:val="22"/>
            <w:szCs w:val="22"/>
          </w:rPr>
          <w:delText xml:space="preserve">gets </w:delText>
        </w:r>
      </w:del>
      <w:ins w:id="133" w:author="Joona Lehtomäki" w:date="2017-06-15T10:20:00Z">
        <w:r w:rsidR="00C53FF0">
          <w:rPr>
            <w:rFonts w:ascii="Calibri" w:hAnsi="Calibri"/>
            <w:color w:val="000000"/>
            <w:sz w:val="22"/>
            <w:szCs w:val="22"/>
          </w:rPr>
          <w:t>becomes</w:t>
        </w:r>
        <w:r w:rsidR="00C53FF0" w:rsidRPr="002915B7">
          <w:rPr>
            <w:rFonts w:ascii="Calibri" w:hAnsi="Calibri"/>
            <w:color w:val="000000"/>
            <w:sz w:val="22"/>
            <w:szCs w:val="22"/>
          </w:rPr>
          <w:t xml:space="preserve"> </w:t>
        </w:r>
      </w:ins>
      <w:r w:rsidRPr="002915B7">
        <w:rPr>
          <w:rFonts w:ascii="Calibri" w:hAnsi="Calibri"/>
          <w:color w:val="000000"/>
          <w:sz w:val="22"/>
          <w:szCs w:val="22"/>
        </w:rPr>
        <w:t xml:space="preserve">rarer in the cell-removal process, it also becomes relatively more valuable. This process leads to the maintenance of a balanced representation of all features in the solution. We chose to use ABF for two reasons. First, an (utility 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(Arponen 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w:t>
      </w:r>
      <w:del w:id="134" w:author="Joona Lehtomäki" w:date="2017-06-15T10:30:00Z">
        <w:r w:rsidRPr="002915B7" w:rsidDel="00FC4CC7">
          <w:rPr>
            <w:rFonts w:ascii="Calibri" w:hAnsi="Calibri"/>
            <w:color w:val="000000"/>
            <w:sz w:val="22"/>
            <w:szCs w:val="22"/>
          </w:rPr>
          <w:delText>biodiversity feature</w:delText>
        </w:r>
      </w:del>
      <w:ins w:id="135" w:author="Joona Lehtomäki" w:date="2017-06-15T10:30:00Z">
        <w:r w:rsidR="00FC4CC7">
          <w:rPr>
            <w:rFonts w:ascii="Calibri" w:hAnsi="Calibri"/>
            <w:color w:val="000000"/>
            <w:sz w:val="22"/>
            <w:szCs w:val="22"/>
          </w:rPr>
          <w:t>BD</w:t>
        </w:r>
      </w:ins>
      <w:r w:rsidRPr="002915B7">
        <w:rPr>
          <w:rFonts w:ascii="Calibri" w:hAnsi="Calibri"/>
          <w:color w:val="000000"/>
          <w:sz w:val="22"/>
          <w:szCs w:val="22"/>
        </w:rPr>
        <w:t xml:space="preserv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115374C5"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9B36429" w14:textId="5035D71F"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We created </w:t>
      </w:r>
      <w:ins w:id="136" w:author="Joona Lehtomäki" w:date="2017-06-15T10:31:00Z">
        <w:r w:rsidR="00D74092">
          <w:rPr>
            <w:rFonts w:ascii="Calibri" w:hAnsi="Calibri"/>
            <w:color w:val="000000"/>
            <w:sz w:val="22"/>
            <w:szCs w:val="22"/>
          </w:rPr>
          <w:t>three</w:t>
        </w:r>
      </w:ins>
      <w:del w:id="137" w:author="Joona Lehtomäki" w:date="2017-06-15T10:30:00Z">
        <w:r w:rsidRPr="002915B7" w:rsidDel="00D74092">
          <w:rPr>
            <w:rFonts w:ascii="Calibri" w:hAnsi="Calibri"/>
            <w:color w:val="000000"/>
            <w:sz w:val="22"/>
            <w:szCs w:val="22"/>
          </w:rPr>
          <w:delText>3</w:delText>
        </w:r>
      </w:del>
      <w:r w:rsidRPr="002915B7">
        <w:rPr>
          <w:rFonts w:ascii="Calibri" w:hAnsi="Calibri"/>
          <w:color w:val="000000"/>
          <w:sz w:val="22"/>
          <w:szCs w:val="22"/>
        </w:rPr>
        <w:t xml:space="preserve"> main variants for Zonation: ZON_ALL, ZON_ES and ZON_BD (</w:t>
      </w:r>
      <w:r w:rsidRPr="002915B7">
        <w:rPr>
          <w:rFonts w:ascii="Calibri" w:hAnsi="Calibri"/>
          <w:b/>
          <w:bCs/>
          <w:color w:val="000000"/>
          <w:sz w:val="22"/>
          <w:szCs w:val="22"/>
        </w:rPr>
        <w:t>Fig. S</w:t>
      </w:r>
      <w:ins w:id="138" w:author="Joona Lehtomäki" w:date="2017-06-26T14:34:00Z">
        <w:r w:rsidR="00E97033">
          <w:rPr>
            <w:rFonts w:ascii="Calibri" w:hAnsi="Calibri"/>
            <w:b/>
            <w:bCs/>
            <w:color w:val="000000"/>
            <w:sz w:val="22"/>
            <w:szCs w:val="22"/>
          </w:rPr>
          <w:t>2</w:t>
        </w:r>
      </w:ins>
      <w:del w:id="139" w:author="Joona Lehtomäki" w:date="2017-06-26T14:34:00Z">
        <w:r w:rsidRPr="002915B7" w:rsidDel="00E97033">
          <w:rPr>
            <w:rFonts w:ascii="Calibri" w:hAnsi="Calibri"/>
            <w:b/>
            <w:bCs/>
            <w:color w:val="000000"/>
            <w:sz w:val="22"/>
            <w:szCs w:val="22"/>
          </w:rPr>
          <w:delText>1</w:delText>
        </w:r>
      </w:del>
      <w:r w:rsidRPr="002915B7">
        <w:rPr>
          <w:rFonts w:ascii="Calibri" w:hAnsi="Calibri"/>
          <w:color w:val="000000"/>
          <w:sz w:val="22"/>
          <w:szCs w:val="22"/>
        </w:rPr>
        <w:t xml:space="preserve">).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w:t>
      </w:r>
      <w:del w:id="140" w:author="Joona Lehtomäki" w:date="2017-06-15T10:31:00Z">
        <w:r w:rsidRPr="002915B7" w:rsidDel="005E4205">
          <w:rPr>
            <w:rFonts w:ascii="Calibri" w:hAnsi="Calibri"/>
            <w:color w:val="000000"/>
            <w:sz w:val="22"/>
            <w:szCs w:val="22"/>
          </w:rPr>
          <w:delText>below</w:delText>
        </w:r>
      </w:del>
      <w:ins w:id="141" w:author="Joona Lehtomäki" w:date="2017-06-15T10:31:00Z">
        <w:r w:rsidR="005E4205">
          <w:rPr>
            <w:rFonts w:ascii="Calibri" w:hAnsi="Calibri"/>
            <w:color w:val="000000"/>
            <w:sz w:val="22"/>
            <w:szCs w:val="22"/>
          </w:rPr>
          <w:t xml:space="preserve">in section </w:t>
        </w:r>
        <w:r w:rsidR="00844AD1">
          <w:rPr>
            <w:rFonts w:ascii="Calibri" w:hAnsi="Calibri"/>
            <w:color w:val="000000"/>
            <w:sz w:val="22"/>
            <w:szCs w:val="22"/>
          </w:rPr>
          <w:t>2.6</w:t>
        </w:r>
      </w:ins>
      <w:r w:rsidRPr="002915B7">
        <w:rPr>
          <w:rFonts w:ascii="Calibri" w:hAnsi="Calibri"/>
          <w:color w:val="000000"/>
          <w:sz w:val="22"/>
          <w:szCs w:val="22"/>
        </w:rPr>
        <w:t>).</w:t>
      </w:r>
    </w:p>
    <w:p w14:paraId="02165463"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DB00520" w14:textId="77777777" w:rsidR="00C62B39" w:rsidRPr="002915B7" w:rsidRDefault="00FD069D" w:rsidP="003F6AB2">
      <w:pPr>
        <w:pStyle w:val="Heading3"/>
        <w:spacing w:line="480" w:lineRule="auto"/>
      </w:pPr>
      <w:r>
        <w:t xml:space="preserve">2.3.3 </w:t>
      </w:r>
      <w:r w:rsidR="00C62B39" w:rsidRPr="002915B7">
        <w:t>Exact optimization (ILP)</w:t>
      </w:r>
    </w:p>
    <w:p w14:paraId="54C16814" w14:textId="77777777" w:rsidR="00C62B39" w:rsidRPr="002915B7" w:rsidRDefault="00C62B39" w:rsidP="003F6AB2">
      <w:pPr>
        <w:spacing w:line="480" w:lineRule="auto"/>
      </w:pPr>
    </w:p>
    <w:p w14:paraId="1AC2B4BD" w14:textId="74B7A558" w:rsidR="00C62B39" w:rsidRPr="002915B7" w:rsidRDefault="00C62B39" w:rsidP="003F6AB2">
      <w:pPr>
        <w:spacing w:line="480" w:lineRule="auto"/>
      </w:pPr>
      <w:r w:rsidRPr="002915B7">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142" w:name="_Hlk479005265"/>
      <w:r w:rsidRPr="002915B7">
        <w:t>keeping the number of selected cells below a given threshold</w:t>
      </w:r>
      <w:bookmarkEnd w:id="142"/>
      <w:ins w:id="143" w:author="Joona Lehtomäki" w:date="2017-06-15T13:27:00Z">
        <w:r w:rsidR="00CD4D7A">
          <w:t xml:space="preserve"> (</w:t>
        </w:r>
      </w:ins>
      <w:ins w:id="144" w:author="Joona Lehtomäki" w:date="2017-06-15T13:28:00Z">
        <w:r w:rsidR="009124D7">
          <w:t xml:space="preserve">defined by </w:t>
        </w:r>
      </w:ins>
      <w:ins w:id="145" w:author="Joona Lehtomäki" w:date="2017-06-15T13:27:00Z">
        <w:r w:rsidR="00CD4D7A">
          <w:t>the target fraction, e.g. 10% of the landscape)</w:t>
        </w:r>
      </w:ins>
      <w:r w:rsidRPr="002915B7">
        <w:t xml:space="preserve">. </w:t>
      </w:r>
      <w:r w:rsidR="008C1F20" w:rsidRPr="002915B7">
        <w:t>By hierarchical, we mean solving several maximum coverage problems</w:t>
      </w:r>
      <w:ins w:id="146" w:author="Joona Lehtomäki" w:date="2017-06-15T13:28:00Z">
        <w:r w:rsidR="009124D7">
          <w:t xml:space="preserve"> varying the </w:t>
        </w:r>
      </w:ins>
      <w:ins w:id="147" w:author="Joona Lehtomäki" w:date="2017-06-15T13:29:00Z">
        <w:r w:rsidR="009124D7" w:rsidRPr="009124D7">
          <w:t>thresholds</w:t>
        </w:r>
        <w:r w:rsidR="009124D7">
          <w:t xml:space="preserve"> between 1</w:t>
        </w:r>
      </w:ins>
      <w:ins w:id="148" w:author="Joona Lehtomäki" w:date="2017-06-15T13:31:00Z">
        <w:r w:rsidR="00640D96">
          <w:t>%</w:t>
        </w:r>
      </w:ins>
      <w:ins w:id="149" w:author="Joona Lehtomäki" w:date="2017-06-15T13:29:00Z">
        <w:r w:rsidR="009124D7">
          <w:t xml:space="preserve"> to 99%.</w:t>
        </w:r>
      </w:ins>
      <w:del w:id="150" w:author="Joona Lehtomäki" w:date="2017-06-15T13:28:00Z">
        <w:r w:rsidR="008C1F20" w:rsidRPr="002915B7" w:rsidDel="009124D7">
          <w:delText xml:space="preserve"> using the top priority fraction of the landscape as a constraint</w:delText>
        </w:r>
      </w:del>
      <w:r w:rsidR="008C1F20" w:rsidRPr="002915B7">
        <w:t>.</w:t>
      </w:r>
      <w:r w:rsidR="000775C2" w:rsidRPr="002915B7">
        <w:t xml:space="preserve"> </w:t>
      </w:r>
      <w:r w:rsidR="008C1F20" w:rsidRPr="002915B7">
        <w:t>Before solving the optimization problem</w:t>
      </w:r>
      <w:ins w:id="151" w:author="Joona Lehtomäki" w:date="2017-06-15T13:30:00Z">
        <w:r w:rsidR="0088187F">
          <w:t>s</w:t>
        </w:r>
      </w:ins>
      <w:r w:rsidR="008C1F20" w:rsidRPr="002915B7">
        <w:t>, we occurrence level normalized all features:</w:t>
      </w:r>
    </w:p>
    <w:p w14:paraId="3A9C7899" w14:textId="77777777" w:rsidR="008C1F20" w:rsidRPr="002915B7" w:rsidRDefault="008C1F20" w:rsidP="003F6AB2">
      <w:pPr>
        <w:spacing w:line="480" w:lineRule="auto"/>
      </w:pPr>
    </w:p>
    <w:p w14:paraId="1FCB596E" w14:textId="77777777" w:rsidR="008C1F20" w:rsidRPr="002915B7" w:rsidRDefault="00E4338E" w:rsidP="003F6AB2">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57328E40" w14:textId="77777777" w:rsidR="008C1F20" w:rsidRPr="002915B7" w:rsidRDefault="008C1F20" w:rsidP="003F6AB2">
      <w:pPr>
        <w:spacing w:line="480" w:lineRule="auto"/>
        <w:rPr>
          <w:color w:val="000000"/>
        </w:rPr>
      </w:pPr>
    </w:p>
    <w:p w14:paraId="49881D6B" w14:textId="77777777" w:rsidR="00C62B39" w:rsidRPr="002915B7" w:rsidRDefault="008C1F20"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05DD687E" w14:textId="77777777" w:rsidR="008C1F20" w:rsidRPr="002915B7" w:rsidRDefault="008C1F20" w:rsidP="003F6AB2">
      <w:pPr>
        <w:spacing w:line="480" w:lineRule="auto"/>
      </w:pPr>
    </w:p>
    <w:p w14:paraId="19FE5C5A" w14:textId="77777777" w:rsidR="00940080" w:rsidRPr="002915B7" w:rsidRDefault="00940080" w:rsidP="003F6AB2">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4E29B379" w14:textId="77777777" w:rsidR="00C62B39" w:rsidRPr="002915B7" w:rsidRDefault="00940080" w:rsidP="003F6AB2">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30D70D70" w14:textId="77777777" w:rsidR="00C62B39" w:rsidRPr="002915B7" w:rsidRDefault="00C62B39" w:rsidP="003F6AB2">
      <w:pPr>
        <w:spacing w:line="480" w:lineRule="auto"/>
      </w:pPr>
    </w:p>
    <w:p w14:paraId="452B4B6B" w14:textId="77777777" w:rsidR="00C62B39" w:rsidRPr="002915B7" w:rsidRDefault="00C62B39" w:rsidP="003F6AB2">
      <w:pPr>
        <w:spacing w:line="480" w:lineRule="auto"/>
        <w:rPr>
          <w:color w:val="000000"/>
        </w:rPr>
      </w:pPr>
      <w:r w:rsidRPr="002915B7">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8F91786" w14:textId="77777777" w:rsidR="00C62B39" w:rsidRPr="002915B7" w:rsidRDefault="00C62B39" w:rsidP="003F6AB2">
      <w:pPr>
        <w:pStyle w:val="ListParagraph"/>
        <w:spacing w:line="480" w:lineRule="auto"/>
        <w:ind w:left="0"/>
        <w:rPr>
          <w:color w:val="000000"/>
        </w:rPr>
      </w:pPr>
    </w:p>
    <w:p w14:paraId="77082660" w14:textId="5650DDFD" w:rsidR="00C62B39" w:rsidRPr="002915B7" w:rsidRDefault="00C62B39" w:rsidP="003F6AB2">
      <w:pPr>
        <w:pStyle w:val="ListParagraph"/>
        <w:spacing w:line="480" w:lineRule="auto"/>
        <w:ind w:left="0"/>
      </w:pPr>
      <w:r w:rsidRPr="002915B7">
        <w:rPr>
          <w:color w:val="000000"/>
        </w:rPr>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w:t>
      </w:r>
      <w:ins w:id="152" w:author="Joona Lehtomäki" w:date="2017-06-26T14:34:00Z">
        <w:r w:rsidR="00E97033">
          <w:rPr>
            <w:b/>
            <w:bCs/>
            <w:color w:val="000000"/>
          </w:rPr>
          <w:t>2</w:t>
        </w:r>
      </w:ins>
      <w:del w:id="153" w:author="Joona Lehtomäki" w:date="2017-06-26T14:34:00Z">
        <w:r w:rsidRPr="002915B7" w:rsidDel="00E97033">
          <w:rPr>
            <w:b/>
            <w:bCs/>
            <w:color w:val="000000"/>
          </w:rPr>
          <w:delText>1</w:delText>
        </w:r>
      </w:del>
      <w:r w:rsidRPr="002915B7">
        <w:rPr>
          <w:color w:val="000000"/>
        </w:rPr>
        <w:t>). In the variant with all features included (ILP_ALL), we balanced the prioritization between data groups ES and BD by using the same weighting scheme as with RWR in the optimization.</w:t>
      </w:r>
    </w:p>
    <w:p w14:paraId="0EB521A5" w14:textId="77777777" w:rsidR="00290EED" w:rsidRPr="002915B7" w:rsidRDefault="00290EED" w:rsidP="003F6AB2">
      <w:pPr>
        <w:pStyle w:val="ListParagraph"/>
        <w:spacing w:line="480" w:lineRule="auto"/>
        <w:ind w:left="0"/>
        <w:rPr>
          <w:color w:val="000000"/>
        </w:rPr>
      </w:pPr>
    </w:p>
    <w:p w14:paraId="55D878A7" w14:textId="77777777" w:rsidR="00C62B39" w:rsidRPr="002915B7" w:rsidRDefault="00FD069D" w:rsidP="003F6AB2">
      <w:pPr>
        <w:pStyle w:val="Heading2"/>
      </w:pPr>
      <w:r>
        <w:t xml:space="preserve">2.4 </w:t>
      </w:r>
      <w:r w:rsidR="00C62B39" w:rsidRPr="002915B7">
        <w:t>Comparing solution similarity and performance</w:t>
      </w:r>
    </w:p>
    <w:p w14:paraId="6C9983F8" w14:textId="77777777" w:rsidR="00C62B39" w:rsidRPr="002915B7" w:rsidRDefault="00C62B39" w:rsidP="003F6AB2">
      <w:pPr>
        <w:spacing w:line="480" w:lineRule="auto"/>
      </w:pPr>
    </w:p>
    <w:p w14:paraId="5868B11C" w14:textId="5B26E94B" w:rsidR="00C62B39" w:rsidRPr="002915B7" w:rsidRDefault="00C62B39" w:rsidP="003F6AB2">
      <w:pPr>
        <w:spacing w:line="480" w:lineRule="auto"/>
      </w:pPr>
      <w:r w:rsidRPr="002915B7">
        <w:t>We compared the solutions for all nine variants (</w:t>
      </w:r>
      <w:r w:rsidRPr="002915B7">
        <w:rPr>
          <w:b/>
          <w:bCs/>
        </w:rPr>
        <w:t>Fig. S</w:t>
      </w:r>
      <w:ins w:id="154" w:author="Joona Lehtomäki" w:date="2017-06-26T14:34:00Z">
        <w:r w:rsidR="00E97033">
          <w:rPr>
            <w:b/>
            <w:bCs/>
          </w:rPr>
          <w:t>2</w:t>
        </w:r>
      </w:ins>
      <w:del w:id="155" w:author="Joona Lehtomäki" w:date="2017-06-26T14:34:00Z">
        <w:r w:rsidRPr="002915B7" w:rsidDel="00E97033">
          <w:rPr>
            <w:b/>
            <w:bCs/>
          </w:rPr>
          <w:delText>1</w:delText>
        </w:r>
      </w:del>
      <w:r w:rsidRPr="002915B7">
        <w:t xml:space="preserve">) for the solution i) similarity and ii) performance. In addition, we also quantified to overall patterns in rank priorities over all solutions. </w:t>
      </w:r>
    </w:p>
    <w:p w14:paraId="435F6E4A" w14:textId="77777777" w:rsidR="00C62B39" w:rsidRPr="002915B7" w:rsidRDefault="00C62B39" w:rsidP="003F6AB2">
      <w:pPr>
        <w:spacing w:line="480" w:lineRule="auto"/>
      </w:pPr>
    </w:p>
    <w:p w14:paraId="3F16F509" w14:textId="65F7AB21" w:rsidR="00C62B39" w:rsidRPr="002915B7" w:rsidRDefault="00C62B39" w:rsidP="003F6AB2">
      <w:pPr>
        <w:spacing w:line="480" w:lineRule="auto"/>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t>
      </w:r>
      <w:ins w:id="156" w:author="Joona Lehtomäki" w:date="2017-06-15T13:34:00Z">
        <w:r w:rsidR="001F71CA">
          <w:t>section 2.6</w:t>
        </w:r>
      </w:ins>
      <w:del w:id="157" w:author="Joona Lehtomäki" w:date="2017-06-15T13:34:00Z">
        <w:r w:rsidRPr="002915B7" w:rsidDel="001F71CA">
          <w:delText>“Workflow implementation”</w:delText>
        </w:r>
      </w:del>
      <w:r w:rsidRPr="002915B7">
        <w:t xml:space="preserve">).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w:t>
      </w:r>
      <w:del w:id="158" w:author="Joona Lehtomäki" w:date="2017-06-15T13:34:00Z">
        <w:r w:rsidRPr="002915B7" w:rsidDel="001F71CA">
          <w:delText xml:space="preserve"> </w:delText>
        </w:r>
      </w:del>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Third, to quantify the similarity of the solutions when the aggregated to a meaningful administrative level (</w:t>
      </w:r>
      <w:r w:rsidR="00FD5798" w:rsidRPr="002915B7">
        <w:rPr>
          <w:color w:val="000000"/>
        </w:rPr>
        <w:t>Nomenclature of territorial units for statistics</w:t>
      </w:r>
      <w:r w:rsidR="00FD5798">
        <w:t xml:space="preserve">, </w:t>
      </w:r>
      <w:r w:rsidRPr="002915B7">
        <w:t>NUTS2 regions), we computed the Map Comparison statistic (MCS) between all solutions pairs.</w:t>
      </w:r>
      <w:r w:rsidR="008C70E1">
        <w:t xml:space="preserve"> </w:t>
      </w:r>
      <w:r w:rsidR="008C70E1">
        <w:rPr>
          <w:color w:val="000000"/>
        </w:rPr>
        <w:t>We obtained</w:t>
      </w:r>
      <w:r w:rsidR="00FD5798" w:rsidRPr="002915B7">
        <w:rPr>
          <w:color w:val="000000"/>
        </w:rPr>
        <w:t xml:space="preserve"> the NUTS </w:t>
      </w:r>
      <w:r w:rsidR="008C70E1">
        <w:rPr>
          <w:color w:val="000000"/>
        </w:rPr>
        <w:t xml:space="preserve">data from </w:t>
      </w:r>
      <w:r w:rsidR="00FD5798" w:rsidRPr="002915B7">
        <w:rPr>
          <w:color w:val="000000"/>
        </w:rPr>
        <w:t>EUROSTAT (</w:t>
      </w:r>
      <w:r w:rsidR="00FD5798" w:rsidRPr="002915B7">
        <w:rPr>
          <w:b/>
          <w:bCs/>
          <w:color w:val="000000"/>
        </w:rPr>
        <w:t>REF</w:t>
      </w:r>
      <w:r w:rsidR="00FD5798" w:rsidRPr="002915B7">
        <w:rPr>
          <w:color w:val="000000"/>
        </w:rPr>
        <w:t xml:space="preserve">). </w:t>
      </w:r>
      <w:r w:rsidRPr="002915B7">
        <w:t xml:space="preserve">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2915B7">
        <w:rPr>
          <w:noProof/>
        </w:rPr>
        <w:t>(Schulp et al. 2014)</w:t>
      </w:r>
      <w:r w:rsidR="00077321" w:rsidRPr="002915B7">
        <w:fldChar w:fldCharType="end"/>
      </w:r>
      <w:r w:rsidR="001A6958" w:rsidRPr="002915B7">
        <w:fldChar w:fldCharType="begin"/>
      </w:r>
      <w:r w:rsidR="001A6958" w:rsidRPr="002915B7">
        <w:fldChar w:fldCharType="separate"/>
      </w:r>
      <w:r w:rsidR="001A6958" w:rsidRPr="002915B7">
        <w:rPr>
          <w:noProof/>
        </w:rPr>
        <w:t>(Schulp et al., 2014)</w:t>
      </w:r>
      <w:r w:rsidR="001A6958" w:rsidRPr="002915B7">
        <w:fldChar w:fldCharType="end"/>
      </w:r>
      <w:r w:rsidRPr="002915B7">
        <w:t>:</w:t>
      </w:r>
    </w:p>
    <w:p w14:paraId="6EC3202D" w14:textId="77777777" w:rsidR="00E24ED0" w:rsidRPr="002915B7" w:rsidRDefault="00E24ED0" w:rsidP="003F6AB2">
      <w:pPr>
        <w:spacing w:line="480" w:lineRule="auto"/>
      </w:pPr>
    </w:p>
    <w:p w14:paraId="4EB64A3E" w14:textId="77777777" w:rsidR="00E24ED0" w:rsidRPr="002915B7" w:rsidRDefault="00E24ED0" w:rsidP="003F6AB2">
      <w:pPr>
        <w:spacing w:line="480" w:lineRule="auto"/>
        <w:rPr>
          <w:bCs/>
        </w:rPr>
      </w:pPr>
      <m:oMath>
        <m:r>
          <w:rPr>
            <w:rFonts w:ascii="Cambria Math" w:hAnsi="Cambria Math"/>
          </w:rPr>
          <m:t xml:space="preserve">MCS=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424B1BF1" w14:textId="77777777" w:rsidR="00C62B39" w:rsidRPr="002915B7" w:rsidRDefault="00C62B39" w:rsidP="003F6AB2">
      <w:pPr>
        <w:spacing w:line="480" w:lineRule="auto"/>
        <w:rPr>
          <w:b/>
          <w:bCs/>
        </w:rPr>
      </w:pPr>
    </w:p>
    <w:p w14:paraId="567BCA36" w14:textId="77777777"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66095567" w14:textId="77777777" w:rsidR="00C62B39" w:rsidRPr="002915B7" w:rsidRDefault="00C62B39" w:rsidP="003F6AB2">
      <w:pPr>
        <w:spacing w:line="480" w:lineRule="auto"/>
        <w:rPr>
          <w:rFonts w:eastAsia="Times New Roman"/>
          <w:color w:val="000000"/>
          <w:highlight w:val="white"/>
          <w:lang w:eastAsia="fi-FI"/>
        </w:rPr>
      </w:pPr>
    </w:p>
    <w:p w14:paraId="0F1E3DD1" w14:textId="0C7B6D42"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w:t>
      </w:r>
      <w:del w:id="159" w:author="Joona Lehtomäki" w:date="2017-06-15T13:36:00Z">
        <w:r w:rsidRPr="002915B7" w:rsidDel="007C3F3B">
          <w:rPr>
            <w:rFonts w:eastAsia="Times New Roman"/>
            <w:color w:val="000000"/>
            <w:highlight w:val="white"/>
            <w:lang w:eastAsia="fi-FI"/>
          </w:rPr>
          <w:delText xml:space="preserve">Zonation </w:delText>
        </w:r>
      </w:del>
      <w:ins w:id="160" w:author="Joona Lehtomäki" w:date="2017-06-15T13:36:00Z">
        <w:r w:rsidR="007C3F3B">
          <w:rPr>
            <w:rFonts w:eastAsia="Times New Roman"/>
            <w:color w:val="000000"/>
            <w:highlight w:val="white"/>
            <w:lang w:eastAsia="fi-FI"/>
          </w:rPr>
          <w:t>ZON</w:t>
        </w:r>
        <w:r w:rsidR="007C3F3B" w:rsidRPr="002915B7">
          <w:rPr>
            <w:rFonts w:eastAsia="Times New Roman"/>
            <w:color w:val="000000"/>
            <w:highlight w:val="white"/>
            <w:lang w:eastAsia="fi-FI"/>
          </w:rPr>
          <w:t xml:space="preserve"> </w:t>
        </w:r>
      </w:ins>
      <w:r w:rsidRPr="002915B7">
        <w:rPr>
          <w:rFonts w:eastAsia="Times New Roman"/>
          <w:color w:val="000000"/>
          <w:highlight w:val="white"/>
          <w:lang w:eastAsia="fi-FI"/>
        </w:rPr>
        <w:t xml:space="preserve">produces this type of performance data automatically, our RWR and ILP 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w:t>
      </w:r>
      <w:del w:id="161" w:author="Joona Lehtomäki" w:date="2017-06-15T13:36:00Z">
        <w:r w:rsidRPr="002915B7" w:rsidDel="006D5FDA">
          <w:rPr>
            <w:rFonts w:eastAsia="Times New Roman"/>
            <w:color w:val="000000"/>
            <w:highlight w:val="white"/>
            <w:lang w:eastAsia="fi-FI"/>
          </w:rPr>
          <w:delText xml:space="preserve">Zonation </w:delText>
        </w:r>
      </w:del>
      <w:ins w:id="162" w:author="Joona Lehtomäki" w:date="2017-06-15T13:36:00Z">
        <w:r w:rsidR="006D5FDA">
          <w:rPr>
            <w:rFonts w:eastAsia="Times New Roman"/>
            <w:color w:val="000000"/>
            <w:highlight w:val="white"/>
            <w:lang w:eastAsia="fi-FI"/>
          </w:rPr>
          <w:t>ZON</w:t>
        </w:r>
        <w:r w:rsidR="006D5FDA" w:rsidRPr="002915B7">
          <w:rPr>
            <w:rFonts w:eastAsia="Times New Roman"/>
            <w:color w:val="000000"/>
            <w:highlight w:val="white"/>
            <w:lang w:eastAsia="fi-FI"/>
          </w:rPr>
          <w:t xml:space="preserve"> </w:t>
        </w:r>
      </w:ins>
      <w:r w:rsidRPr="002915B7">
        <w:rPr>
          <w:rFonts w:eastAsia="Times New Roman"/>
          <w:color w:val="000000"/>
          <w:highlight w:val="white"/>
          <w:lang w:eastAsia="fi-FI"/>
        </w:rPr>
        <w:t xml:space="preserve">to compute performance data for RWR and ILP. This way, the priority rank solution produced by RWR and ILP is loaded into </w:t>
      </w:r>
      <w:del w:id="163" w:author="Joona Lehtomäki" w:date="2017-06-15T13:36:00Z">
        <w:r w:rsidRPr="002915B7" w:rsidDel="00E46E14">
          <w:rPr>
            <w:rFonts w:eastAsia="Times New Roman"/>
            <w:color w:val="000000"/>
            <w:highlight w:val="white"/>
            <w:lang w:eastAsia="fi-FI"/>
          </w:rPr>
          <w:delText>Zonation</w:delText>
        </w:r>
      </w:del>
      <w:ins w:id="164" w:author="Joona Lehtomäki" w:date="2017-06-15T13:36:00Z">
        <w:r w:rsidR="00E46E14">
          <w:rPr>
            <w:rFonts w:eastAsia="Times New Roman"/>
            <w:color w:val="000000"/>
            <w:highlight w:val="white"/>
            <w:lang w:eastAsia="fi-FI"/>
          </w:rPr>
          <w:t>ZON</w:t>
        </w:r>
      </w:ins>
      <w:r w:rsidRPr="002915B7">
        <w:rPr>
          <w:rFonts w:eastAsia="Times New Roman"/>
          <w:color w:val="000000"/>
          <w:highlight w:val="white"/>
          <w:lang w:eastAsia="fi-FI"/>
        </w:rPr>
        <w:t>, which then proceeds with the usual cell-removal following the rank order from the loaded solutions while also producing the performance data</w:t>
      </w:r>
      <w:del w:id="165" w:author="Joona Lehtomäki" w:date="2017-06-15T13:35:00Z">
        <w:r w:rsidRPr="002915B7" w:rsidDel="007C3F3B">
          <w:rPr>
            <w:rFonts w:eastAsia="Times New Roman"/>
            <w:color w:val="000000"/>
            <w:highlight w:val="white"/>
            <w:lang w:eastAsia="fi-FI"/>
          </w:rPr>
          <w:delText xml:space="preserve"> </w:delText>
        </w:r>
      </w:del>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xml:space="preserve">. We used this pre-loading functionality in two ways. First, using only ZON we examine the trade-offs in prioritizing areas on all available features (ALL) as opposed to ESs (ES) or biodiversity features (BD) only. Second, we compare the RWR and ZON solutions to the ILP solution. </w:t>
      </w:r>
      <w:del w:id="166" w:author="Joona Lehtomäki" w:date="2017-06-15T13:38:00Z">
        <w:r w:rsidRPr="002915B7" w:rsidDel="0022628A">
          <w:rPr>
            <w:rFonts w:eastAsia="Times New Roman"/>
            <w:color w:val="000000"/>
            <w:highlight w:val="white"/>
            <w:lang w:eastAsia="fi-FI"/>
          </w:rPr>
          <w:delText>The Gurobi solver</w:delText>
        </w:r>
      </w:del>
      <w:ins w:id="167" w:author="Joona Lehtomäki" w:date="2017-06-15T13:38:00Z">
        <w:r w:rsidR="0022628A">
          <w:rPr>
            <w:rFonts w:eastAsia="Times New Roman"/>
            <w:color w:val="000000"/>
            <w:highlight w:val="white"/>
            <w:lang w:eastAsia="fi-FI"/>
          </w:rPr>
          <w:t>ILP</w:t>
        </w:r>
      </w:ins>
      <w:r w:rsidRPr="002915B7">
        <w:rPr>
          <w:rFonts w:eastAsia="Times New Roman"/>
          <w:color w:val="000000"/>
          <w:highlight w:val="white"/>
          <w:lang w:eastAsia="fi-FI"/>
        </w:rPr>
        <w:t xml:space="preserve"> is the only method that produces a measure of the optimality of the result thus giving a benchmark against which the sub-optimality of the solutions produced by the other methods (RWR and ZON) can be compared to.</w:t>
      </w:r>
    </w:p>
    <w:p w14:paraId="163635E6" w14:textId="77777777" w:rsidR="00C62B39" w:rsidRPr="002915B7" w:rsidRDefault="00C62B39" w:rsidP="003F6AB2">
      <w:pPr>
        <w:spacing w:line="480" w:lineRule="auto"/>
        <w:rPr>
          <w:color w:val="000000"/>
        </w:rPr>
      </w:pPr>
    </w:p>
    <w:p w14:paraId="38BE6A28" w14:textId="5043A3D4" w:rsidR="00C62B39" w:rsidRPr="002915B7" w:rsidRDefault="00C62B39" w:rsidP="003F6AB2">
      <w:pPr>
        <w:spacing w:line="480" w:lineRule="auto"/>
      </w:pPr>
      <w:r w:rsidRPr="002915B7">
        <w:rPr>
          <w:color w:val="000000"/>
        </w:rPr>
        <w:t>To quantify how similar the average rank priories calculated for each NUTS2 region</w:t>
      </w:r>
      <w:del w:id="168" w:author="Joona Lehtomäki" w:date="2017-06-15T13:38:00Z">
        <w:r w:rsidRPr="002915B7" w:rsidDel="006B443E">
          <w:rPr>
            <w:color w:val="000000"/>
          </w:rPr>
          <w:delText>s</w:delText>
        </w:r>
      </w:del>
      <w:r w:rsidRPr="002915B7">
        <w:rPr>
          <w:color w:val="000000"/>
        </w:rPr>
        <w:t xml:space="preserve"> </w:t>
      </w:r>
      <w:ins w:id="169" w:author="Joona Lehtomäki" w:date="2017-06-15T13:38:00Z">
        <w:r w:rsidR="006B443E">
          <w:rPr>
            <w:color w:val="000000"/>
          </w:rPr>
          <w:t>is</w:t>
        </w:r>
      </w:ins>
      <w:del w:id="170" w:author="Joona Lehtomäki" w:date="2017-06-15T13:38:00Z">
        <w:r w:rsidRPr="002915B7" w:rsidDel="006B443E">
          <w:rPr>
            <w:color w:val="000000"/>
          </w:rPr>
          <w:delText>are</w:delText>
        </w:r>
      </w:del>
      <w:r w:rsidRPr="002915B7">
        <w:rPr>
          <w:color w:val="000000"/>
        </w:rPr>
        <w:t xml:space="preserve">, we also calculated the mean and the standard deviation of the priority rank of </w:t>
      </w:r>
      <w:del w:id="171" w:author="Joona Lehtomäki" w:date="2017-06-15T13:38:00Z">
        <w:r w:rsidRPr="002915B7" w:rsidDel="0079171E">
          <w:rPr>
            <w:color w:val="000000"/>
          </w:rPr>
          <w:delText xml:space="preserve">all </w:delText>
        </w:r>
      </w:del>
      <w:ins w:id="172" w:author="Joona Lehtomäki" w:date="2017-06-15T13:38:00Z">
        <w:r w:rsidR="0079171E">
          <w:rPr>
            <w:color w:val="000000"/>
          </w:rPr>
          <w:t>each</w:t>
        </w:r>
        <w:r w:rsidR="0079171E" w:rsidRPr="002915B7">
          <w:rPr>
            <w:color w:val="000000"/>
          </w:rPr>
          <w:t xml:space="preserve"> </w:t>
        </w:r>
      </w:ins>
      <w:r w:rsidRPr="002915B7">
        <w:rPr>
          <w:color w:val="000000"/>
        </w:rPr>
        <w:t>NUTS2 region</w:t>
      </w:r>
      <w:del w:id="173" w:author="Joona Lehtomäki" w:date="2017-06-15T13:38:00Z">
        <w:r w:rsidRPr="002915B7" w:rsidDel="006B443E">
          <w:rPr>
            <w:color w:val="000000"/>
          </w:rPr>
          <w:delText>s</w:delText>
        </w:r>
      </w:del>
      <w:r w:rsidRPr="002915B7">
        <w:rPr>
          <w:color w:val="000000"/>
        </w:rPr>
        <w:t xml:space="preserve"> over all solutions.</w:t>
      </w:r>
    </w:p>
    <w:p w14:paraId="7BFB63CF" w14:textId="77777777" w:rsidR="00C62B39" w:rsidRPr="002915B7" w:rsidRDefault="00C62B39" w:rsidP="003F6AB2">
      <w:pPr>
        <w:spacing w:line="480" w:lineRule="auto"/>
        <w:rPr>
          <w:color w:val="000000"/>
        </w:rPr>
      </w:pPr>
    </w:p>
    <w:p w14:paraId="7630EFE3" w14:textId="77777777" w:rsidR="00D3310C" w:rsidRPr="002915B7" w:rsidRDefault="00FD069D" w:rsidP="003F6AB2">
      <w:pPr>
        <w:pStyle w:val="Heading2"/>
      </w:pPr>
      <w:r>
        <w:t xml:space="preserve">2.5 </w:t>
      </w:r>
      <w:r w:rsidR="00D3310C" w:rsidRPr="002915B7">
        <w:t>Testing for the effect of including costs</w:t>
      </w:r>
    </w:p>
    <w:p w14:paraId="4E6FC2B0" w14:textId="77777777" w:rsidR="00D3310C" w:rsidRPr="002915B7" w:rsidRDefault="00D3310C" w:rsidP="003F6AB2">
      <w:pPr>
        <w:spacing w:line="480" w:lineRule="auto"/>
        <w:rPr>
          <w:color w:val="000000"/>
        </w:rPr>
      </w:pPr>
    </w:p>
    <w:p w14:paraId="308CB115" w14:textId="3434F376"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 xml:space="preserve">However, </w:t>
      </w:r>
      <w:ins w:id="174" w:author="Joona Lehtomäki" w:date="2017-06-15T13:40:00Z">
        <w:r w:rsidR="006B443E">
          <w:t xml:space="preserve">exactly </w:t>
        </w:r>
      </w:ins>
      <w:r w:rsidR="000B5429">
        <w:t xml:space="preserve">which factors can be accounted for by </w:t>
      </w:r>
      <w:del w:id="175" w:author="Joona Lehtomäki" w:date="2017-06-15T13:40:00Z">
        <w:r w:rsidR="000B5429" w:rsidDel="006B443E">
          <w:delText xml:space="preserve">the </w:delText>
        </w:r>
      </w:del>
      <w:r w:rsidR="000B5429">
        <w:t>priorit</w:t>
      </w:r>
      <w:r w:rsidR="00B04EB8">
        <w:t>ization methods var</w:t>
      </w:r>
      <w:ins w:id="176" w:author="Joona Lehtomäki" w:date="2017-06-15T13:41:00Z">
        <w:r w:rsidR="006B443E">
          <w:t>y</w:t>
        </w:r>
      </w:ins>
      <w:del w:id="177" w:author="Joona Lehtomäki" w:date="2017-06-15T13:41:00Z">
        <w:r w:rsidR="00B04EB8" w:rsidDel="006B443E">
          <w:delText>ies</w:delText>
        </w:r>
      </w:del>
      <w:r w:rsidR="00B04EB8">
        <w:t xml:space="preserve"> greatly and </w:t>
      </w:r>
      <w:r w:rsidR="000B5429">
        <w:t xml:space="preserve">comparing the </w:t>
      </w:r>
      <w:del w:id="178" w:author="Joona Lehtomäki" w:date="2017-06-15T13:41:00Z">
        <w:r w:rsidR="000B5429" w:rsidDel="006B443E">
          <w:delText xml:space="preserve">prioritization </w:delText>
        </w:r>
      </w:del>
      <w:ins w:id="179" w:author="Joona Lehtomäki" w:date="2017-06-15T13:41:00Z">
        <w:r w:rsidR="006B443E">
          <w:t xml:space="preserve">results </w:t>
        </w:r>
      </w:ins>
      <w:del w:id="180" w:author="Joona Lehtomäki" w:date="2017-06-15T13:43:00Z">
        <w:r w:rsidR="000B5429" w:rsidDel="006B443E">
          <w:delText>becomes increasingly more difficult as</w:delText>
        </w:r>
      </w:del>
      <w:ins w:id="181" w:author="Joona Lehtomäki" w:date="2017-06-15T13:43:00Z">
        <w:r w:rsidR="006B443E">
          <w:t>is complicated by</w:t>
        </w:r>
      </w:ins>
      <w:r w:rsidR="000B5429">
        <w:t xml:space="preserve"> every new </w:t>
      </w:r>
      <w:ins w:id="182" w:author="Joona Lehtomäki" w:date="2017-06-15T13:44:00Z">
        <w:r w:rsidR="006B443E">
          <w:t xml:space="preserve">analysis </w:t>
        </w:r>
      </w:ins>
      <w:r w:rsidR="000B5429">
        <w:t xml:space="preserve">layer </w:t>
      </w:r>
      <w:del w:id="183" w:author="Joona Lehtomäki" w:date="2017-06-15T13:43:00Z">
        <w:r w:rsidR="000B5429" w:rsidDel="006B443E">
          <w:delText xml:space="preserve">of complexity comes with </w:delText>
        </w:r>
      </w:del>
      <w:ins w:id="184" w:author="Joona Lehtomäki" w:date="2017-06-15T13:43:00Z">
        <w:r w:rsidR="006B443E">
          <w:t xml:space="preserve">and </w:t>
        </w:r>
      </w:ins>
      <w:r w:rsidR="000B5429">
        <w:t xml:space="preserve">additional model assumptions. </w:t>
      </w:r>
      <w:r w:rsidR="00581DD4">
        <w:t xml:space="preserve">Therefore, we chose </w:t>
      </w:r>
      <w:r w:rsidR="00F0204D">
        <w:t>to concentrate</w:t>
      </w:r>
      <w:r w:rsidR="009543F9">
        <w:t xml:space="preserve"> our comparison</w:t>
      </w:r>
      <w:r w:rsidR="00F0204D">
        <w:t xml:space="preserve"> on</w:t>
      </w:r>
      <w:r w:rsidR="00581DD4">
        <w:t xml:space="preserve"> the simple (</w:t>
      </w:r>
      <w:r w:rsidR="00F0204D">
        <w:t xml:space="preserve">i.e. </w:t>
      </w:r>
      <w:r w:rsidR="00581DD4">
        <w:t>comparable) basic setup</w:t>
      </w:r>
      <w:r w:rsidR="00F0204D">
        <w:t>s for each method</w:t>
      </w:r>
      <w:ins w:id="185" w:author="Joona Lehtomäki" w:date="2017-06-15T13:44:00Z">
        <w:r w:rsidR="006B443E">
          <w:t xml:space="preserve">, but </w:t>
        </w:r>
      </w:ins>
      <w:del w:id="186" w:author="Joona Lehtomäki" w:date="2017-06-15T13:44:00Z">
        <w:r w:rsidR="009543F9" w:rsidDel="006B443E">
          <w:delText>. In addition, we</w:delText>
        </w:r>
      </w:del>
      <w:r w:rsidR="00B04EB8">
        <w:t xml:space="preserve"> also tested how </w:t>
      </w:r>
      <w:del w:id="187" w:author="Joona Lehtomäki" w:date="2017-06-15T13:44:00Z">
        <w:r w:rsidR="00B04EB8" w:rsidDel="006B443E">
          <w:delText xml:space="preserve">an additional prioritization option, </w:delText>
        </w:r>
      </w:del>
      <w:r w:rsidR="00B04EB8">
        <w:t>including a proxy for costs</w:t>
      </w:r>
      <w:del w:id="188" w:author="Joona Lehtomäki" w:date="2017-06-15T13:44:00Z">
        <w:r w:rsidR="00B04EB8" w:rsidDel="006B443E">
          <w:delText>,</w:delText>
        </w:r>
      </w:del>
      <w:r w:rsidR="00B04EB8">
        <w:t xml:space="preserve"> </w:t>
      </w:r>
      <w:del w:id="189" w:author="Joona Lehtomäki" w:date="2017-06-15T13:44:00Z">
        <w:r w:rsidR="00B04EB8" w:rsidDel="006B443E">
          <w:delText xml:space="preserve">would </w:delText>
        </w:r>
      </w:del>
      <w:r w:rsidR="00B04EB8">
        <w:t>affect</w:t>
      </w:r>
      <w:ins w:id="190" w:author="Joona Lehtomäki" w:date="2017-06-15T13:44:00Z">
        <w:r w:rsidR="006B443E">
          <w:t>s</w:t>
        </w:r>
      </w:ins>
      <w:r w:rsidR="00B04EB8">
        <w:t xml:space="preserve"> the results of each method. The </w:t>
      </w:r>
      <w:r w:rsidR="009543F9">
        <w:t>following results section</w:t>
      </w:r>
      <w:r w:rsidR="00B04EB8">
        <w:t xml:space="preserve"> presents all prioritization analyses without costs, but a subset of analyses including costs can be found</w:t>
      </w:r>
      <w:r w:rsidR="00206267">
        <w:t xml:space="preserve"> in the Supplementary Material.</w:t>
      </w:r>
    </w:p>
    <w:p w14:paraId="20722F9F" w14:textId="77777777" w:rsidR="00FA0DE3" w:rsidRPr="002915B7" w:rsidRDefault="00FA0DE3" w:rsidP="003F6AB2">
      <w:pPr>
        <w:spacing w:line="480" w:lineRule="auto"/>
        <w:rPr>
          <w:color w:val="000000"/>
        </w:rPr>
      </w:pPr>
    </w:p>
    <w:p w14:paraId="5799BB0E" w14:textId="77777777" w:rsidR="00C62B39" w:rsidRPr="002915B7" w:rsidRDefault="00FD069D" w:rsidP="003F6AB2">
      <w:pPr>
        <w:pStyle w:val="Heading2"/>
      </w:pPr>
      <w:r>
        <w:t xml:space="preserve">2.6 </w:t>
      </w:r>
      <w:r w:rsidR="00C62B39" w:rsidRPr="002915B7">
        <w:t>Workflow implementation</w:t>
      </w:r>
    </w:p>
    <w:p w14:paraId="3FA9EF30" w14:textId="77777777" w:rsidR="00C62B39" w:rsidRPr="002915B7" w:rsidRDefault="00C62B39" w:rsidP="003F6AB2">
      <w:pPr>
        <w:spacing w:line="480" w:lineRule="auto"/>
        <w:rPr>
          <w:b/>
          <w:bCs/>
        </w:rPr>
      </w:pPr>
    </w:p>
    <w:p w14:paraId="7549DBE0" w14:textId="77777777" w:rsidR="00C62B39" w:rsidRPr="002915B7" w:rsidRDefault="00C62B39" w:rsidP="003F6AB2">
      <w:pPr>
        <w:spacing w:line="480" w:lineRule="auto"/>
      </w:pPr>
      <w:r w:rsidRPr="002915B7">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91"/>
      <w:r w:rsidR="007846C0" w:rsidRPr="002915B7">
        <w:t>XXX</w:t>
      </w:r>
      <w:commentRangeEnd w:id="191"/>
      <w:r w:rsidR="007846C0" w:rsidRPr="002915B7">
        <w:rPr>
          <w:rStyle w:val="CommentReference"/>
        </w:rPr>
        <w:commentReference w:id="191"/>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2D851F9B" w14:textId="77777777" w:rsidR="00C62B39" w:rsidRPr="002915B7" w:rsidRDefault="00C62B39" w:rsidP="003F6AB2">
      <w:pPr>
        <w:spacing w:line="480" w:lineRule="auto"/>
      </w:pPr>
    </w:p>
    <w:p w14:paraId="671A4144" w14:textId="77777777" w:rsidR="00C62B39" w:rsidRPr="002915B7" w:rsidRDefault="00787699" w:rsidP="00FD069D">
      <w:pPr>
        <w:pStyle w:val="Heading1"/>
      </w:pPr>
      <w:r>
        <w:t xml:space="preserve">3. </w:t>
      </w:r>
      <w:commentRangeStart w:id="192"/>
      <w:r w:rsidR="00C62B39" w:rsidRPr="002915B7">
        <w:t>R</w:t>
      </w:r>
      <w:commentRangeEnd w:id="192"/>
      <w:r w:rsidR="001A6958" w:rsidRPr="002915B7">
        <w:t>esults</w:t>
      </w:r>
      <w:r w:rsidR="00C62B39" w:rsidRPr="002915B7">
        <w:commentReference w:id="192"/>
      </w:r>
    </w:p>
    <w:p w14:paraId="7546C43D" w14:textId="77777777" w:rsidR="00290EED" w:rsidRPr="002915B7" w:rsidRDefault="00290EED" w:rsidP="003F6AB2">
      <w:pPr>
        <w:spacing w:line="480" w:lineRule="auto"/>
      </w:pPr>
    </w:p>
    <w:p w14:paraId="36E33FA3" w14:textId="77777777" w:rsidR="00C62B39" w:rsidRPr="002915B7" w:rsidRDefault="00787699" w:rsidP="003F6AB2">
      <w:pPr>
        <w:pStyle w:val="Heading2"/>
      </w:pPr>
      <w:r>
        <w:t xml:space="preserve">3.1 </w:t>
      </w:r>
      <w:r w:rsidR="00C62B39" w:rsidRPr="002915B7">
        <w:t>Spatial patterns and similarity</w:t>
      </w:r>
    </w:p>
    <w:p w14:paraId="470D2436" w14:textId="77777777" w:rsidR="00C62B39" w:rsidRPr="002915B7" w:rsidRDefault="00C62B39" w:rsidP="003F6AB2">
      <w:pPr>
        <w:spacing w:line="480" w:lineRule="auto"/>
        <w:rPr>
          <w:b/>
          <w:bCs/>
        </w:rPr>
      </w:pPr>
    </w:p>
    <w:p w14:paraId="5E32F6D8" w14:textId="6DC809EC" w:rsidR="008F4695" w:rsidRPr="002915B7" w:rsidRDefault="00FC33CE" w:rsidP="003F6AB2">
      <w:pPr>
        <w:pStyle w:val="Standard"/>
        <w:spacing w:line="480" w:lineRule="auto"/>
      </w:pPr>
      <w:r w:rsidRPr="002915B7">
        <w:t xml:space="preserve">The priority rank maps showed different spatial patterns when </w:t>
      </w:r>
      <w:r w:rsidR="002E4380">
        <w:t>accounting for either species occurrence, ecosystem services or both</w:t>
      </w:r>
      <w:r w:rsidRPr="002915B7">
        <w:t xml:space="preserve">.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xml:space="preserve">) and </w:t>
      </w:r>
      <w:r w:rsidR="0037590C" w:rsidRPr="002915B7">
        <w:t>South-Eastern</w:t>
      </w:r>
      <w:r w:rsidR="001E48EA" w:rsidRPr="002915B7">
        <w:t xml:space="preserve"> Europe (Bulgaria and Romania)</w:t>
      </w:r>
      <w:r w:rsidR="006D75B9" w:rsidRPr="002915B7">
        <w:t xml:space="preserve"> with </w:t>
      </w:r>
      <w:r w:rsidRPr="002915B7">
        <w:t>some priorities also in Northern Fennoscandia (</w:t>
      </w:r>
      <w:r w:rsidR="0037590C">
        <w:rPr>
          <w:b/>
          <w:bCs/>
        </w:rPr>
        <w:t>Fig. 2</w:t>
      </w:r>
      <w:r w:rsidRPr="002915B7">
        <w:rPr>
          <w:b/>
          <w:bCs/>
        </w:rPr>
        <w:t>A-C</w:t>
      </w:r>
      <w:r w:rsidRPr="002915B7">
        <w:t>). The highest priority areas for ESs only (</w:t>
      </w:r>
      <w:r w:rsidR="0037590C">
        <w:rPr>
          <w:b/>
          <w:bCs/>
        </w:rPr>
        <w:t>Fig. 2</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D73494">
        <w:rPr>
          <w:b/>
          <w:bCs/>
        </w:rPr>
        <w:t>Fig. 2</w:t>
      </w:r>
      <w:r w:rsidRPr="002915B7">
        <w:rPr>
          <w:b/>
          <w:bCs/>
        </w:rPr>
        <w:t>H-I</w:t>
      </w:r>
      <w:r w:rsidRPr="002915B7">
        <w:t>).  The patterns on rank priorities were spatially much more similar when compared across the different methods (RWR, ZON and ILP). On a visual inspection, RWR (</w:t>
      </w:r>
      <w:r w:rsidR="00D73494">
        <w:rPr>
          <w:b/>
          <w:bCs/>
        </w:rPr>
        <w:t>Fig. 2</w:t>
      </w:r>
      <w:r w:rsidRPr="002915B7">
        <w:rPr>
          <w:b/>
          <w:bCs/>
        </w:rPr>
        <w:t>A</w:t>
      </w:r>
      <w:r w:rsidRPr="002915B7">
        <w:t xml:space="preserve">, </w:t>
      </w:r>
      <w:r w:rsidR="00D73494">
        <w:rPr>
          <w:b/>
          <w:bCs/>
        </w:rPr>
        <w:t>2</w:t>
      </w:r>
      <w:r w:rsidRPr="002915B7">
        <w:rPr>
          <w:b/>
          <w:bCs/>
        </w:rPr>
        <w:t>D</w:t>
      </w:r>
      <w:r w:rsidRPr="002915B7">
        <w:t xml:space="preserve"> and </w:t>
      </w:r>
      <w:r w:rsidR="00D73494">
        <w:rPr>
          <w:b/>
          <w:bCs/>
        </w:rPr>
        <w:t>2</w:t>
      </w:r>
      <w:r w:rsidRPr="002915B7">
        <w:rPr>
          <w:b/>
          <w:bCs/>
        </w:rPr>
        <w:t>H</w:t>
      </w:r>
      <w:r w:rsidRPr="002915B7">
        <w:t>) and ILP (</w:t>
      </w:r>
      <w:r w:rsidRPr="002915B7">
        <w:rPr>
          <w:b/>
          <w:bCs/>
        </w:rPr>
        <w:t>Fig</w:t>
      </w:r>
      <w:r w:rsidRPr="002915B7">
        <w:t xml:space="preserve">. </w:t>
      </w:r>
      <w:r w:rsidR="00D73494">
        <w:rPr>
          <w:b/>
          <w:bCs/>
        </w:rPr>
        <w:t>2</w:t>
      </w:r>
      <w:r w:rsidRPr="002915B7">
        <w:rPr>
          <w:b/>
          <w:bCs/>
        </w:rPr>
        <w:t>C</w:t>
      </w:r>
      <w:r w:rsidRPr="002915B7">
        <w:t xml:space="preserve">, </w:t>
      </w:r>
      <w:r w:rsidR="00D73494">
        <w:rPr>
          <w:b/>
          <w:bCs/>
        </w:rPr>
        <w:t>2</w:t>
      </w:r>
      <w:r w:rsidRPr="002915B7">
        <w:rPr>
          <w:b/>
          <w:bCs/>
        </w:rPr>
        <w:t>F</w:t>
      </w:r>
      <w:r w:rsidRPr="002915B7">
        <w:t xml:space="preserve"> and </w:t>
      </w:r>
      <w:r w:rsidR="00D73494">
        <w:rPr>
          <w:b/>
          <w:bCs/>
        </w:rPr>
        <w:t>2</w:t>
      </w:r>
      <w:r w:rsidRPr="002915B7">
        <w:rPr>
          <w:b/>
          <w:bCs/>
        </w:rPr>
        <w:t>I</w:t>
      </w:r>
      <w:r w:rsidRPr="002915B7">
        <w:t>) produced almost identical priority patterns, whereas ZON (</w:t>
      </w:r>
      <w:r w:rsidR="00D73494">
        <w:rPr>
          <w:b/>
          <w:bCs/>
        </w:rPr>
        <w:t>Fig. 2</w:t>
      </w:r>
      <w:r w:rsidRPr="002915B7">
        <w:rPr>
          <w:b/>
          <w:bCs/>
        </w:rPr>
        <w:t>B</w:t>
      </w:r>
      <w:r w:rsidRPr="002915B7">
        <w:t xml:space="preserve">, </w:t>
      </w:r>
      <w:r w:rsidR="00D73494">
        <w:rPr>
          <w:b/>
          <w:bCs/>
        </w:rPr>
        <w:t>2</w:t>
      </w:r>
      <w:r w:rsidRPr="002915B7">
        <w:rPr>
          <w:b/>
          <w:bCs/>
        </w:rPr>
        <w:t>E</w:t>
      </w:r>
      <w:r w:rsidRPr="002915B7">
        <w:t xml:space="preserve"> and </w:t>
      </w:r>
      <w:r w:rsidR="00D73494">
        <w:rPr>
          <w:b/>
          <w:bCs/>
        </w:rPr>
        <w:t>2</w:t>
      </w:r>
      <w:r w:rsidRPr="002915B7">
        <w:rPr>
          <w:b/>
          <w:bCs/>
        </w:rPr>
        <w:t>G</w:t>
      </w:r>
      <w:r w:rsidRPr="002915B7">
        <w:t>) produced slightly more dispersed priority patterns.</w:t>
      </w:r>
    </w:p>
    <w:p w14:paraId="6434A464" w14:textId="77777777" w:rsidR="00FC33CE" w:rsidRPr="002915B7" w:rsidRDefault="00FC33CE" w:rsidP="003F6AB2">
      <w:pPr>
        <w:pStyle w:val="Standard"/>
        <w:suppressAutoHyphens w:val="0"/>
        <w:spacing w:line="480" w:lineRule="auto"/>
        <w:rPr>
          <w:rFonts w:eastAsia="Times New Roman"/>
          <w:color w:val="000000"/>
          <w:lang w:eastAsia="fi-FI"/>
        </w:rPr>
      </w:pPr>
    </w:p>
    <w:p w14:paraId="52938E0F" w14:textId="77777777"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01BDA75A"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63C9C943" w14:textId="506E32F5"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t>On an aggregate NUTS2-level, the mean rank priorities over all nine analysis variants were the highest in central and southern Europe (</w:t>
      </w:r>
      <w:r w:rsidR="009C388D">
        <w:rPr>
          <w:rFonts w:eastAsia="Times New Roman"/>
          <w:b/>
          <w:bCs/>
          <w:color w:val="000000"/>
          <w:lang w:eastAsia="fi-FI"/>
        </w:rPr>
        <w:t>Fig. 3</w:t>
      </w:r>
      <w:r w:rsidRPr="002915B7">
        <w:rPr>
          <w:rFonts w:eastAsia="Times New Roman"/>
          <w:b/>
          <w:bCs/>
          <w:color w:val="000000"/>
          <w:lang w:eastAsia="fi-FI"/>
        </w:rPr>
        <w:t>A</w:t>
      </w:r>
      <w:r w:rsidRPr="002915B7">
        <w:rPr>
          <w:rFonts w:eastAsia="Times New Roman"/>
          <w:color w:val="000000"/>
          <w:lang w:eastAsia="fi-FI"/>
        </w:rPr>
        <w:t>)</w:t>
      </w:r>
      <w:ins w:id="193" w:author="Joona Lehtomäki" w:date="2017-06-15T13:46:00Z">
        <w:r w:rsidR="0024708A">
          <w:rPr>
            <w:rFonts w:eastAsia="Times New Roman"/>
            <w:color w:val="000000"/>
            <w:lang w:eastAsia="fi-FI"/>
          </w:rPr>
          <w:t>, meaning that these regions were consistently high-pri</w:t>
        </w:r>
        <w:r w:rsidR="00E17F4E">
          <w:rPr>
            <w:rFonts w:eastAsia="Times New Roman"/>
            <w:color w:val="000000"/>
            <w:lang w:eastAsia="fi-FI"/>
          </w:rPr>
          <w:t>ority areas across all variants</w:t>
        </w:r>
      </w:ins>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9C388D">
        <w:rPr>
          <w:rFonts w:eastAsia="Times New Roman"/>
          <w:b/>
          <w:bCs/>
          <w:color w:val="000000"/>
          <w:lang w:eastAsia="fi-FI"/>
        </w:rPr>
        <w:t>Fig. 3</w:t>
      </w:r>
      <w:r w:rsidRPr="002915B7">
        <w:rPr>
          <w:rFonts w:eastAsia="Times New Roman"/>
          <w:b/>
          <w:bCs/>
          <w:color w:val="000000"/>
          <w:lang w:eastAsia="fi-FI"/>
        </w:rPr>
        <w:t>B</w:t>
      </w:r>
      <w:r w:rsidRPr="002915B7">
        <w:rPr>
          <w:rFonts w:eastAsia="Times New Roman"/>
          <w:color w:val="000000"/>
          <w:lang w:eastAsia="fi-FI"/>
        </w:rPr>
        <w:t xml:space="preserve">) with two exceptions. First, the </w:t>
      </w:r>
      <w:r w:rsidR="002E4380">
        <w:rPr>
          <w:rFonts w:eastAsia="Times New Roman"/>
          <w:color w:val="000000"/>
          <w:lang w:eastAsia="fi-FI"/>
        </w:rPr>
        <w:t>larger part of</w:t>
      </w:r>
      <w:r w:rsidR="002E4380" w:rsidRPr="002915B7">
        <w:rPr>
          <w:rFonts w:eastAsia="Times New Roman"/>
          <w:color w:val="000000"/>
          <w:lang w:eastAsia="fi-FI"/>
        </w:rPr>
        <w:t xml:space="preserve"> </w:t>
      </w:r>
      <w:r w:rsidRPr="002915B7">
        <w:rPr>
          <w:rFonts w:eastAsia="Times New Roman"/>
          <w:color w:val="000000"/>
          <w:lang w:eastAsia="fi-FI"/>
        </w:rPr>
        <w:t xml:space="preserve">Southern Europe (Southern Spain, Greece, Corsica and Sardinia) had high mean rank and relatively high variation across variants. Second, Central Europe (North-Eastern France, Southern Germany) had medium high ranks and relatively high variation across the variants.   </w:t>
      </w:r>
    </w:p>
    <w:p w14:paraId="4F3AF791"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2438598F" w14:textId="77777777"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20D07B4C" w14:textId="77777777" w:rsidR="00FC33CE" w:rsidRPr="002915B7" w:rsidRDefault="00FC33CE" w:rsidP="003F6AB2">
      <w:pPr>
        <w:pStyle w:val="Standard"/>
        <w:suppressAutoHyphens w:val="0"/>
        <w:spacing w:line="480" w:lineRule="auto"/>
        <w:rPr>
          <w:rFonts w:eastAsia="Times New Roman"/>
          <w:color w:val="000000"/>
          <w:lang w:eastAsia="fi-FI"/>
        </w:rPr>
      </w:pPr>
    </w:p>
    <w:p w14:paraId="7916DCDC" w14:textId="4167B370" w:rsidR="00FC33CE" w:rsidRPr="002915B7" w:rsidRDefault="00FC33CE" w:rsidP="003F6AB2">
      <w:pPr>
        <w:pStyle w:val="Standard"/>
        <w:suppressAutoHyphens w:val="0"/>
        <w:spacing w:line="480" w:lineRule="auto"/>
      </w:pPr>
      <w:r w:rsidRPr="002915B7">
        <w:rPr>
          <w:rFonts w:eastAsia="Times New Roman"/>
          <w:color w:val="000000"/>
          <w:lang w:eastAsia="fi-FI"/>
        </w:rPr>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w:t>
      </w:r>
      <w:ins w:id="194" w:author="Joona Lehtomäki" w:date="2017-06-15T13:49:00Z">
        <w:r w:rsidR="00AE6A2F">
          <w:rPr>
            <w:rFonts w:eastAsia="Times New Roman"/>
            <w:color w:val="000000"/>
            <w:lang w:eastAsia="fi-FI"/>
          </w:rPr>
          <w:t xml:space="preserve">, </w:t>
        </w:r>
      </w:ins>
      <w:ins w:id="195" w:author="Joona Lehtomäki" w:date="2017-07-10T09:44:00Z">
        <w:r w:rsidR="00E4338E">
          <w:rPr>
            <w:rFonts w:eastAsia="Times New Roman"/>
            <w:color w:val="000000"/>
            <w:lang w:eastAsia="fi-FI"/>
          </w:rPr>
          <w:t>respectively</w:t>
        </w:r>
      </w:ins>
      <w:bookmarkStart w:id="196" w:name="_GoBack"/>
      <w:bookmarkEnd w:id="196"/>
      <w:r w:rsidRPr="002915B7">
        <w:rPr>
          <w:rFonts w:eastAsia="Times New Roman"/>
          <w:color w:val="000000"/>
          <w:lang w:eastAsia="fi-FI"/>
        </w:rPr>
        <w:t>.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6914B1">
        <w:rPr>
          <w:rFonts w:eastAsia="Times New Roman"/>
          <w:b/>
          <w:bCs/>
          <w:color w:val="000000"/>
          <w:lang w:eastAsia="fi-FI"/>
        </w:rPr>
        <w:t>Fig. 4</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7D23E458" w14:textId="77777777" w:rsidR="00FC33CE" w:rsidRPr="002915B7" w:rsidRDefault="00FC33CE" w:rsidP="003F6AB2">
      <w:pPr>
        <w:pStyle w:val="Standard"/>
        <w:suppressAutoHyphens w:val="0"/>
        <w:spacing w:line="480" w:lineRule="auto"/>
        <w:rPr>
          <w:rFonts w:eastAsia="Times New Roman"/>
          <w:color w:val="000000"/>
          <w:lang w:eastAsia="fi-FI"/>
        </w:rPr>
      </w:pPr>
    </w:p>
    <w:p w14:paraId="64FC110F" w14:textId="2A1BAE5D" w:rsidR="00FC33CE" w:rsidRPr="002915B7" w:rsidRDefault="00FC33CE" w:rsidP="003F6AB2">
      <w:pPr>
        <w:pStyle w:val="Standard"/>
        <w:suppressAutoHyphens w:val="0"/>
        <w:spacing w:line="480" w:lineRule="auto"/>
      </w:pPr>
      <w:r w:rsidRPr="002915B7">
        <w:rPr>
          <w:rFonts w:eastAsia="Times New Roman"/>
          <w:color w:val="000000"/>
          <w:lang w:eastAsia="fi-FI"/>
        </w:rPr>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0.99 for ALL, ES and BD respectively (</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6914B1">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97"/>
      <w:r w:rsidR="00DF5AE7" w:rsidRPr="002915B7">
        <w:rPr>
          <w:rFonts w:eastAsia="Times New Roman"/>
          <w:color w:val="000000"/>
          <w:lang w:eastAsia="fi-FI"/>
        </w:rPr>
        <w:t>only 0.51 for ALL</w:t>
      </w:r>
      <w:commentRangeEnd w:id="197"/>
      <w:r w:rsidR="00DF5AE7" w:rsidRPr="002915B7">
        <w:rPr>
          <w:rStyle w:val="CommentReference"/>
          <w:kern w:val="1"/>
        </w:rPr>
        <w:commentReference w:id="197"/>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3527477D" w14:textId="77777777" w:rsidR="00C62B39" w:rsidRPr="002915B7" w:rsidRDefault="00C62B39" w:rsidP="003F6AB2">
      <w:pPr>
        <w:suppressAutoHyphens w:val="0"/>
        <w:spacing w:line="480" w:lineRule="auto"/>
        <w:rPr>
          <w:rFonts w:eastAsia="Times New Roman"/>
          <w:color w:val="000000"/>
          <w:lang w:eastAsia="fi-FI"/>
        </w:rPr>
      </w:pPr>
    </w:p>
    <w:p w14:paraId="3EEE547C" w14:textId="77777777"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582BFD3A" w14:textId="77777777" w:rsidR="00C62B39" w:rsidRPr="002915B7" w:rsidRDefault="00C62B39" w:rsidP="003F6AB2">
      <w:pPr>
        <w:suppressAutoHyphens w:val="0"/>
        <w:spacing w:line="480" w:lineRule="auto"/>
        <w:rPr>
          <w:rFonts w:eastAsia="Times New Roman"/>
          <w:color w:val="000000"/>
          <w:lang w:eastAsia="fi-FI"/>
        </w:rPr>
      </w:pPr>
    </w:p>
    <w:p w14:paraId="2A9E6E4B" w14:textId="77777777" w:rsidR="00290EED" w:rsidRPr="002915B7" w:rsidRDefault="00290EED" w:rsidP="003F6AB2">
      <w:pPr>
        <w:suppressAutoHyphens w:val="0"/>
        <w:spacing w:line="480" w:lineRule="auto"/>
        <w:rPr>
          <w:rFonts w:eastAsia="Times New Roman"/>
          <w:color w:val="000000"/>
          <w:lang w:eastAsia="fi-FI"/>
        </w:rPr>
      </w:pPr>
    </w:p>
    <w:p w14:paraId="1AF9ED05" w14:textId="77777777" w:rsidR="00C62B39" w:rsidRPr="002915B7" w:rsidRDefault="00787699" w:rsidP="003F6AB2">
      <w:pPr>
        <w:pStyle w:val="Heading2"/>
      </w:pPr>
      <w:r>
        <w:rPr>
          <w:lang w:eastAsia="fi-FI"/>
        </w:rPr>
        <w:t xml:space="preserve">3.2 </w:t>
      </w:r>
      <w:commentRangeStart w:id="198"/>
      <w:r w:rsidR="00C62B39" w:rsidRPr="002915B7">
        <w:rPr>
          <w:lang w:eastAsia="fi-FI"/>
        </w:rPr>
        <w:t>Solution performance and optimality</w:t>
      </w:r>
      <w:commentRangeEnd w:id="198"/>
      <w:r w:rsidR="004B0D51">
        <w:rPr>
          <w:rStyle w:val="CommentReference"/>
          <w:b w:val="0"/>
          <w:bCs w:val="0"/>
        </w:rPr>
        <w:commentReference w:id="198"/>
      </w:r>
    </w:p>
    <w:p w14:paraId="01068E05" w14:textId="77777777" w:rsidR="007341B9" w:rsidRPr="002915B7" w:rsidRDefault="007341B9" w:rsidP="003F6AB2">
      <w:pPr>
        <w:spacing w:line="480" w:lineRule="auto"/>
        <w:rPr>
          <w:rFonts w:eastAsia="Times New Roman"/>
          <w:color w:val="000000"/>
          <w:lang w:eastAsia="fi-FI"/>
        </w:rPr>
      </w:pPr>
    </w:p>
    <w:p w14:paraId="738307F1" w14:textId="4E0C7CB4" w:rsidR="00C62B39" w:rsidRPr="002915B7" w:rsidRDefault="00F46EB7" w:rsidP="003F6AB2">
      <w:pPr>
        <w:spacing w:line="480" w:lineRule="auto"/>
      </w:pPr>
      <w:ins w:id="199" w:author="Joona Lehtomäki" w:date="2017-06-15T13:49:00Z">
        <w:r>
          <w:rPr>
            <w:rFonts w:eastAsia="Times New Roman"/>
            <w:color w:val="000000"/>
            <w:lang w:eastAsia="fi-FI"/>
          </w:rPr>
          <w:t>In terms of feature representation, t</w:t>
        </w:r>
      </w:ins>
      <w:del w:id="200" w:author="Joona Lehtomäki" w:date="2017-06-15T13:49:00Z">
        <w:r w:rsidR="007341B9" w:rsidRPr="002915B7" w:rsidDel="00F46EB7">
          <w:rPr>
            <w:rFonts w:eastAsia="Times New Roman"/>
            <w:color w:val="000000"/>
            <w:lang w:eastAsia="fi-FI"/>
          </w:rPr>
          <w:delText>T</w:delText>
        </w:r>
      </w:del>
      <w:r w:rsidR="007341B9" w:rsidRPr="002915B7">
        <w:rPr>
          <w:rFonts w:eastAsia="Times New Roman"/>
          <w:color w:val="000000"/>
          <w:lang w:eastAsia="fi-FI"/>
        </w:rPr>
        <w:t xml:space="preserve">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r w:rsidR="00CE5460">
        <w:rPr>
          <w:rFonts w:eastAsia="Times New Roman"/>
          <w:color w:val="000000"/>
          <w:lang w:eastAsia="fi-FI"/>
        </w:rPr>
        <w:t xml:space="preserve">with some differences </w:t>
      </w:r>
      <w:r w:rsidR="00047C56" w:rsidRPr="002915B7">
        <w:rPr>
          <w:rFonts w:eastAsia="Times New Roman"/>
          <w:color w:val="000000"/>
          <w:lang w:eastAsia="fi-FI"/>
        </w:rPr>
        <w:t>(</w:t>
      </w:r>
      <w:r w:rsidR="00623B56">
        <w:rPr>
          <w:rFonts w:eastAsia="Times New Roman"/>
          <w:b/>
          <w:color w:val="000000"/>
          <w:lang w:eastAsia="fi-FI"/>
        </w:rPr>
        <w:t>Fig. 5</w:t>
      </w:r>
      <w:r w:rsidR="00047C56" w:rsidRPr="002915B7">
        <w:rPr>
          <w:rFonts w:eastAsia="Times New Roman"/>
          <w:color w:val="000000"/>
          <w:lang w:eastAsia="fi-FI"/>
        </w:rPr>
        <w:t xml:space="preserve"> and </w:t>
      </w:r>
      <w:r w:rsidR="00047C56" w:rsidRPr="002915B7">
        <w:rPr>
          <w:rFonts w:eastAsia="Times New Roman"/>
          <w:b/>
          <w:color w:val="000000"/>
          <w:lang w:eastAsia="fi-FI"/>
        </w:rPr>
        <w:t>Table 2</w:t>
      </w:r>
      <w:r w:rsidR="00047C56" w:rsidRPr="002915B7">
        <w:rPr>
          <w:rFonts w:eastAsia="Times New Roman"/>
          <w:color w:val="000000"/>
          <w:lang w:eastAsia="fi-FI"/>
        </w:rPr>
        <w:t>)</w:t>
      </w:r>
      <w:r w:rsidR="00CE5460">
        <w:rPr>
          <w:rFonts w:eastAsia="Times New Roman"/>
          <w:color w:val="000000"/>
          <w:lang w:eastAsia="fi-FI"/>
        </w:rPr>
        <w:t xml:space="preserve">. Most notably, while RWR had the highest average performance, ZON produced the most balanced results in the sense that the priority areas identified covered a higher median fraction of all features. </w:t>
      </w:r>
      <w:r w:rsidR="00470CFD" w:rsidRPr="002915B7">
        <w:rPr>
          <w:rFonts w:eastAsia="Times New Roman"/>
          <w:color w:val="000000"/>
          <w:lang w:eastAsia="fi-FI"/>
        </w:rPr>
        <w:t xml:space="preserve">The median performance over all features for the best 10% of the solution </w:t>
      </w:r>
      <w:r w:rsidR="00190E72" w:rsidRPr="002915B7">
        <w:rPr>
          <w:rFonts w:eastAsia="Times New Roman"/>
          <w:color w:val="000000"/>
          <w:lang w:eastAsia="fi-FI"/>
        </w:rPr>
        <w:t xml:space="preserve">(i.e. the median value of feature occurrence level covered by the </w:t>
      </w:r>
      <w:del w:id="201" w:author="Joona Lehtomäki" w:date="2017-06-15T13:50:00Z">
        <w:r w:rsidR="00190E72" w:rsidRPr="002915B7" w:rsidDel="00F002D0">
          <w:rPr>
            <w:rFonts w:eastAsia="Times New Roman"/>
            <w:color w:val="000000"/>
            <w:lang w:eastAsia="fi-FI"/>
          </w:rPr>
          <w:delText xml:space="preserve">best </w:delText>
        </w:r>
      </w:del>
      <w:ins w:id="202" w:author="Joona Lehtomäki" w:date="2017-06-15T13:50:00Z">
        <w:r w:rsidR="00F002D0">
          <w:rPr>
            <w:rFonts w:eastAsia="Times New Roman"/>
            <w:color w:val="000000"/>
            <w:lang w:eastAsia="fi-FI"/>
          </w:rPr>
          <w:t>top</w:t>
        </w:r>
        <w:r w:rsidR="00F002D0" w:rsidRPr="002915B7">
          <w:rPr>
            <w:rFonts w:eastAsia="Times New Roman"/>
            <w:color w:val="000000"/>
            <w:lang w:eastAsia="fi-FI"/>
          </w:rPr>
          <w:t xml:space="preserve"> </w:t>
        </w:r>
      </w:ins>
      <w:r w:rsidR="00190E72" w:rsidRPr="002915B7">
        <w:rPr>
          <w:rFonts w:eastAsia="Times New Roman"/>
          <w:color w:val="000000"/>
          <w:lang w:eastAsia="fi-FI"/>
        </w:rPr>
        <w:t xml:space="preserve">10% </w:t>
      </w:r>
      <w:del w:id="203" w:author="Joona Lehtomäki" w:date="2017-06-15T13:50:00Z">
        <w:r w:rsidR="00190E72" w:rsidRPr="002915B7" w:rsidDel="00F002D0">
          <w:rPr>
            <w:rFonts w:eastAsia="Times New Roman"/>
            <w:color w:val="000000"/>
            <w:lang w:eastAsia="fi-FI"/>
          </w:rPr>
          <w:delText>of the solution</w:delText>
        </w:r>
      </w:del>
      <w:ins w:id="204" w:author="Joona Lehtomäki" w:date="2017-06-15T13:50:00Z">
        <w:r w:rsidR="00F002D0">
          <w:rPr>
            <w:rFonts w:eastAsia="Times New Roman"/>
            <w:color w:val="000000"/>
            <w:lang w:eastAsia="fi-FI"/>
          </w:rPr>
          <w:t>fraction</w:t>
        </w:r>
      </w:ins>
      <w:r w:rsidR="00190E72" w:rsidRPr="002915B7">
        <w:rPr>
          <w:rFonts w:eastAsia="Times New Roman"/>
          <w:color w:val="000000"/>
          <w:lang w:eastAsia="fi-FI"/>
        </w:rPr>
        <w:t xml:space="preserve">) was 18.5%, 19.1% and 15.3% for </w:t>
      </w:r>
      <w:r w:rsidR="00434F7D" w:rsidRPr="002915B7">
        <w:rPr>
          <w:rFonts w:eastAsia="Times New Roman"/>
          <w:color w:val="000000"/>
          <w:lang w:eastAsia="fi-FI"/>
        </w:rPr>
        <w:t>RWR</w:t>
      </w:r>
      <w:r w:rsidR="00AE245D">
        <w:rPr>
          <w:rFonts w:eastAsia="Times New Roman"/>
          <w:color w:val="000000"/>
          <w:lang w:eastAsia="fi-FI"/>
        </w:rPr>
        <w:t>_ALL</w:t>
      </w:r>
      <w:r w:rsidR="00434F7D" w:rsidRPr="002915B7">
        <w:rPr>
          <w:rFonts w:eastAsia="Times New Roman"/>
          <w:color w:val="000000"/>
          <w:lang w:eastAsia="fi-FI"/>
        </w:rPr>
        <w:t>, ZON</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xml:space="preserve"> and ILP</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w:t>
      </w:r>
      <w:ins w:id="205" w:author="Joona Lehtomäki" w:date="2017-06-15T13:52:00Z">
        <w:r w:rsidR="0004166E">
          <w:rPr>
            <w:rFonts w:eastAsia="Times New Roman"/>
            <w:color w:val="000000"/>
            <w:lang w:eastAsia="fi-FI"/>
          </w:rPr>
          <w:t xml:space="preserve">already </w:t>
        </w:r>
      </w:ins>
      <w:r w:rsidR="00434F7D" w:rsidRPr="002915B7">
        <w:rPr>
          <w:rFonts w:eastAsia="Times New Roman"/>
          <w:color w:val="000000"/>
          <w:lang w:eastAsia="fi-FI"/>
        </w:rPr>
        <w:t xml:space="preserve">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w:t>
      </w:r>
      <w:del w:id="206" w:author="Joona Lehtomäki" w:date="2017-06-15T13:56:00Z">
        <w:r w:rsidR="00FE24AA" w:rsidRPr="002915B7" w:rsidDel="009F386D">
          <w:rPr>
            <w:rFonts w:eastAsia="Times New Roman"/>
            <w:color w:val="000000"/>
            <w:lang w:eastAsia="fi-FI"/>
          </w:rPr>
          <w:delText xml:space="preserve">both </w:delText>
        </w:r>
      </w:del>
      <w:r w:rsidR="00FE24AA" w:rsidRPr="002915B7">
        <w:rPr>
          <w:rFonts w:eastAsia="Times New Roman"/>
          <w:color w:val="000000"/>
          <w:lang w:eastAsia="fi-FI"/>
        </w:rPr>
        <w:t xml:space="preserve">ZON </w:t>
      </w:r>
      <w:del w:id="207" w:author="Joona Lehtomäki" w:date="2017-06-15T13:56:00Z">
        <w:r w:rsidR="00FE24AA" w:rsidRPr="002915B7" w:rsidDel="009F386D">
          <w:rPr>
            <w:rFonts w:eastAsia="Times New Roman"/>
            <w:color w:val="000000"/>
            <w:lang w:eastAsia="fi-FI"/>
          </w:rPr>
          <w:delText xml:space="preserve">and ILP </w:delText>
        </w:r>
      </w:del>
      <w:r w:rsidR="00FE24AA" w:rsidRPr="002915B7">
        <w:rPr>
          <w:rFonts w:eastAsia="Times New Roman"/>
          <w:color w:val="000000"/>
          <w:lang w:eastAsia="fi-FI"/>
        </w:rPr>
        <w:t xml:space="preserve">had a more balanced performance </w:t>
      </w:r>
      <w:ins w:id="208" w:author="Joona Lehtomäki" w:date="2017-06-15T13:56:00Z">
        <w:r w:rsidR="009F386D">
          <w:rPr>
            <w:rFonts w:eastAsia="Times New Roman"/>
            <w:color w:val="000000"/>
            <w:lang w:eastAsia="fi-FI"/>
          </w:rPr>
          <w:t xml:space="preserve">than RWR and ILP </w:t>
        </w:r>
      </w:ins>
      <w:r w:rsidR="00FE24AA" w:rsidRPr="002915B7">
        <w:rPr>
          <w:rFonts w:eastAsia="Times New Roman"/>
          <w:color w:val="000000"/>
          <w:lang w:eastAsia="fi-FI"/>
        </w:rPr>
        <w:t xml:space="preserve">over all features as shown by the </w:t>
      </w:r>
      <w:r w:rsidR="00B152DC" w:rsidRPr="002915B7">
        <w:rPr>
          <w:rFonts w:eastAsia="Times New Roman"/>
          <w:color w:val="000000"/>
          <w:lang w:eastAsia="fi-FI"/>
        </w:rPr>
        <w:t>interquartile range (</w:t>
      </w:r>
      <w:r w:rsidR="003207EE">
        <w:rPr>
          <w:rFonts w:eastAsia="Times New Roman"/>
          <w:b/>
          <w:color w:val="000000"/>
          <w:lang w:eastAsia="fi-FI"/>
        </w:rPr>
        <w:t>Fig. 5</w:t>
      </w:r>
      <w:r w:rsidR="00B152DC" w:rsidRPr="002915B7">
        <w:rPr>
          <w:rFonts w:eastAsia="Times New Roman"/>
          <w:color w:val="000000"/>
          <w:lang w:eastAsia="fi-FI"/>
        </w:rPr>
        <w:t>) and higher median 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commentRangeStart w:id="209"/>
      <w:ins w:id="210" w:author="Joona Lehtomäki" w:date="2017-06-15T14:13:00Z">
        <w:r w:rsidR="00271F90">
          <w:rPr>
            <w:rFonts w:eastAsia="Times New Roman"/>
            <w:color w:val="000000"/>
            <w:lang w:eastAsia="fi-FI"/>
          </w:rPr>
          <w:t xml:space="preserve">For BD, the top 10% fraction captured on average much more of the feature ranges </w:t>
        </w:r>
      </w:ins>
      <w:ins w:id="211" w:author="Joona Lehtomäki" w:date="2017-06-15T14:15:00Z">
        <w:r w:rsidR="00271F90">
          <w:rPr>
            <w:rFonts w:eastAsia="Times New Roman"/>
            <w:color w:val="000000"/>
            <w:lang w:eastAsia="fi-FI"/>
          </w:rPr>
          <w:t xml:space="preserve">than for ES: 34.9% (RWR), 30.8% (ZON) and </w:t>
        </w:r>
      </w:ins>
      <w:ins w:id="212" w:author="Joona Lehtomäki" w:date="2017-06-15T14:16:00Z">
        <w:r w:rsidR="00271F90">
          <w:rPr>
            <w:rFonts w:eastAsia="Times New Roman"/>
            <w:color w:val="000000"/>
            <w:lang w:eastAsia="fi-FI"/>
          </w:rPr>
          <w:t xml:space="preserve">25.5% (ILP). Median values for the methods </w:t>
        </w:r>
      </w:ins>
      <w:ins w:id="213" w:author="Joona Lehtomäki" w:date="2017-06-15T14:17:00Z">
        <w:r w:rsidR="0020292A">
          <w:rPr>
            <w:rFonts w:eastAsia="Times New Roman"/>
            <w:color w:val="000000"/>
            <w:lang w:eastAsia="fi-FI"/>
          </w:rPr>
          <w:t xml:space="preserve">were lower than the mean values </w:t>
        </w:r>
      </w:ins>
      <w:ins w:id="214" w:author="Joona Lehtomäki" w:date="2017-06-15T14:18:00Z">
        <w:r w:rsidR="0020292A">
          <w:rPr>
            <w:rFonts w:eastAsia="Times New Roman"/>
            <w:color w:val="000000"/>
            <w:lang w:eastAsia="fi-FI"/>
          </w:rPr>
          <w:t xml:space="preserve">(18.9%, 19.4% and 15.4% for RWR, ZON and ILP respectively) indicating different </w:t>
        </w:r>
      </w:ins>
      <w:ins w:id="215" w:author="Joona Lehtomäki" w:date="2017-06-15T14:19:00Z">
        <w:r w:rsidR="0020292A">
          <w:rPr>
            <w:rFonts w:eastAsia="Times New Roman"/>
            <w:color w:val="000000"/>
            <w:lang w:eastAsia="fi-FI"/>
          </w:rPr>
          <w:t xml:space="preserve">underlying </w:t>
        </w:r>
      </w:ins>
      <w:ins w:id="216" w:author="Joona Lehtomäki" w:date="2017-06-15T14:18:00Z">
        <w:r w:rsidR="0020292A">
          <w:rPr>
            <w:rFonts w:eastAsia="Times New Roman"/>
            <w:color w:val="000000"/>
            <w:lang w:eastAsia="fi-FI"/>
          </w:rPr>
          <w:t xml:space="preserve">spatial </w:t>
        </w:r>
      </w:ins>
      <w:ins w:id="217" w:author="Joona Lehtomäki" w:date="2017-06-15T14:19:00Z">
        <w:r w:rsidR="0020292A">
          <w:rPr>
            <w:rFonts w:eastAsia="Times New Roman"/>
            <w:color w:val="000000"/>
            <w:lang w:eastAsia="fi-FI"/>
          </w:rPr>
          <w:t>patterns</w:t>
        </w:r>
        <w:r w:rsidR="005601A2">
          <w:rPr>
            <w:rFonts w:eastAsia="Times New Roman"/>
            <w:color w:val="000000"/>
            <w:lang w:eastAsia="fi-FI"/>
          </w:rPr>
          <w:t xml:space="preserve"> in the feature distribution</w:t>
        </w:r>
        <w:r w:rsidR="00C23C76">
          <w:rPr>
            <w:rFonts w:eastAsia="Times New Roman"/>
            <w:color w:val="000000"/>
            <w:lang w:eastAsia="fi-FI"/>
          </w:rPr>
          <w:t>s as compared to ES.</w:t>
        </w:r>
      </w:ins>
      <w:commentRangeEnd w:id="209"/>
      <w:ins w:id="218" w:author="Joona Lehtomäki" w:date="2017-06-15T14:22:00Z">
        <w:r w:rsidR="007F214A">
          <w:rPr>
            <w:rStyle w:val="CommentReference"/>
          </w:rPr>
          <w:commentReference w:id="209"/>
        </w:r>
      </w:ins>
    </w:p>
    <w:p w14:paraId="04D49640" w14:textId="77777777" w:rsidR="00C62B39" w:rsidRPr="002915B7" w:rsidRDefault="00C62B39" w:rsidP="003F6AB2">
      <w:pPr>
        <w:spacing w:line="480" w:lineRule="auto"/>
        <w:jc w:val="center"/>
        <w:rPr>
          <w:rFonts w:eastAsia="Times New Roman"/>
          <w:color w:val="000000"/>
          <w:lang w:eastAsia="fi-FI"/>
        </w:rPr>
      </w:pPr>
    </w:p>
    <w:p w14:paraId="6A94D144"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6A2D0A7F" w14:textId="77777777" w:rsidR="00C62B39" w:rsidRDefault="00C62B39" w:rsidP="003F6AB2">
      <w:pPr>
        <w:spacing w:line="480" w:lineRule="auto"/>
      </w:pPr>
    </w:p>
    <w:p w14:paraId="5CF8A072" w14:textId="77777777" w:rsidR="00C8708B" w:rsidRPr="002915B7" w:rsidRDefault="00C8708B" w:rsidP="003F6AB2">
      <w:pPr>
        <w:spacing w:line="480" w:lineRule="auto"/>
        <w:jc w:val="center"/>
      </w:pPr>
      <w:r w:rsidRPr="002915B7">
        <w:t>[</w:t>
      </w:r>
      <w:r>
        <w:t>Table</w:t>
      </w:r>
      <w:r w:rsidRPr="002915B7">
        <w:t xml:space="preserve"> 2 approximately here]</w:t>
      </w:r>
    </w:p>
    <w:p w14:paraId="49302E59" w14:textId="77777777" w:rsidR="00C8708B" w:rsidRPr="002915B7" w:rsidRDefault="00C8708B" w:rsidP="003F6AB2">
      <w:pPr>
        <w:spacing w:line="480" w:lineRule="auto"/>
      </w:pPr>
    </w:p>
    <w:p w14:paraId="586EEC9D" w14:textId="7EE883C8" w:rsidR="00D3310C" w:rsidRPr="002915B7" w:rsidRDefault="00B11FFF" w:rsidP="003F6AB2">
      <w:pPr>
        <w:spacing w:line="480" w:lineRule="auto"/>
      </w:pPr>
      <w:r w:rsidRPr="002915B7">
        <w:t>Including a proxy for the cost of c</w:t>
      </w:r>
      <w:r w:rsidR="00D30E9E" w:rsidRPr="002915B7">
        <w:t xml:space="preserve">onservation or management action (Supplementary Material) </w:t>
      </w:r>
      <w:del w:id="219" w:author="Joona Lehtomäki" w:date="2017-06-15T14:23:00Z">
        <w:r w:rsidR="00D30E9E" w:rsidRPr="002915B7" w:rsidDel="00E1523E">
          <w:delText>had an effect of</w:delText>
        </w:r>
      </w:del>
      <w:ins w:id="220" w:author="Joona Lehtomäki" w:date="2017-06-15T14:23:00Z">
        <w:r w:rsidR="00E1523E">
          <w:t>resulted in</w:t>
        </w:r>
      </w:ins>
      <w:r w:rsidR="00D30E9E" w:rsidRPr="002915B7">
        <w:t xml:space="preserve"> making the both the spatial priority patterns and performance between the different methods </w:t>
      </w:r>
      <w:ins w:id="221" w:author="Joona Lehtomäki" w:date="2017-06-15T14:23:00Z">
        <w:r w:rsidR="009E612B">
          <w:t xml:space="preserve">becoming </w:t>
        </w:r>
      </w:ins>
      <w:r w:rsidR="00D30E9E" w:rsidRPr="002915B7">
        <w:t>more similar.</w:t>
      </w:r>
      <w:r w:rsidR="003C7E22" w:rsidRPr="002915B7">
        <w:t xml:space="preserve"> </w:t>
      </w:r>
      <w:r w:rsidR="003C7E22" w:rsidRPr="002915B7">
        <w:rPr>
          <w:color w:val="FF0000"/>
        </w:rPr>
        <w:t>[TBA]</w:t>
      </w:r>
      <w:r w:rsidR="002E4380">
        <w:rPr>
          <w:color w:val="FF0000"/>
        </w:rPr>
        <w:t xml:space="preserve"> (describe where the results are to be found)</w:t>
      </w:r>
    </w:p>
    <w:p w14:paraId="32782C89" w14:textId="77777777" w:rsidR="00D3310C" w:rsidRPr="002915B7" w:rsidRDefault="00D3310C" w:rsidP="003F6AB2">
      <w:pPr>
        <w:spacing w:line="480" w:lineRule="auto"/>
      </w:pPr>
    </w:p>
    <w:p w14:paraId="47515405" w14:textId="77777777" w:rsidR="00C62B39" w:rsidRPr="001F0170" w:rsidRDefault="00787699" w:rsidP="00FD069D">
      <w:pPr>
        <w:pStyle w:val="Heading1"/>
      </w:pPr>
      <w:commentRangeStart w:id="222"/>
      <w:r>
        <w:t xml:space="preserve">4. </w:t>
      </w:r>
      <w:r w:rsidR="00C62B39" w:rsidRPr="001F0170">
        <w:t>D</w:t>
      </w:r>
      <w:r w:rsidR="001A6958" w:rsidRPr="001F0170">
        <w:t>iscussion</w:t>
      </w:r>
      <w:commentRangeEnd w:id="222"/>
      <w:r w:rsidR="00AB739A">
        <w:rPr>
          <w:rStyle w:val="CommentReference"/>
          <w:b w:val="0"/>
        </w:rPr>
        <w:commentReference w:id="222"/>
      </w:r>
    </w:p>
    <w:p w14:paraId="16110BE6" w14:textId="77777777" w:rsidR="00C62B39" w:rsidRPr="002915B7" w:rsidRDefault="00C62B39" w:rsidP="003F6AB2">
      <w:pPr>
        <w:spacing w:line="480" w:lineRule="auto"/>
      </w:pPr>
    </w:p>
    <w:p w14:paraId="2702465B" w14:textId="7CDC7C1A" w:rsidR="004604ED" w:rsidRPr="0016445F" w:rsidRDefault="002E4380" w:rsidP="003F6AB2">
      <w:pPr>
        <w:spacing w:line="480" w:lineRule="auto"/>
      </w:pPr>
      <w:r>
        <w:t xml:space="preserve">While the origin and computational implementation of the different methods compared in this study </w:t>
      </w:r>
      <w:ins w:id="223" w:author="Joona Lehtomäki" w:date="2017-06-15T14:23:00Z">
        <w:r w:rsidR="00FB168B">
          <w:t>are</w:t>
        </w:r>
      </w:ins>
      <w:del w:id="224" w:author="Joona Lehtomäki" w:date="2017-06-15T14:23:00Z">
        <w:r w:rsidDel="00FB168B">
          <w:delText>is</w:delText>
        </w:r>
      </w:del>
      <w:r>
        <w:t xml:space="preserve"> different</w:t>
      </w:r>
      <w:r w:rsidR="00AD171C" w:rsidRPr="0016445F">
        <w:t xml:space="preserve">, the spatial priority patterns produced by and the overall performance of the different methods were very similar. </w:t>
      </w:r>
      <w:r w:rsidR="00AD5356">
        <w:t>The similarities can be explained upon r</w:t>
      </w:r>
      <w:r w:rsidR="00AD171C" w:rsidRPr="0016445F">
        <w:t>econsidering the method designs and</w:t>
      </w:r>
      <w:r w:rsidR="00AD5356">
        <w:t xml:space="preserve"> </w:t>
      </w:r>
      <w:r w:rsidR="003E3BB1">
        <w:t>especially</w:t>
      </w:r>
      <w:r w:rsidR="00AD171C" w:rsidRPr="0016445F">
        <w:t xml:space="preserve"> our implementation</w:t>
      </w:r>
      <w:r w:rsidR="00AD5356">
        <w:t xml:space="preserve"> of the methods. T</w:t>
      </w:r>
      <w:r w:rsidR="0001208F" w:rsidRPr="0016445F">
        <w:t>o avoid apples-and-oranges comparisons, we chose methods that are variations on the same underlying concept</w:t>
      </w:r>
      <w:r w:rsidR="00AD5356">
        <w:t xml:space="preserve"> and harmonized the </w:t>
      </w:r>
      <w:r w:rsidR="003E3BB1">
        <w:t>implementations</w:t>
      </w:r>
      <w:r w:rsidR="00AD5356">
        <w:t xml:space="preserve"> as far as the methods allowed</w:t>
      </w:r>
      <w:r w:rsidR="0001208F" w:rsidRPr="0016445F">
        <w:t>.</w:t>
      </w:r>
    </w:p>
    <w:p w14:paraId="1D51D5B2" w14:textId="77777777" w:rsidR="00C62B39" w:rsidRPr="0016445F" w:rsidRDefault="00C62B39" w:rsidP="003F6AB2">
      <w:pPr>
        <w:spacing w:line="480" w:lineRule="auto"/>
      </w:pPr>
    </w:p>
    <w:p w14:paraId="677FCFD3" w14:textId="77777777" w:rsidR="00C62B39" w:rsidRPr="0016445F" w:rsidRDefault="00787699" w:rsidP="003F6AB2">
      <w:pPr>
        <w:pStyle w:val="Heading2"/>
      </w:pPr>
      <w:r w:rsidRPr="0016445F">
        <w:t xml:space="preserve">4.1 </w:t>
      </w:r>
      <w:r w:rsidR="00C62B39" w:rsidRPr="0016445F">
        <w:t>Priority rank patterns</w:t>
      </w:r>
    </w:p>
    <w:p w14:paraId="2D54BA67" w14:textId="77777777" w:rsidR="00C62B39" w:rsidRPr="0016445F" w:rsidRDefault="00C62B39" w:rsidP="003F6AB2">
      <w:pPr>
        <w:spacing w:line="480" w:lineRule="auto"/>
        <w:rPr>
          <w:b/>
          <w:bCs/>
        </w:rPr>
      </w:pPr>
    </w:p>
    <w:p w14:paraId="267FD8B6" w14:textId="5B4289F8" w:rsidR="00F842E7" w:rsidRPr="0016445F" w:rsidRDefault="00F842E7" w:rsidP="003F6AB2">
      <w:pPr>
        <w:spacing w:line="480" w:lineRule="auto"/>
        <w:rPr>
          <w:bCs/>
        </w:rPr>
      </w:pPr>
      <w:r w:rsidRPr="0016445F">
        <w:rPr>
          <w:bCs/>
        </w:rPr>
        <w:t xml:space="preserve">The overall similarity </w:t>
      </w:r>
      <w:r w:rsidR="00C638C5">
        <w:rPr>
          <w:bCs/>
        </w:rPr>
        <w:t xml:space="preserve">in </w:t>
      </w:r>
      <w:del w:id="225" w:author="Joona Lehtomäki" w:date="2017-06-15T14:25:00Z">
        <w:r w:rsidR="00C638C5" w:rsidDel="001E2AED">
          <w:rPr>
            <w:bCs/>
          </w:rPr>
          <w:delText xml:space="preserve">terms of correlation over the whole </w:delText>
        </w:r>
        <w:r w:rsidRPr="0016445F" w:rsidDel="001E2AED">
          <w:rPr>
            <w:bCs/>
          </w:rPr>
          <w:delText>priority rank</w:delText>
        </w:r>
        <w:r w:rsidR="00C638C5" w:rsidDel="001E2AED">
          <w:rPr>
            <w:bCs/>
          </w:rPr>
          <w:delText>ing</w:delText>
        </w:r>
        <w:r w:rsidRPr="0016445F" w:rsidDel="001E2AED">
          <w:rPr>
            <w:bCs/>
          </w:rPr>
          <w:delText xml:space="preserve"> produced</w:delText>
        </w:r>
      </w:del>
      <w:ins w:id="226" w:author="Joona Lehtomäki" w:date="2017-06-15T14:25:00Z">
        <w:r w:rsidR="001E2AED">
          <w:rPr>
            <w:bCs/>
          </w:rPr>
          <w:t>the spatial priority patterns produced</w:t>
        </w:r>
      </w:ins>
      <w:r w:rsidRPr="0016445F">
        <w:rPr>
          <w:bCs/>
        </w:rPr>
        <w:t xml:space="preserve"> by the different methods was very high: as measured by the correlation between priority rank rasters, RWR and ILP were practically the same for ES and BD, and ZON was </w:t>
      </w:r>
      <w:r w:rsidR="00C05259" w:rsidRPr="0016445F">
        <w:rPr>
          <w:bCs/>
        </w:rPr>
        <w:t>very similar (</w:t>
      </w:r>
      <w:r w:rsidR="00EB0B3B">
        <w:rPr>
          <w:b/>
          <w:bCs/>
        </w:rPr>
        <w:t>Fig. 3</w:t>
      </w:r>
      <w:r w:rsidR="00C05259" w:rsidRPr="0016445F">
        <w:rPr>
          <w:bCs/>
        </w:rPr>
        <w:t xml:space="preserve">). This similarity also applies to the </w:t>
      </w:r>
      <w:r w:rsidR="00FA02B6">
        <w:rPr>
          <w:bCs/>
        </w:rPr>
        <w:t xml:space="preserve">spatial </w:t>
      </w:r>
      <w:r w:rsidR="00A42A88">
        <w:rPr>
          <w:bCs/>
        </w:rPr>
        <w:t xml:space="preserve">overlap </w:t>
      </w:r>
      <w:r w:rsidR="00FA02B6">
        <w:rPr>
          <w:bCs/>
        </w:rPr>
        <w:t xml:space="preserve">between </w:t>
      </w:r>
      <w:r w:rsidR="00C05259" w:rsidRPr="0016445F">
        <w:rPr>
          <w:bCs/>
        </w:rPr>
        <w:t>best (</w:t>
      </w:r>
      <w:r w:rsidR="00A42A88">
        <w:rPr>
          <w:bCs/>
        </w:rPr>
        <w:t xml:space="preserve">and </w:t>
      </w:r>
      <w:r w:rsidR="00C05259" w:rsidRPr="0016445F">
        <w:rPr>
          <w:bCs/>
        </w:rPr>
        <w:t xml:space="preserve">worst) 10% of the solution for RWR and ILP, </w:t>
      </w:r>
      <w:r w:rsidR="00057106">
        <w:rPr>
          <w:bCs/>
        </w:rPr>
        <w:t xml:space="preserve">but </w:t>
      </w:r>
      <w:r w:rsidR="00C05259" w:rsidRPr="0016445F">
        <w:rPr>
          <w:bCs/>
        </w:rPr>
        <w:t xml:space="preserve">less for </w:t>
      </w:r>
      <w:r w:rsidR="00AD18B9">
        <w:rPr>
          <w:bCs/>
        </w:rPr>
        <w:t xml:space="preserve">the best 10% of the solution for </w:t>
      </w:r>
      <w:r w:rsidR="00C05259" w:rsidRPr="0016445F">
        <w:rPr>
          <w:bCs/>
        </w:rPr>
        <w:t>ZON and the two other methods.</w:t>
      </w:r>
      <w:r w:rsidR="005518B8">
        <w:rPr>
          <w:bCs/>
        </w:rPr>
        <w:t xml:space="preserve"> </w:t>
      </w:r>
      <w:r w:rsidR="004F3804">
        <w:rPr>
          <w:bCs/>
        </w:rPr>
        <w:t>Conspicuously, the worst 10% of the solution for ZON and the two other methods were again very similar.</w:t>
      </w:r>
      <w:r w:rsidR="005518B8">
        <w:rPr>
          <w:bCs/>
        </w:rPr>
        <w:t xml:space="preserve"> </w:t>
      </w:r>
      <w:r w:rsidR="00057106">
        <w:rPr>
          <w:bCs/>
        </w:rPr>
        <w:t xml:space="preserve"> W</w:t>
      </w:r>
      <w:r w:rsidR="00057106" w:rsidRPr="00057106">
        <w:rPr>
          <w:bCs/>
        </w:rPr>
        <w:t xml:space="preserve">hile overall correlations and overlaps are determined </w:t>
      </w:r>
      <w:r w:rsidR="008A641D">
        <w:rPr>
          <w:bCs/>
        </w:rPr>
        <w:t xml:space="preserve">especially </w:t>
      </w:r>
      <w:r w:rsidR="00057106" w:rsidRPr="00057106">
        <w:rPr>
          <w:bCs/>
        </w:rPr>
        <w:t>by the lower ranks</w:t>
      </w:r>
      <w:ins w:id="227" w:author="Joona Lehtomäki" w:date="2017-06-15T14:25:00Z">
        <w:r w:rsidR="00D82FF7">
          <w:rPr>
            <w:bCs/>
          </w:rPr>
          <w:t xml:space="preserve"> (e.</w:t>
        </w:r>
      </w:ins>
      <w:ins w:id="228" w:author="Joona Lehtomäki" w:date="2017-06-15T14:26:00Z">
        <w:r w:rsidR="00D82FF7">
          <w:rPr>
            <w:bCs/>
          </w:rPr>
          <w:t>g. the lower 90% fraction)</w:t>
        </w:r>
      </w:ins>
      <w:r w:rsidR="008A641D">
        <w:rPr>
          <w:bCs/>
        </w:rPr>
        <w:t>,</w:t>
      </w:r>
      <w:r w:rsidR="00057106" w:rsidRPr="00057106">
        <w:rPr>
          <w:bCs/>
        </w:rPr>
        <w:t xml:space="preserve"> it is the higher ranks </w:t>
      </w:r>
      <w:r w:rsidR="008A641D">
        <w:rPr>
          <w:bCs/>
        </w:rPr>
        <w:t xml:space="preserve">(i.e. </w:t>
      </w:r>
      <w:ins w:id="229" w:author="Joona Lehtomäki" w:date="2017-06-15T14:26:00Z">
        <w:r w:rsidR="00D82FF7">
          <w:rPr>
            <w:bCs/>
          </w:rPr>
          <w:t xml:space="preserve">the top 10% </w:t>
        </w:r>
        <w:r w:rsidR="00FE1012">
          <w:rPr>
            <w:bCs/>
          </w:rPr>
          <w:t xml:space="preserve">fraction or </w:t>
        </w:r>
      </w:ins>
      <w:r w:rsidR="008A641D">
        <w:rPr>
          <w:bCs/>
        </w:rPr>
        <w:t xml:space="preserve">the high-priority areas) </w:t>
      </w:r>
      <w:r w:rsidR="00057106" w:rsidRPr="00057106">
        <w:rPr>
          <w:bCs/>
        </w:rPr>
        <w:t xml:space="preserve">that are more interesting as these </w:t>
      </w:r>
      <w:r w:rsidR="009A3DD7">
        <w:rPr>
          <w:bCs/>
        </w:rPr>
        <w:t xml:space="preserve">typically </w:t>
      </w:r>
      <w:r w:rsidR="00057106" w:rsidRPr="00057106">
        <w:rPr>
          <w:bCs/>
        </w:rPr>
        <w:t>determine</w:t>
      </w:r>
      <w:r w:rsidR="009A3DD7">
        <w:rPr>
          <w:bCs/>
        </w:rPr>
        <w:t xml:space="preserve"> where different actions (such as setting aside areas, or management actions) are targeted. Our results show that i</w:t>
      </w:r>
      <w:r w:rsidR="00057106" w:rsidRPr="00057106">
        <w:rPr>
          <w:bCs/>
        </w:rPr>
        <w:t xml:space="preserve">t is especially those areas where variations between methods become </w:t>
      </w:r>
      <w:r w:rsidR="009A3DD7">
        <w:rPr>
          <w:bCs/>
        </w:rPr>
        <w:t xml:space="preserve">apparent. </w:t>
      </w:r>
      <w:commentRangeStart w:id="230"/>
      <w:r w:rsidR="00717B76" w:rsidRPr="0016445F">
        <w:rPr>
          <w:bCs/>
        </w:rPr>
        <w:t xml:space="preserve">For ALL, however, the spatial overlap for the top 10% fraction was surprisingly low between RWR and ILP. This is most likely due to the implementation of ILP and the way in which we </w:t>
      </w:r>
      <w:r w:rsidR="009A3DD7">
        <w:rPr>
          <w:bCs/>
        </w:rPr>
        <w:t xml:space="preserve">weight </w:t>
      </w:r>
      <w:r w:rsidR="00717B76" w:rsidRPr="0016445F">
        <w:rPr>
          <w:bCs/>
        </w:rPr>
        <w:t>the feature groups (ES and BD)</w:t>
      </w:r>
      <w:ins w:id="231" w:author="Joona Lehtomäki" w:date="2017-06-15T14:24:00Z">
        <w:r w:rsidR="001E2AED">
          <w:rPr>
            <w:bCs/>
          </w:rPr>
          <w:t xml:space="preserve"> </w:t>
        </w:r>
      </w:ins>
      <w:r w:rsidR="009A3DD7">
        <w:rPr>
          <w:bCs/>
        </w:rPr>
        <w:t>in the combined optimization</w:t>
      </w:r>
      <w:r w:rsidR="00717B76" w:rsidRPr="0016445F">
        <w:rPr>
          <w:bCs/>
        </w:rPr>
        <w:t>.</w:t>
      </w:r>
      <w:commentRangeEnd w:id="230"/>
      <w:r w:rsidR="000616D1">
        <w:rPr>
          <w:rStyle w:val="CommentReference"/>
        </w:rPr>
        <w:commentReference w:id="230"/>
      </w:r>
      <w:r w:rsidR="00EA6D81" w:rsidRPr="0016445F">
        <w:rPr>
          <w:bCs/>
        </w:rPr>
        <w:t xml:space="preserve"> </w:t>
      </w:r>
    </w:p>
    <w:p w14:paraId="11A9890C" w14:textId="77777777" w:rsidR="00F842E7" w:rsidRPr="0016445F" w:rsidRDefault="00F842E7" w:rsidP="003F6AB2">
      <w:pPr>
        <w:spacing w:line="480" w:lineRule="auto"/>
        <w:rPr>
          <w:b/>
          <w:bCs/>
        </w:rPr>
      </w:pPr>
    </w:p>
    <w:p w14:paraId="2FFB5D6A" w14:textId="3B44900F" w:rsidR="00C62B39" w:rsidRPr="0016445F" w:rsidRDefault="008973D9" w:rsidP="003F6AB2">
      <w:pPr>
        <w:spacing w:line="480" w:lineRule="auto"/>
      </w:pPr>
      <w:r>
        <w:t>T</w:t>
      </w:r>
      <w:r w:rsidR="001B6545" w:rsidRPr="0016445F">
        <w:t xml:space="preserve">he priority </w:t>
      </w:r>
      <w:r w:rsidR="00230B08" w:rsidRPr="0016445F">
        <w:t>maps</w:t>
      </w:r>
      <w:r w:rsidR="001B6545" w:rsidRPr="0016445F">
        <w:t xml:space="preserve"> produced</w:t>
      </w:r>
      <w:r w:rsidR="00C62B39" w:rsidRPr="0016445F">
        <w:t xml:space="preserve"> </w:t>
      </w:r>
      <w:r w:rsidR="00230B08" w:rsidRPr="0016445F">
        <w:t xml:space="preserve">are </w:t>
      </w:r>
      <w:r w:rsidR="00C62B39" w:rsidRPr="0016445F">
        <w:t>informative for examining the distributional patterns of both biodiversity and ES features. For ES, the highe</w:t>
      </w:r>
      <w:r w:rsidR="000859AE" w:rsidRPr="0016445F">
        <w:t>st priorities were concentrated</w:t>
      </w:r>
      <w:r w:rsidR="00C62B39" w:rsidRPr="0016445F">
        <w:t xml:space="preserve"> in Central Europe (</w:t>
      </w:r>
      <w:r w:rsidR="00EB0B3B">
        <w:rPr>
          <w:b/>
          <w:bCs/>
        </w:rPr>
        <w:t>Fig. 2</w:t>
      </w:r>
      <w:r w:rsidR="00C62B39" w:rsidRPr="0016445F">
        <w:rPr>
          <w:b/>
          <w:bCs/>
        </w:rPr>
        <w:t>D-F</w:t>
      </w:r>
      <w:r w:rsidR="00C62B39" w:rsidRPr="0016445F">
        <w:t xml:space="preserve">). Using different set of ES features, </w:t>
      </w:r>
      <w:r w:rsidR="00951B48">
        <w:t xml:space="preserve">Stürck and Verburg </w:t>
      </w:r>
      <w:r w:rsidR="00951B48">
        <w:fldChar w:fldCharType="begin" w:fldLock="1"/>
      </w:r>
      <w:r w:rsidR="00B76ED6">
        <w:instrText>ADDIN CSL_CITATION { "citationItems" : [ { "id" : "ITEM-1", "itemData" : { "DOI" : "10.1007/s10980-016-0459-6", "ISSN" : "15729761", "abstract" : "Context: The provision of multiple ecosystem services (ES) within a landscape is commonly referred to as landscape multifunctionality. Modifying landscapes to increase multifunctionality and reduce trade-offs with concurrent services bears the potential to enhance sustainability in human-dominated landscapes. Assessing landscape multifunctionality is thus crucial for land management and planning, but lack of a clear definition and operationalization of multifunctionality impedes comparisons of different study results. Objectives: We want to address how elements of the study design affect results of multifunctionality assessments. Furthermore, we want to quantify future multifunctionality in the European Union (EU) and indicate the role of land use change and land use diversity on multifunctionality. Methods: We analyzed diverging scenarios depicting land use change in the EU between 2000 and 2040 for their effects on landscape multifunctionality. We tested different multifunctionality indicators at various spatial scales based on the modelling of 12 ES and biodiversity indicators. Results: Particularly the analysis scale determines the interpretation of landscape multifunctionality. Coldspots identified by different indicators are in higher agreement than hotspots. We could not confirm links between land use diversity and landscape multifunctionality. While, at EU scale, multifunctionality slightly increases in future scenarios, agricultural intensification and (peri-)urban growth pose large threats to multifunctional landscapes. Conclusions: The choice of indicator and analysis scale strongly determine possible interpretations of the results. Rather than focusing on the impacts of land use change on multifunctionality, it is recommended to base land use policy on the impacts of location-specific change on ES supply and demands.", "author" : [ { "dropping-particle" : "", "family" : "St\u00fcrck", "given" : "Julia", "non-dropping-particle" : "", "parse-names" : false, "suffix" : "" }, { "dropping-particle" : "", "family" : "Verburg", "given" : "Peter H", "non-dropping-particle" : "", "parse-names" : false, "suffix" : "" } ], "container-title" : "Landscape Ecology", "id" : "ITEM-1", "issue" : "3", "issued" : { "date-parts" : [ [ "2017" ] ] }, "page" : "481-500", "title" : "Multifunctionality at what scale? A landscape multifunctionality assessment for the European Union under conditions of land use change", "type" : "article-journal", "volume" : "32" }, "suppress-author" : 1, "uris" : [ "http://www.mendeley.com/documents/?uuid=49a55702-4527-45bb-bef5-8698e2e2ab80" ] } ], "mendeley" : { "formattedCitation" : "(2017)", "plainTextFormattedCitation" : "(2017)", "previouslyFormattedCitation" : "(2017)" }, "properties" : { "noteIndex" : 0 }, "schema" : "https://github.com/citation-style-language/schema/raw/master/csl-citation.json" }</w:instrText>
      </w:r>
      <w:r w:rsidR="00951B48">
        <w:fldChar w:fldCharType="separate"/>
      </w:r>
      <w:r w:rsidR="00951B48" w:rsidRPr="00951B48">
        <w:rPr>
          <w:noProof/>
        </w:rPr>
        <w:t>(2017)</w:t>
      </w:r>
      <w:r w:rsidR="00951B48">
        <w:fldChar w:fldCharType="end"/>
      </w:r>
      <w:r w:rsidR="00951B48">
        <w:t xml:space="preserve"> </w:t>
      </w:r>
      <w:r w:rsidR="00C62B39" w:rsidRPr="0016445F">
        <w:t>found high diversity of relative representation</w:t>
      </w:r>
      <w:ins w:id="232" w:author="Joona Lehtomäki" w:date="2017-06-15T14:28:00Z">
        <w:r w:rsidR="000616D1">
          <w:t>s</w:t>
        </w:r>
      </w:ins>
      <w:r w:rsidR="00C62B39" w:rsidRPr="0016445F">
        <w:t xml:space="preserve"> of ES bundles in roughly the same regions that have high priorities in our analyses. Not only have the</w:t>
      </w:r>
      <w:ins w:id="233" w:author="Joona Lehtomäki" w:date="2017-06-15T14:28:00Z">
        <w:r w:rsidR="000616D1">
          <w:t>se</w:t>
        </w:r>
      </w:ins>
      <w:r w:rsidR="00C62B39" w:rsidRPr="0016445F">
        <w:t xml:space="preserve"> regions high diversity </w:t>
      </w:r>
      <w:ins w:id="234" w:author="Joona Lehtomäki" w:date="2017-06-15T14:28:00Z">
        <w:r w:rsidR="000616D1">
          <w:t>of</w:t>
        </w:r>
      </w:ins>
      <w:del w:id="235" w:author="Joona Lehtomäki" w:date="2017-06-15T14:28:00Z">
        <w:r w:rsidR="00C62B39" w:rsidRPr="0016445F" w:rsidDel="000616D1">
          <w:delText>if</w:delText>
        </w:r>
      </w:del>
      <w:r w:rsidR="00C62B39" w:rsidRPr="0016445F">
        <w:t xml:space="preserve"> ESs, the</w:t>
      </w:r>
      <w:ins w:id="236" w:author="Joona Lehtomäki" w:date="2017-06-15T14:28:00Z">
        <w:r w:rsidR="000616D1">
          <w:t>y</w:t>
        </w:r>
      </w:ins>
      <w:r w:rsidR="00C62B39" w:rsidRPr="0016445F">
        <w:t xml:space="preserv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00C62B39" w:rsidRPr="0016445F">
        <w:t>For BD, the distributional pattern for all solutions was bimodal in terms of latitudinal gradient (</w:t>
      </w:r>
      <w:r w:rsidR="00EB0B3B">
        <w:rPr>
          <w:b/>
          <w:bCs/>
        </w:rPr>
        <w:t>Fig. 2</w:t>
      </w:r>
      <w:r w:rsidR="00C62B39" w:rsidRPr="0016445F">
        <w:rPr>
          <w:b/>
          <w:bCs/>
        </w:rPr>
        <w:t>G-I</w:t>
      </w:r>
      <w:r w:rsidR="00C62B39" w:rsidRPr="0016445F">
        <w:t xml:space="preserve">). Since all methods prioritize based on a combined measure of rarity and richness, the interpretation is that both the southern (the Mediterranean basin) and the northern (the subarctic Fennoscandia) have relatively many 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00C62B39" w:rsidRPr="0016445F">
        <w:t>395 terrestrial vertebrate species listed in the EU nature legislation, a subset o</w:t>
      </w:r>
      <w:r w:rsidR="003E4CE3" w:rsidRPr="0016445F">
        <w:t xml:space="preserve">f the data used in this study. </w:t>
      </w:r>
    </w:p>
    <w:p w14:paraId="593B6CFE" w14:textId="77777777" w:rsidR="00C62B39" w:rsidRPr="0016445F" w:rsidRDefault="00C62B39" w:rsidP="003F6AB2">
      <w:pPr>
        <w:spacing w:line="480" w:lineRule="auto"/>
      </w:pPr>
    </w:p>
    <w:p w14:paraId="57D14309" w14:textId="45BFC5D1" w:rsidR="00EE5D43" w:rsidRDefault="00EE5D43" w:rsidP="003F6AB2">
      <w:pPr>
        <w:spacing w:line="480" w:lineRule="auto"/>
        <w:rPr>
          <w:ins w:id="237" w:author="Joona Lehtomäki" w:date="2017-06-15T15:58:00Z"/>
        </w:rPr>
      </w:pPr>
      <w:del w:id="238" w:author="Joona Lehtomäki" w:date="2017-06-15T14:33:00Z">
        <w:r w:rsidRPr="0016445F" w:rsidDel="005905B8">
          <w:delText xml:space="preserve">Since </w:delText>
        </w:r>
      </w:del>
      <w:ins w:id="239" w:author="Joona Lehtomäki" w:date="2017-06-15T15:58:00Z">
        <w:r w:rsidR="005540E8">
          <w:t>T</w:t>
        </w:r>
      </w:ins>
      <w:del w:id="240" w:author="Joona Lehtomäki" w:date="2017-06-15T15:58:00Z">
        <w:r w:rsidRPr="0016445F" w:rsidDel="005540E8">
          <w:delText>t</w:delText>
        </w:r>
      </w:del>
      <w:r w:rsidRPr="0016445F">
        <w:t>here are differences in where the priorities are especially for ES and BD variants</w:t>
      </w:r>
      <w:ins w:id="241" w:author="Joona Lehtomäki" w:date="2017-06-15T15:58:00Z">
        <w:r w:rsidR="005540E8">
          <w:t xml:space="preserve"> and</w:t>
        </w:r>
      </w:ins>
      <w:del w:id="242" w:author="Joona Lehtomäki" w:date="2017-06-15T15:58:00Z">
        <w:r w:rsidRPr="0016445F" w:rsidDel="005540E8">
          <w:delText>,</w:delText>
        </w:r>
      </w:del>
      <w:r w:rsidRPr="0016445F">
        <w:t xml:space="preserve"> a simple approach </w:t>
      </w:r>
      <w:ins w:id="243" w:author="Joona Lehtomäki" w:date="2017-06-15T14:30:00Z">
        <w:r w:rsidR="004A2A7F">
          <w:t>for</w:t>
        </w:r>
      </w:ins>
      <w:del w:id="244" w:author="Joona Lehtomäki" w:date="2017-06-15T14:30:00Z">
        <w:r w:rsidRPr="0016445F" w:rsidDel="004A2A7F">
          <w:delText>in</w:delText>
        </w:r>
      </w:del>
      <w:r w:rsidRPr="0016445F">
        <w:t xml:space="preserve"> identifying areas that </w:t>
      </w:r>
      <w:del w:id="245" w:author="Joona Lehtomäki" w:date="2017-06-15T14:30:00Z">
        <w:r w:rsidRPr="0016445F" w:rsidDel="004A2A7F">
          <w:delText xml:space="preserve">are </w:delText>
        </w:r>
      </w:del>
      <w:ins w:id="246" w:author="Joona Lehtomäki" w:date="2017-06-15T14:30:00Z">
        <w:r w:rsidR="004A2A7F">
          <w:t>have</w:t>
        </w:r>
        <w:r w:rsidR="004A2A7F" w:rsidRPr="0016445F">
          <w:t xml:space="preserve"> </w:t>
        </w:r>
      </w:ins>
      <w:r w:rsidRPr="0016445F">
        <w:t>consistently high priorit</w:t>
      </w:r>
      <w:ins w:id="247" w:author="Joona Lehtomäki" w:date="2017-06-15T14:30:00Z">
        <w:r w:rsidR="00A33E36">
          <w:t>y</w:t>
        </w:r>
      </w:ins>
      <w:del w:id="248" w:author="Joona Lehtomäki" w:date="2017-06-15T14:30:00Z">
        <w:r w:rsidRPr="0016445F" w:rsidDel="00A33E36">
          <w:delText>ies</w:delText>
        </w:r>
      </w:del>
      <w:r w:rsidRPr="0016445F">
        <w:t xml:space="preserve"> over all nine variants is given in </w:t>
      </w:r>
      <w:r w:rsidRPr="0016445F">
        <w:rPr>
          <w:b/>
        </w:rPr>
        <w:t xml:space="preserve">Fig. </w:t>
      </w:r>
      <w:r w:rsidR="00EB0B3B">
        <w:rPr>
          <w:b/>
        </w:rPr>
        <w:t>3</w:t>
      </w:r>
      <w:del w:id="249" w:author="Joona Lehtomäki" w:date="2017-06-15T14:31:00Z">
        <w:r w:rsidRPr="0016445F" w:rsidDel="00A33E36">
          <w:rPr>
            <w:b/>
          </w:rPr>
          <w:delText>3</w:delText>
        </w:r>
      </w:del>
      <w:r w:rsidR="00307F03" w:rsidRPr="0016445F">
        <w:rPr>
          <w:b/>
        </w:rPr>
        <w:t>A</w:t>
      </w:r>
      <w:r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 xml:space="preserve">Fig. </w:t>
      </w:r>
      <w:r w:rsidR="00EB0B3B">
        <w:rPr>
          <w:b/>
        </w:rPr>
        <w:t>3</w:t>
      </w:r>
      <w:del w:id="250" w:author="Joona Lehtomäki" w:date="2017-06-15T14:31:00Z">
        <w:r w:rsidR="00307F03" w:rsidRPr="0016445F" w:rsidDel="00A33E36">
          <w:rPr>
            <w:b/>
          </w:rPr>
          <w:delText>3</w:delText>
        </w:r>
      </w:del>
      <w:r w:rsidR="00307F03" w:rsidRPr="0016445F">
        <w:rPr>
          <w:b/>
        </w:rPr>
        <w:t>B</w:t>
      </w:r>
      <w:r w:rsidR="00307F03" w:rsidRPr="0016445F">
        <w:t>) shows how consistent the priorities are across the nine variants. For example, Central Europe and Greece both have relatively high mean rank (</w:t>
      </w:r>
      <w:r w:rsidR="00307F03" w:rsidRPr="0016445F">
        <w:rPr>
          <w:b/>
        </w:rPr>
        <w:t xml:space="preserve">Fig. </w:t>
      </w:r>
      <w:r w:rsidR="00EB0B3B">
        <w:rPr>
          <w:b/>
        </w:rPr>
        <w:t>3</w:t>
      </w:r>
      <w:del w:id="251" w:author="Joona Lehtomäki" w:date="2017-06-15T14:31:00Z">
        <w:r w:rsidR="00307F03" w:rsidRPr="0016445F" w:rsidDel="00A33E36">
          <w:rPr>
            <w:b/>
          </w:rPr>
          <w:delText>3</w:delText>
        </w:r>
      </w:del>
      <w:r w:rsidR="00307F03" w:rsidRPr="0016445F">
        <w:rPr>
          <w:b/>
        </w:rPr>
        <w:t>A</w:t>
      </w:r>
      <w:r w:rsidR="00307F03" w:rsidRPr="0016445F">
        <w:t>), but also high relative variation in the mean rank (</w:t>
      </w:r>
      <w:r w:rsidR="00307F03" w:rsidRPr="0016445F">
        <w:rPr>
          <w:b/>
        </w:rPr>
        <w:t xml:space="preserve">Fig. </w:t>
      </w:r>
      <w:r w:rsidR="00EB0B3B">
        <w:rPr>
          <w:b/>
        </w:rPr>
        <w:t>3</w:t>
      </w:r>
      <w:del w:id="252" w:author="Joona Lehtomäki" w:date="2017-06-15T14:31:00Z">
        <w:r w:rsidR="00307F03" w:rsidRPr="0016445F" w:rsidDel="00A33E36">
          <w:rPr>
            <w:b/>
          </w:rPr>
          <w:delText>3</w:delText>
        </w:r>
      </w:del>
      <w:r w:rsidR="00307F03" w:rsidRPr="0016445F">
        <w:rPr>
          <w:b/>
        </w:rPr>
        <w:t>B</w:t>
      </w:r>
      <w:r w:rsidR="00307F03" w:rsidRPr="0016445F">
        <w:t xml:space="preserve">). This is caused by ES variants having high priority rank in the former, and BD variants in the latter. </w:t>
      </w:r>
      <w:del w:id="253" w:author="Joona Lehtomäki" w:date="2017-06-15T16:01:00Z">
        <w:r w:rsidR="000D5111" w:rsidRPr="0016445F" w:rsidDel="00957EEE">
          <w:delText xml:space="preserve">In </w:delText>
        </w:r>
      </w:del>
      <w:del w:id="254" w:author="Joona Lehtomäki" w:date="2017-06-15T14:34:00Z">
        <w:r w:rsidR="000D5111" w:rsidRPr="0016445F" w:rsidDel="002951BA">
          <w:delText>operative context</w:delText>
        </w:r>
      </w:del>
      <w:del w:id="255" w:author="Joona Lehtomäki" w:date="2017-06-15T16:01:00Z">
        <w:r w:rsidR="000D5111" w:rsidRPr="0016445F" w:rsidDel="00957EEE">
          <w:delText>, developing a single (or few) prioritization(s) would be a better option than averaging over several prioritization</w:delText>
        </w:r>
        <w:r w:rsidR="00B7573D" w:rsidRPr="0016445F" w:rsidDel="00957EEE">
          <w:delText>s</w:delText>
        </w:r>
        <w:r w:rsidR="000D5111" w:rsidRPr="0016445F" w:rsidDel="00957EEE">
          <w:delText xml:space="preserve"> with different objective</w:delText>
        </w:r>
        <w:r w:rsidR="0032370D" w:rsidRPr="0016445F" w:rsidDel="00957EEE">
          <w:delText>s</w:delText>
        </w:r>
        <w:r w:rsidR="000D5111" w:rsidRPr="0016445F" w:rsidDel="00957EEE">
          <w:delText>, but such averaging may serve a</w:delText>
        </w:r>
        <w:r w:rsidR="00B7573D" w:rsidRPr="0016445F" w:rsidDel="00957EEE">
          <w:delText>s a useful first approximation.</w:delText>
        </w:r>
      </w:del>
    </w:p>
    <w:p w14:paraId="5A032776" w14:textId="73433734" w:rsidR="003D68C5" w:rsidRPr="0016445F" w:rsidDel="00957EEE" w:rsidRDefault="003D68C5" w:rsidP="003F6AB2">
      <w:pPr>
        <w:spacing w:line="480" w:lineRule="auto"/>
        <w:rPr>
          <w:del w:id="256" w:author="Joona Lehtomäki" w:date="2017-06-15T16:01:00Z"/>
        </w:rPr>
      </w:pPr>
    </w:p>
    <w:p w14:paraId="1205864A" w14:textId="77777777" w:rsidR="00EE5D43" w:rsidRPr="0016445F" w:rsidRDefault="00EE5D43" w:rsidP="003F6AB2">
      <w:pPr>
        <w:spacing w:line="480" w:lineRule="auto"/>
      </w:pPr>
    </w:p>
    <w:p w14:paraId="78FD8C70" w14:textId="77777777" w:rsidR="00C62B39" w:rsidRPr="0016445F" w:rsidRDefault="00787699" w:rsidP="003F6AB2">
      <w:pPr>
        <w:pStyle w:val="Heading2"/>
      </w:pPr>
      <w:r w:rsidRPr="0016445F">
        <w:t xml:space="preserve">4.2 </w:t>
      </w:r>
      <w:r w:rsidR="00C62B39" w:rsidRPr="0016445F">
        <w:t xml:space="preserve">Method performance </w:t>
      </w:r>
    </w:p>
    <w:p w14:paraId="32019070" w14:textId="77777777" w:rsidR="00C62B39" w:rsidRPr="0016445F" w:rsidRDefault="00C62B39" w:rsidP="003F6AB2">
      <w:pPr>
        <w:spacing w:line="480" w:lineRule="auto"/>
      </w:pPr>
    </w:p>
    <w:p w14:paraId="010ED3F6" w14:textId="38315CBD"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 xml:space="preserve">Fig. </w:t>
      </w:r>
      <w:r w:rsidR="00926446">
        <w:rPr>
          <w:b/>
        </w:rPr>
        <w:t>5</w:t>
      </w:r>
      <w:del w:id="257" w:author="Joona Lehtomäki" w:date="2017-06-15T14:31:00Z">
        <w:r w:rsidR="00ED34D1" w:rsidRPr="0016445F" w:rsidDel="003C0C89">
          <w:rPr>
            <w:b/>
          </w:rPr>
          <w:delText>4</w:delText>
        </w:r>
      </w:del>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 xml:space="preserve">Fig. </w:t>
      </w:r>
      <w:r w:rsidR="00926446">
        <w:rPr>
          <w:b/>
        </w:rPr>
        <w:t>5</w:t>
      </w:r>
      <w:del w:id="258" w:author="Joona Lehtomäki" w:date="2017-06-15T14:31:00Z">
        <w:r w:rsidR="00C03956" w:rsidRPr="0016445F" w:rsidDel="003C0C89">
          <w:rPr>
            <w:b/>
          </w:rPr>
          <w:delText>4</w:delText>
        </w:r>
      </w:del>
      <w:r w:rsidR="00C03956" w:rsidRPr="0016445F">
        <w:rPr>
          <w:b/>
        </w:rPr>
        <w:t>C-D</w:t>
      </w:r>
      <w:r w:rsidR="00C03956" w:rsidRPr="0016445F">
        <w:t xml:space="preserve">). This is evident from a higher median value over all features, narrower interquartile range, and higher minimum and lower maximum values. </w:t>
      </w:r>
      <w:r w:rsidR="00F52162" w:rsidRPr="0016445F">
        <w:t>This balance is achieved through the iterative cell removal process</w:t>
      </w:r>
      <w:ins w:id="259" w:author="Joona Lehtomäki" w:date="2017-06-15T16:01:00Z">
        <w:r w:rsidR="00BA10A3">
          <w:t xml:space="preserve"> in which the values are constantly updated</w:t>
        </w:r>
      </w:ins>
      <w:r w:rsidR="00F52162" w:rsidRPr="0016445F">
        <w:t xml:space="preserve">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t>
      </w:r>
      <w:ins w:id="260" w:author="Joona Lehtomäki" w:date="2017-06-15T16:01:00Z">
        <w:r w:rsidR="00BA10A3">
          <w:t xml:space="preserve">something </w:t>
        </w:r>
      </w:ins>
      <w:r w:rsidR="00F52162" w:rsidRPr="0016445F">
        <w:t xml:space="preserve">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w:t>
      </w:r>
      <w:del w:id="261" w:author="Joona Lehtomäki" w:date="2017-06-15T16:02:00Z">
        <w:r w:rsidR="0020212B" w:rsidRPr="0016445F" w:rsidDel="00426018">
          <w:delText xml:space="preserve">they </w:delText>
        </w:r>
      </w:del>
      <w:ins w:id="262" w:author="Joona Lehtomäki" w:date="2017-06-15T16:02:00Z">
        <w:r w:rsidR="00426018">
          <w:t>the results</w:t>
        </w:r>
        <w:r w:rsidR="00426018" w:rsidRPr="0016445F">
          <w:t xml:space="preserve"> </w:t>
        </w:r>
      </w:ins>
      <w:r w:rsidR="0020212B" w:rsidRPr="0016445F">
        <w:t xml:space="preserve">do emphasize an important point: if balance between multiple feature groups is desired, then ZON or </w:t>
      </w:r>
      <w:commentRangeStart w:id="263"/>
      <w:r w:rsidR="0020212B" w:rsidRPr="0016445F">
        <w:t>ILP</w:t>
      </w:r>
      <w:commentRangeEnd w:id="263"/>
      <w:r w:rsidR="00AD4C31">
        <w:rPr>
          <w:rStyle w:val="CommentReference"/>
        </w:rPr>
        <w:commentReference w:id="263"/>
      </w:r>
      <w:r w:rsidR="0020212B" w:rsidRPr="0016445F">
        <w:t xml:space="preserve"> is a 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 xml:space="preserve">What is also noteworthy is that depending on the prioritization features, similar performance levels can be attained with different spatial configurations. This can be observed </w:t>
      </w:r>
      <w:del w:id="264" w:author="Joona Lehtomäki" w:date="2017-06-15T16:04:00Z">
        <w:r w:rsidR="00595F7F" w:rsidRPr="0016445F" w:rsidDel="008B5B4E">
          <w:delText xml:space="preserve">also </w:delText>
        </w:r>
      </w:del>
      <w:r w:rsidR="00595F7F" w:rsidRPr="0016445F">
        <w:t>in our results: while the performance levels are relatively similar between all features, the best 10% fractions of the solutions overlap spatially only moderately</w:t>
      </w:r>
      <w:r w:rsidR="00B76EBE" w:rsidRPr="0016445F">
        <w:t xml:space="preserve"> (</w:t>
      </w:r>
      <w:r w:rsidR="00B76EBE" w:rsidRPr="0016445F">
        <w:rPr>
          <w:b/>
        </w:rPr>
        <w:t xml:space="preserve">Fig. </w:t>
      </w:r>
      <w:r w:rsidR="00926446">
        <w:rPr>
          <w:b/>
        </w:rPr>
        <w:t>4</w:t>
      </w:r>
      <w:del w:id="265" w:author="Joona Lehtomäki" w:date="2017-06-15T14:32:00Z">
        <w:r w:rsidR="00B76EBE" w:rsidRPr="0016445F" w:rsidDel="003C0C89">
          <w:rPr>
            <w:b/>
          </w:rPr>
          <w:delText>6</w:delText>
        </w:r>
      </w:del>
      <w:r w:rsidR="00B76EBE" w:rsidRPr="0016445F">
        <w:t xml:space="preserve">). </w:t>
      </w:r>
      <w:del w:id="266" w:author="Joona Lehtomäki" w:date="2017-06-15T16:11:00Z">
        <w:r w:rsidR="00B76EBE" w:rsidRPr="0016445F" w:rsidDel="00BA6C5F">
          <w:delText>Therefore</w:delText>
        </w:r>
        <w:r w:rsidR="00206267" w:rsidRPr="0016445F" w:rsidDel="00BA6C5F">
          <w:delText>,</w:delText>
        </w:r>
        <w:r w:rsidR="00B76EBE" w:rsidRPr="0016445F" w:rsidDel="00BA6C5F">
          <w:delText xml:space="preserve"> it is always </w:delText>
        </w:r>
      </w:del>
      <w:del w:id="267" w:author="Joona Lehtomäki" w:date="2017-06-15T16:03:00Z">
        <w:r w:rsidR="00B76EBE" w:rsidRPr="0016445F" w:rsidDel="008B5B4E">
          <w:delText>a good idea</w:delText>
        </w:r>
      </w:del>
      <w:del w:id="268" w:author="Joona Lehtomäki" w:date="2017-06-15T16:11:00Z">
        <w:r w:rsidR="00B76EBE" w:rsidRPr="0016445F" w:rsidDel="00BA6C5F">
          <w:delText xml:space="preserve"> to examine how the performance and the location of top priorities are related for a given prioritization </w:delText>
        </w:r>
        <w:r w:rsidR="00E00B95" w:rsidRPr="0016445F" w:rsidDel="00BA6C5F">
          <w:delText>method.</w:delText>
        </w:r>
      </w:del>
      <w:ins w:id="269" w:author="Joona Lehtomäki" w:date="2017-06-15T16:08:00Z">
        <w:r w:rsidR="00534894">
          <w:t xml:space="preserve">Especially when </w:t>
        </w:r>
      </w:ins>
      <w:ins w:id="270" w:author="Joona Lehtomäki" w:date="2017-06-15T16:09:00Z">
        <w:r w:rsidR="00534894">
          <w:t xml:space="preserve">the top priorities are spatially dissimilar, attaining </w:t>
        </w:r>
      </w:ins>
      <w:ins w:id="271" w:author="Joona Lehtomäki" w:date="2017-06-15T16:06:00Z">
        <w:r w:rsidR="00534894">
          <w:t>similar performance</w:t>
        </w:r>
      </w:ins>
      <w:ins w:id="272" w:author="Joona Lehtomäki" w:date="2017-06-15T16:09:00Z">
        <w:r w:rsidR="003F3F92">
          <w:t xml:space="preserve"> may signal one of multiple things. It may be that there are alternative realizations of the same performance, or that the </w:t>
        </w:r>
      </w:ins>
      <w:ins w:id="273" w:author="Joona Lehtomäki" w:date="2017-06-15T16:10:00Z">
        <w:r w:rsidR="003F3F92">
          <w:t>aggregate</w:t>
        </w:r>
      </w:ins>
      <w:ins w:id="274" w:author="Joona Lehtomäki" w:date="2017-06-15T16:09:00Z">
        <w:r w:rsidR="003F3F92">
          <w:t xml:space="preserve"> </w:t>
        </w:r>
      </w:ins>
      <w:ins w:id="275" w:author="Joona Lehtomäki" w:date="2017-06-15T16:10:00Z">
        <w:r w:rsidR="003F3F92">
          <w:t>measures for performance (such as the mean) are similar, but individual features or feature groups may be represented very differently.</w:t>
        </w:r>
      </w:ins>
      <w:ins w:id="276" w:author="Joona Lehtomäki" w:date="2017-06-15T16:11:00Z">
        <w:r w:rsidR="00BA6C5F">
          <w:t xml:space="preserve"> </w:t>
        </w:r>
        <w:r w:rsidR="00BA6C5F" w:rsidRPr="0016445F">
          <w:t xml:space="preserve">Therefore, it is always </w:t>
        </w:r>
        <w:r w:rsidR="00BA6C5F">
          <w:t>recommended</w:t>
        </w:r>
        <w:r w:rsidR="00BA6C5F" w:rsidRPr="0016445F">
          <w:t xml:space="preserve"> to examine </w:t>
        </w:r>
        <w:r w:rsidR="00BA6C5F">
          <w:t xml:space="preserve">in detail </w:t>
        </w:r>
        <w:r w:rsidR="00BA6C5F" w:rsidRPr="0016445F">
          <w:t>how the performance and the location of top priorities are related for a given prioritization method.</w:t>
        </w:r>
      </w:ins>
    </w:p>
    <w:p w14:paraId="30E62B7B" w14:textId="77777777" w:rsidR="00EE5D43" w:rsidRPr="0016445F" w:rsidRDefault="00EE5D43" w:rsidP="003F6AB2">
      <w:pPr>
        <w:spacing w:line="480" w:lineRule="auto"/>
      </w:pPr>
    </w:p>
    <w:p w14:paraId="091EE07C" w14:textId="162A4E37" w:rsidR="00C43627" w:rsidRPr="0016445F" w:rsidRDefault="00C62B39" w:rsidP="003F6AB2">
      <w:pPr>
        <w:spacing w:line="480" w:lineRule="auto"/>
      </w:pPr>
      <w:r w:rsidRPr="0016445F">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w:t>
      </w:r>
      <w:ins w:id="277" w:author="Joona Lehtomäki" w:date="2017-06-15T16:16:00Z">
        <w:r w:rsidR="00BA6C5F">
          <w:t xml:space="preserve"> (but see</w:t>
        </w:r>
      </w:ins>
      <w:ins w:id="278" w:author="Joona Lehtomäki" w:date="2017-06-15T16:22:00Z">
        <w:r w:rsidR="002448E0">
          <w:t xml:space="preserve"> e.g.</w:t>
        </w:r>
      </w:ins>
      <w:ins w:id="279" w:author="Joona Lehtomäki" w:date="2017-06-15T16:16:00Z">
        <w:r w:rsidR="00BA6C5F">
          <w:t xml:space="preserve"> Greve et al. </w:t>
        </w:r>
        <w:r w:rsidR="00BA6C5F">
          <w:fldChar w:fldCharType="begin" w:fldLock="1"/>
        </w:r>
      </w:ins>
      <w:r w:rsidR="00BA6C5F">
        <w:instrText>ADDIN CSL_CITATION { "citationItems" : [ { "id" : "ITEM-1", "itemData" : { "DOI" : "10.1038/ncomms3975", "ISBN" : "2041-1723", "ISSN" : "2041-1723", "PMID" : "24352139", "abstract" : "Carbon offset projects through forestation are employed within the emissions trading framework to store carbon. Yet, information about the potential of landscapes to stock carbon, essential to the design of offset projects, is often lacking. Here, based on data on vegetation carbon, climate and soil, we quantify the potential for carbon storage in woody vegetation across tropical Africa. The ability of offset projects to produce co-benefits for ecosystems and people is then quantified. When co-benefits such as biodiversity conservation are considered, the top-ranked sites are sometimes different to sites selected purely for their carbon-stocking potential, although they still possess up to 92% of the latter carbon-stocking potential. This work provides the first continental-scale assessment of which areas may provide the greatest direct and indirect benefits from carbon storage reforestation projects at the smallest costs and risks, providing crucial information for prioritization of investments in carbon storage projects.", "author" : [ { "dropping-particle" : "", "family" : "Greve", "given" : "Michelle", "non-dropping-particle" : "", "parse-names" : false, "suffix" : "" }, { "dropping-particle" : "", "family" : "Reyers", "given" : "Belinda", "non-dropping-particle" : "", "parse-names" : false, "suffix" : "" }, { "dropping-particle" : "", "family" : "Mette Lykke", "given" : "Anne", "non-dropping-particle" : "", "parse-names" : false, "suffix" : "" }, { "dropping-particle" : "", "family" : "Svenning", "given" : "Jens-christian", "non-dropping-particle" : "", "parse-names" : false, "suffix" : "" }, { "dropping-particle" : "", "family" : "Lykke", "given" : "Anne Mette", "non-dropping-particle" : "", "parse-names" : false, "suffix" : "" } ], "container-title" : "Nature communications", "id" : "ITEM-1", "issued" : { "date-parts" : [ [ "2013" ] ] }, "page" : "2975", "publisher" : "Nature Publishing Group", "title" : "Spatial optimization of carbon-stocking projects across Africa integrating stocking potential with co-benefits and feasibility.", "type" : "article-journal", "volume" : "4" }, "suppress-author" : 1, "uris" : [ "http://www.mendeley.com/documents/?uuid=b7a4bafc-be74-4c44-b7d0-bd12eaf2b6e2" ] } ], "mendeley" : { "formattedCitation" : "(2013)", "plainTextFormattedCitation" : "(2013)" }, "properties" : { "noteIndex" : 0 }, "schema" : "https://github.com/citation-style-language/schema/raw/master/csl-citation.json" }</w:instrText>
      </w:r>
      <w:r w:rsidR="00BA6C5F">
        <w:fldChar w:fldCharType="separate"/>
      </w:r>
      <w:r w:rsidR="00BA6C5F" w:rsidRPr="00BA6C5F">
        <w:rPr>
          <w:noProof/>
        </w:rPr>
        <w:t>(2013)</w:t>
      </w:r>
      <w:ins w:id="280" w:author="Joona Lehtomäki" w:date="2017-06-15T16:16:00Z">
        <w:r w:rsidR="00BA6C5F">
          <w:fldChar w:fldCharType="end"/>
        </w:r>
        <w:r w:rsidR="00BA6C5F">
          <w:t>)</w:t>
        </w:r>
      </w:ins>
      <w:r w:rsidRPr="0016445F">
        <w:t>. However, we do highlight the importance of addressing this question whenever deciding which method is used fo</w:t>
      </w:r>
      <w:r w:rsidR="00EE5D43" w:rsidRPr="0016445F">
        <w:t xml:space="preserve">r the prioritization analysis. </w:t>
      </w:r>
    </w:p>
    <w:p w14:paraId="0096A904" w14:textId="77777777" w:rsidR="00206267" w:rsidRPr="0016445F" w:rsidRDefault="00206267" w:rsidP="003F6AB2">
      <w:pPr>
        <w:spacing w:line="480" w:lineRule="auto"/>
      </w:pPr>
    </w:p>
    <w:p w14:paraId="2EDE9D83" w14:textId="77777777"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2D4D7C60" w14:textId="77777777" w:rsidR="00C62B39" w:rsidRPr="0016445F" w:rsidRDefault="00C62B39" w:rsidP="003F6AB2">
      <w:pPr>
        <w:spacing w:line="480" w:lineRule="auto"/>
        <w:rPr>
          <w:b/>
          <w:bCs/>
        </w:rPr>
      </w:pPr>
    </w:p>
    <w:p w14:paraId="10A94B0A" w14:textId="16D71AE5" w:rsidR="00C62B39" w:rsidRPr="0016445F" w:rsidRDefault="004A4D24" w:rsidP="00035C09">
      <w:pPr>
        <w:spacing w:line="480" w:lineRule="auto"/>
        <w:rPr>
          <w:bCs/>
        </w:rPr>
      </w:pPr>
      <w:r w:rsidRPr="0016445F">
        <w:rPr>
          <w:bCs/>
        </w:rPr>
        <w:t>The validity of the spatial priorities we have produced rests upon whether or not the core-principles of our methods</w:t>
      </w:r>
      <w:ins w:id="281" w:author="Joona Lehtomäki" w:date="2017-06-15T16:22:00Z">
        <w:r w:rsidR="005D3D64">
          <w:rPr>
            <w:bCs/>
          </w:rPr>
          <w:t xml:space="preserve"> -</w:t>
        </w:r>
      </w:ins>
      <w:del w:id="282" w:author="Joona Lehtomäki" w:date="2017-06-15T16:22:00Z">
        <w:r w:rsidRPr="0016445F" w:rsidDel="005D3D64">
          <w:rPr>
            <w:bCs/>
          </w:rPr>
          <w:delText>,</w:delText>
        </w:r>
      </w:del>
      <w:r w:rsidRPr="0016445F">
        <w:rPr>
          <w:bCs/>
        </w:rPr>
        <w:t xml:space="preserve"> a combination of rarity/richness and value aggregation</w:t>
      </w:r>
      <w:ins w:id="283" w:author="Joona Lehtomäki" w:date="2017-06-15T16:22:00Z">
        <w:r w:rsidR="005D3D64">
          <w:rPr>
            <w:bCs/>
          </w:rPr>
          <w:t xml:space="preserve"> -</w:t>
        </w:r>
      </w:ins>
      <w:del w:id="284" w:author="Joona Lehtomäki" w:date="2017-06-15T16:22:00Z">
        <w:r w:rsidRPr="0016445F" w:rsidDel="005D3D64">
          <w:rPr>
            <w:bCs/>
          </w:rPr>
          <w:delText>,</w:delText>
        </w:r>
      </w:del>
      <w:r w:rsidRPr="0016445F">
        <w:rPr>
          <w:bCs/>
        </w:rPr>
        <w:t xml:space="preserve">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actual use of ES), which is still different from ES demand </w:t>
      </w:r>
      <w:del w:id="285" w:author="Joona Lehtomäki" w:date="2017-06-15T17:02:00Z">
        <w:r w:rsidR="009F2701" w:rsidRPr="0016445F" w:rsidDel="00B62D69">
          <w:delText>(individual agents’ preferences for specific ESs)</w:delText>
        </w:r>
      </w:del>
      <w:r w:rsidR="009F2701" w:rsidRPr="0016445F">
        <w:t xml:space="preserve">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w:t>
      </w:r>
      <w:del w:id="286" w:author="Joona Lehtomäki" w:date="2017-06-15T17:02:00Z">
        <w:r w:rsidR="002A20E5" w:rsidRPr="0016445F" w:rsidDel="007A196F">
          <w:delText xml:space="preserve"> </w:delText>
        </w:r>
      </w:del>
      <w:r w:rsidR="002A20E5" w:rsidRPr="0016445F">
        <w:t>forward either</w:t>
      </w:r>
      <w:r w:rsidR="0044706E" w:rsidRPr="0016445F">
        <w:t xml:space="preserve">. For some ESs, such as recreational value, lower </w:t>
      </w:r>
      <w:r w:rsidR="0074346A" w:rsidRPr="0016445F">
        <w:t>supply</w:t>
      </w:r>
      <w:r w:rsidR="0044706E" w:rsidRPr="0016445F">
        <w:t xml:space="preserve"> capacity (rarity) may translate into higher </w:t>
      </w:r>
      <w:r w:rsidR="008973D9">
        <w:t>value</w:t>
      </w:r>
      <w:r w:rsidR="0044706E" w:rsidRPr="0016445F">
        <w:t xml:space="preserve">. For others, such as carbon sequestration, not necessarily so (in principle, </w:t>
      </w:r>
      <w:r w:rsidR="008973D9">
        <w:t xml:space="preserve">the </w:t>
      </w:r>
      <w:r w:rsidR="0044706E" w:rsidRPr="0016445F">
        <w:t xml:space="preserve">first carbon ton sequestered is as valuable as </w:t>
      </w:r>
      <w:r w:rsidR="008973D9">
        <w:t xml:space="preserve">the </w:t>
      </w:r>
      <w:r w:rsidR="0044706E" w:rsidRPr="0016445F">
        <w:t xml:space="preserve">nth).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49B08225" w14:textId="77777777" w:rsidR="00C62B39" w:rsidRPr="0016445F" w:rsidRDefault="00C62B39" w:rsidP="00035C09">
      <w:pPr>
        <w:spacing w:line="480" w:lineRule="auto"/>
      </w:pPr>
    </w:p>
    <w:p w14:paraId="137D922C" w14:textId="1B184CC2" w:rsidR="004013E8" w:rsidRPr="0016445F" w:rsidRDefault="00E15DCE" w:rsidP="00035C09">
      <w:pPr>
        <w:spacing w:line="480" w:lineRule="auto"/>
      </w:pPr>
      <w:ins w:id="287" w:author="Joona Lehtomäki" w:date="2017-06-15T17:04:00Z">
        <w:r>
          <w:t>While the consideration</w:t>
        </w:r>
      </w:ins>
      <w:ins w:id="288" w:author="Joona Lehtomäki" w:date="2017-07-10T09:20:00Z">
        <w:r w:rsidR="001806E4">
          <w:t>s</w:t>
        </w:r>
      </w:ins>
      <w:ins w:id="289" w:author="Joona Lehtomäki" w:date="2017-06-15T17:04:00Z">
        <w:r>
          <w:t xml:space="preserve"> above are necessary for a </w:t>
        </w:r>
      </w:ins>
      <w:ins w:id="290" w:author="Joona Lehtomäki" w:date="2017-06-15T17:05:00Z">
        <w:r>
          <w:t>fully developed spatial prioritization for ESs</w:t>
        </w:r>
      </w:ins>
      <w:ins w:id="291" w:author="Joona Lehtomäki" w:date="2017-06-15T17:04:00Z">
        <w:r>
          <w:t xml:space="preserve"> </w:t>
        </w:r>
      </w:ins>
      <w:del w:id="292" w:author="Joona Lehtomäki" w:date="2017-06-15T17:03:00Z">
        <w:r w:rsidR="004013E8" w:rsidRPr="0016445F" w:rsidDel="00435B5C">
          <w:delText>Nevertheless</w:delText>
        </w:r>
      </w:del>
      <w:r w:rsidR="004013E8" w:rsidRPr="0016445F">
        <w:t>, the prioritization principles we have consider</w:t>
      </w:r>
      <w:r w:rsidR="008973D9">
        <w:t>ed</w:t>
      </w:r>
      <w:r w:rsidR="004013E8" w:rsidRPr="0016445F">
        <w:t xml:space="preserve">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926446">
        <w:rPr>
          <w:b/>
        </w:rPr>
        <w:t>Fig. 2</w:t>
      </w:r>
      <w:r w:rsidR="000709F2" w:rsidRPr="0016445F">
        <w:rPr>
          <w:b/>
        </w:rPr>
        <w:t>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535D5576" w14:textId="77777777" w:rsidR="00FB13B9" w:rsidRPr="0016445F" w:rsidRDefault="00FB13B9" w:rsidP="003F6AB2">
      <w:pPr>
        <w:spacing w:line="480" w:lineRule="auto"/>
      </w:pPr>
    </w:p>
    <w:p w14:paraId="3EA4618A" w14:textId="77777777" w:rsidR="00C62B39" w:rsidRPr="0016445F" w:rsidRDefault="00787699" w:rsidP="003F6AB2">
      <w:pPr>
        <w:pStyle w:val="Heading2"/>
      </w:pPr>
      <w:r w:rsidRPr="0016445F">
        <w:t>4.4</w:t>
      </w:r>
      <w:commentRangeStart w:id="293"/>
      <w:r w:rsidRPr="0016445F">
        <w:t xml:space="preserve"> </w:t>
      </w:r>
      <w:r w:rsidR="00C62B39" w:rsidRPr="0016445F">
        <w:t>Selecting the right tool</w:t>
      </w:r>
      <w:commentRangeEnd w:id="293"/>
      <w:r w:rsidR="001410B8">
        <w:rPr>
          <w:rStyle w:val="CommentReference"/>
          <w:b w:val="0"/>
          <w:bCs w:val="0"/>
        </w:rPr>
        <w:commentReference w:id="293"/>
      </w:r>
    </w:p>
    <w:p w14:paraId="433EC486" w14:textId="77777777" w:rsidR="005834BC" w:rsidRPr="0016445F" w:rsidRDefault="005834BC" w:rsidP="003F6AB2">
      <w:pPr>
        <w:spacing w:line="480" w:lineRule="auto"/>
        <w:rPr>
          <w:b/>
          <w:bCs/>
        </w:rPr>
      </w:pPr>
    </w:p>
    <w:p w14:paraId="5A0616E7" w14:textId="09E16FB2" w:rsidR="003660A1" w:rsidRPr="0016445F" w:rsidRDefault="003043F2" w:rsidP="003660A1">
      <w:pPr>
        <w:spacing w:line="480" w:lineRule="auto"/>
        <w:rPr>
          <w:bCs/>
        </w:rPr>
      </w:pPr>
      <w:r w:rsidRPr="0016445F">
        <w:rPr>
          <w:bCs/>
        </w:rPr>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294"/>
      <w:commentRangeStart w:id="295"/>
      <w:r w:rsidR="000C2638" w:rsidRPr="0016445F">
        <w:rPr>
          <w:bCs/>
        </w:rPr>
        <w:t>guarantees</w:t>
      </w:r>
      <w:commentRangeEnd w:id="294"/>
      <w:r w:rsidR="00172464">
        <w:rPr>
          <w:rStyle w:val="CommentReference"/>
        </w:rPr>
        <w:commentReference w:id="294"/>
      </w:r>
      <w:r w:rsidR="000C2638" w:rsidRPr="0016445F">
        <w:rPr>
          <w:bCs/>
        </w:rPr>
        <w:t xml:space="preserve"> an optimal solution</w:t>
      </w:r>
      <w:commentRangeEnd w:id="295"/>
      <w:r w:rsidR="000C2638" w:rsidRPr="0016445F">
        <w:rPr>
          <w:rStyle w:val="CommentReference"/>
          <w:sz w:val="22"/>
          <w:szCs w:val="22"/>
        </w:rPr>
        <w:commentReference w:id="295"/>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w:t>
      </w:r>
      <w:ins w:id="296" w:author="Joona Lehtomäki" w:date="2017-06-15T17:07:00Z">
        <w:r w:rsidR="00F738A0">
          <w:rPr>
            <w:bCs/>
          </w:rPr>
          <w:t>o</w:t>
        </w:r>
      </w:ins>
      <w:del w:id="297" w:author="Joona Lehtomäki" w:date="2017-06-15T17:07:00Z">
        <w:r w:rsidR="0084776F" w:rsidRPr="0016445F" w:rsidDel="00F738A0">
          <w:rPr>
            <w:bCs/>
          </w:rPr>
          <w:delText>he</w:delText>
        </w:r>
      </w:del>
      <w:r w:rsidR="0084776F" w:rsidRPr="0016445F">
        <w:rPr>
          <w:bCs/>
        </w:rPr>
        <w:t xml:space="preserve"> different spatial locations of the top priorities. </w:t>
      </w:r>
    </w:p>
    <w:p w14:paraId="36A98E09" w14:textId="77777777" w:rsidR="0044436A" w:rsidRPr="0016445F" w:rsidRDefault="0044436A" w:rsidP="003F6AB2">
      <w:pPr>
        <w:spacing w:line="480" w:lineRule="auto"/>
        <w:rPr>
          <w:bCs/>
        </w:rPr>
      </w:pPr>
    </w:p>
    <w:p w14:paraId="21BABB40" w14:textId="7521B8DB" w:rsidR="00927983" w:rsidRPr="0016445F" w:rsidRDefault="00736BE1" w:rsidP="003F6AB2">
      <w:pPr>
        <w:spacing w:line="480" w:lineRule="auto"/>
        <w:rPr>
          <w:bCs/>
        </w:rPr>
      </w:pPr>
      <w:r w:rsidRPr="0016445F">
        <w:rPr>
          <w:bCs/>
        </w:rPr>
        <w:t>From</w:t>
      </w:r>
      <w:ins w:id="298" w:author="Joona Lehtomäki" w:date="2017-06-15T17:07:00Z">
        <w:r w:rsidR="00F738A0">
          <w:rPr>
            <w:bCs/>
          </w:rPr>
          <w:t xml:space="preserve"> a</w:t>
        </w:r>
      </w:ins>
      <w:r w:rsidRPr="0016445F">
        <w:rPr>
          <w:bCs/>
        </w:rPr>
        <w:t xml:space="preserve">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prioritization problem is kept very simple. </w:t>
      </w:r>
      <w:r w:rsidR="00BB0B93" w:rsidRPr="0016445F">
        <w:t>The main reason for ZON taking much longer to complete is the iterative cell-removal process, which can also be considered a</w:t>
      </w:r>
      <w:del w:id="299" w:author="Joona Lehtomäki" w:date="2017-06-15T17:07:00Z">
        <w:r w:rsidR="00BB0B93" w:rsidRPr="0016445F" w:rsidDel="00F738A0">
          <w:delText>s</w:delText>
        </w:r>
      </w:del>
      <w:r w:rsidR="00BB0B93" w:rsidRPr="0016445F">
        <w:t xml:space="preserve"> desired feature </w:t>
      </w:r>
      <w:ins w:id="300" w:author="Joona Lehtomäki" w:date="2017-06-15T17:07:00Z">
        <w:r w:rsidR="00F738A0">
          <w:t xml:space="preserve">that is </w:t>
        </w:r>
      </w:ins>
      <w:r w:rsidR="00BB0B93" w:rsidRPr="0016445F">
        <w:t>lacking in the two other methods.</w:t>
      </w:r>
      <w:r w:rsidR="00D06A13" w:rsidRPr="0016445F">
        <w:t xml:space="preserve"> Simplicity and speed are both valuable features of a method supposed to provide support for decision-making, but both come with a prize: simple and fast methods may not be able to accommodate all the components required to model a real-life spatial prioritization problem</w:t>
      </w:r>
      <w:r w:rsidR="002C3C8B">
        <w:t xml:space="preserve"> (such as costs and</w:t>
      </w:r>
      <w:r w:rsidR="008D51C1">
        <w:t xml:space="preserve"> </w:t>
      </w:r>
      <w:r w:rsidR="002C3C8B">
        <w:t>connectivity)</w:t>
      </w:r>
      <w:r w:rsidR="00D06A13" w:rsidRPr="0016445F">
        <w:t>.</w:t>
      </w:r>
      <w:del w:id="301" w:author="Joona Lehtomäki" w:date="2017-06-15T17:08:00Z">
        <w:r w:rsidR="00D06A13" w:rsidRPr="0016445F" w:rsidDel="00F404F5">
          <w:delText xml:space="preserve"> </w:delText>
        </w:r>
      </w:del>
    </w:p>
    <w:p w14:paraId="13AE40C6" w14:textId="77777777" w:rsidR="00736BE1" w:rsidRDefault="00736BE1" w:rsidP="003F6AB2">
      <w:pPr>
        <w:spacing w:line="480" w:lineRule="auto"/>
        <w:rPr>
          <w:bCs/>
        </w:rPr>
      </w:pPr>
    </w:p>
    <w:p w14:paraId="1EF79A16" w14:textId="77777777" w:rsidR="00736BE1" w:rsidRPr="001806E4" w:rsidRDefault="00767BBC" w:rsidP="00525DDE">
      <w:pPr>
        <w:spacing w:line="480" w:lineRule="auto"/>
        <w:rPr>
          <w:bCs/>
          <w:lang w:val="fi-FI"/>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1806E4">
        <w:rPr>
          <w:bCs/>
          <w:noProof/>
          <w:lang w:val="fi-FI"/>
        </w:rPr>
        <w:t>(e.g. Saarikoski et al. 2016)</w:t>
      </w:r>
      <w:r w:rsidR="005A0ED3">
        <w:rPr>
          <w:bCs/>
        </w:rPr>
        <w:fldChar w:fldCharType="end"/>
      </w:r>
      <w:r w:rsidR="00525DDE" w:rsidRPr="001806E4">
        <w:rPr>
          <w:bCs/>
          <w:lang w:val="fi-FI"/>
        </w:rPr>
        <w:t xml:space="preserve"> </w:t>
      </w:r>
      <w:r w:rsidR="00A132BC" w:rsidRPr="001806E4">
        <w:rPr>
          <w:bCs/>
          <w:lang w:val="fi-FI"/>
        </w:rPr>
        <w:t xml:space="preserve">and SCP </w:t>
      </w:r>
      <w:r w:rsidR="00525DDE">
        <w:rPr>
          <w:bCs/>
        </w:rPr>
        <w:fldChar w:fldCharType="begin" w:fldLock="1"/>
      </w:r>
      <w:r w:rsidR="007567B6" w:rsidRPr="001806E4">
        <w:rPr>
          <w:bCs/>
          <w:lang w:val="fi-FI"/>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1806E4">
        <w:rPr>
          <w:bCs/>
          <w:noProof/>
          <w:lang w:val="fi-FI"/>
        </w:rPr>
        <w:t>(Knight et al. 2009)</w:t>
      </w:r>
      <w:r w:rsidR="00525DDE">
        <w:rPr>
          <w:bCs/>
        </w:rPr>
        <w:fldChar w:fldCharType="end"/>
      </w:r>
      <w:r w:rsidR="00525DDE" w:rsidRPr="001806E4">
        <w:rPr>
          <w:bCs/>
          <w:lang w:val="fi-FI"/>
        </w:rPr>
        <w:t xml:space="preserve"> </w:t>
      </w:r>
      <w:r w:rsidR="00A132BC" w:rsidRPr="001806E4">
        <w:rPr>
          <w:bCs/>
          <w:lang w:val="fi-FI"/>
        </w:rPr>
        <w:t xml:space="preserve">frameworks </w:t>
      </w:r>
      <w:r w:rsidR="00525DDE" w:rsidRPr="001806E4">
        <w:rPr>
          <w:bCs/>
          <w:lang w:val="fi-FI"/>
        </w:rPr>
        <w:t>include this facilitation process, and in principle,</w:t>
      </w:r>
      <w:r w:rsidR="00736BE1" w:rsidRPr="001806E4">
        <w:rPr>
          <w:bCs/>
          <w:lang w:val="fi-FI"/>
        </w:rPr>
        <w:t xml:space="preserve"> all of the methods we have used could be used </w:t>
      </w:r>
      <w:r w:rsidR="00525DDE" w:rsidRPr="001806E4">
        <w:rPr>
          <w:bCs/>
          <w:lang w:val="fi-FI"/>
        </w:rPr>
        <w:t>within either framework</w:t>
      </w:r>
      <w:r w:rsidR="00736BE1" w:rsidRPr="001806E4">
        <w:rPr>
          <w:bCs/>
          <w:lang w:val="fi-FI"/>
        </w:rPr>
        <w:t>.</w:t>
      </w:r>
    </w:p>
    <w:p w14:paraId="1BDF13A3" w14:textId="77777777" w:rsidR="00927983" w:rsidRPr="00E4338E" w:rsidRDefault="00927983" w:rsidP="003F6AB2">
      <w:pPr>
        <w:spacing w:line="480" w:lineRule="auto"/>
        <w:rPr>
          <w:bCs/>
          <w:lang w:val="fi-FI"/>
        </w:rPr>
      </w:pPr>
    </w:p>
    <w:p w14:paraId="58011F4B" w14:textId="77777777"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3E1A5A3C"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14048F69" w14:textId="77777777" w:rsidR="00787699" w:rsidRDefault="001767D4" w:rsidP="00035C09">
      <w:pPr>
        <w:pStyle w:val="Heading1"/>
        <w:tabs>
          <w:tab w:val="left" w:pos="3329"/>
        </w:tabs>
      </w:pPr>
      <w:commentRangeStart w:id="302"/>
      <w:r>
        <w:t>5. Conclusions</w:t>
      </w:r>
      <w:commentRangeEnd w:id="302"/>
      <w:r w:rsidR="00172464">
        <w:rPr>
          <w:rStyle w:val="CommentReference"/>
          <w:b w:val="0"/>
        </w:rPr>
        <w:commentReference w:id="302"/>
      </w:r>
      <w:r w:rsidR="00035C09">
        <w:tab/>
      </w:r>
    </w:p>
    <w:p w14:paraId="0DFE59EF"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71CCCE6F" w14:textId="77777777"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t>[TBA]</w:t>
      </w:r>
    </w:p>
    <w:p w14:paraId="59186365"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17AA0943" w14:textId="77777777" w:rsidR="00C62B39" w:rsidRPr="002915B7" w:rsidRDefault="00C62B39" w:rsidP="00FD069D">
      <w:pPr>
        <w:pStyle w:val="Heading1"/>
      </w:pPr>
      <w:r w:rsidRPr="002915B7">
        <w:t>A</w:t>
      </w:r>
      <w:r w:rsidR="001A6958" w:rsidRPr="002915B7">
        <w:t>knowledgements</w:t>
      </w:r>
    </w:p>
    <w:p w14:paraId="7132149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294C1EF3"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684C182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4A46B19C"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15187EAC" w14:textId="77777777" w:rsidR="001D3418" w:rsidRPr="002915B7" w:rsidRDefault="001D3418" w:rsidP="003F6AB2">
      <w:pPr>
        <w:spacing w:line="480" w:lineRule="auto"/>
      </w:pPr>
    </w:p>
    <w:p w14:paraId="67C04D85" w14:textId="77777777" w:rsidR="00C62B39" w:rsidRPr="002915B7" w:rsidRDefault="001A6958" w:rsidP="00FD069D">
      <w:pPr>
        <w:pStyle w:val="Heading1"/>
      </w:pPr>
      <w:r w:rsidRPr="002915B7">
        <w:t>References</w:t>
      </w:r>
    </w:p>
    <w:p w14:paraId="392866AD" w14:textId="508E9002" w:rsidR="00BA6C5F" w:rsidRPr="00BA6C5F" w:rsidRDefault="001A6958" w:rsidP="00BA6C5F">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BA6C5F" w:rsidRPr="00BA6C5F">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5DF7E04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Anderson BJ, Armsworth PR, Eigenbrod F, et al (2009) Spatial covariance between biodiversity and other ecosystem service priorities. J Appl Ecol 46:888–896. doi: 10.1111/j.1365-2664.2009.01666.x</w:t>
      </w:r>
    </w:p>
    <w:p w14:paraId="0964C19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Arponen A, Heikkinen RK, Thomas CD, Moilanen A (2005) The Value of Biodiversity in Reserve Selection: Representation, Species Weighting, and Benefit Functions. Conserv Biol 19:2009–2014. doi: 10.1111/j.1523-1739.2005.00218.x</w:t>
      </w:r>
    </w:p>
    <w:p w14:paraId="7962981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Bagstad KJ, Semmens DJ, Waage S, Winthrop R (2013) A comparative assessment of decision-support tools for ecosystem services quantification and valuation. Ecosyst Serv 5:27–39. doi: 10.1016/j.ecoser.2013.07.004</w:t>
      </w:r>
    </w:p>
    <w:p w14:paraId="5672727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Beyer HL, Dujardin Y, Watts ME, Possingham HP (2016) Solving conservation planning problems with integer linear programming. Ecol Modell 328:14–22.</w:t>
      </w:r>
    </w:p>
    <w:p w14:paraId="7F9E28A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Camm JD, Polasky S, Solow A, Csuti B (1996) A note on optimal algorithms for reserve site selection. Biol Conserv 78:353–355. doi: 10.1016/0006-3207(95)00132-8</w:t>
      </w:r>
    </w:p>
    <w:p w14:paraId="718A7E4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Casalegno S, Bennie JJ, Inger R, Gaston KJ (2014) Regional scale prioritisation for key ecosystem services, renewable energy production and urban development. PLoS One. doi: 10.1371/journal.pone.0107822</w:t>
      </w:r>
    </w:p>
    <w:p w14:paraId="691C8F6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Hoshizaki L, Klinkenberg B (2011) Ecosystem services in conservation planning: Targeted benefits vs. co-benefits or costs? PLoS One. doi: 10.1371/journal.pone.0024378</w:t>
      </w:r>
    </w:p>
    <w:p w14:paraId="07B6B2F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Shaw MR, Cameron DR, et al (2006) Conservation Planning for Ecosystem Services. PLoS Biol 4:e379. doi: 10.1371/journal.pbio.0040379</w:t>
      </w:r>
    </w:p>
    <w:p w14:paraId="06FBB4C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(2013) Fostering synergies between ecosystem services and biodiversity in conservation planning: A review. Biol Conserv 166:144–154. doi: 10.1016/j.biocon.2013.06.023</w:t>
      </w:r>
    </w:p>
    <w:p w14:paraId="0153C98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(2016) Site complementarity between biodiversity and ecosystem services in conservation planning of sparsely-populated regions. Environ Conserv 43:56–68. doi: 10.1017/S0376892915000132</w:t>
      </w:r>
    </w:p>
    <w:p w14:paraId="06663A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Cordingley JE, Newton AC, Rose RJ, et al (2016) Can landscape-scale approaches to conservation management resolve biodiversity-ecosystem service trade-offs? J Appl Ecol 53:96–105. doi: 10.1111/1365-2664.12545</w:t>
      </w:r>
    </w:p>
    <w:p w14:paraId="1ACEA7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Demissew S, Carabias J, Dı S, et al (2015) The IPBES Conceptual Framework — connecting nature and people. Curr Opin Environ Sustain 14:1–16. doi: 10.1016/j.cosust.2014.11.002</w:t>
      </w:r>
    </w:p>
    <w:p w14:paraId="04EC3D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75FC8D7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Dobrovolski R, Loyola RD, Gustavo AB, et al (2014) Globalizing Conservation Efforts to Save Species and Enhance Food Production. Bioscience XX:1–7. doi: 10.1093/biosci/biu064</w:t>
      </w:r>
    </w:p>
    <w:p w14:paraId="74CD0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Durán AP, Duffy JP, Gaston KJ (2014) Exclusion of agricultural lands in spatial conservation prioritization strategies: consequences for biodiversity and ecosystem service representation. Proc R Soc B Biol Sci 281:1–9. doi: 10.1190/1.9781560802129.ch1</w:t>
      </w:r>
    </w:p>
    <w:p w14:paraId="779E57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Egoh B, Rouget M, Reyers B, et al (2007) Integrating ecosystem services into conservation assessments: A review. Ecol Econ 63:714–721. doi: 10.1016/j.ecolecon.2007.04.007</w:t>
      </w:r>
    </w:p>
    <w:p w14:paraId="10A258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Evans MC, Tulloch AIT, Law EA, et al (2015) Clear consideration of costs, condition and conservation benefits yields better planning outcomes. Biol Conserv 191:716–727. doi: 10.1016/j.biocon.2015.08.023</w:t>
      </w:r>
    </w:p>
    <w:p w14:paraId="3F2E081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Drielsma M (2010) Synthesis of pattern and process in biodiversity conservation assessment: a flexible whole-landscape modelling framework. Divers Distrib 16:386–402. doi: 10.1111/j.1472-4642.2010.00657.x</w:t>
      </w:r>
    </w:p>
    <w:p w14:paraId="63F9A67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7B73CE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GDAL Development Team (2016) GDAL - Geospatial Data Abstraction Library, version 2.1.0. Open Source Geospatial Foundation</w:t>
      </w:r>
    </w:p>
    <w:p w14:paraId="24CA3D6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Goldman RL, Tallis H (2009) A critical analysis of ecosystem services as a tool in conservation projects: The possible perils, the promises, and the partnerships. Ann N Y Acad Sci 1162:63–78. doi: 10.1111/j.1749-6632.2009.04151.x</w:t>
      </w:r>
    </w:p>
    <w:p w14:paraId="7DA215F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Grêt-Regamey A, Altwegg J, Sirén EA, et al (2016) Integrating ecosystem services into spatial planning - A spatial decision support tool. Landsc Urban Plan. doi: 10.1016/j.landurbplan.2016.05.003</w:t>
      </w:r>
    </w:p>
    <w:p w14:paraId="4E30BEF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Greve M, Reyers B, Mette Lykke A, et al (2013) Spatial optimization of carbon-stocking projects across Africa integrating stocking potential with co-benefits and feasibility. Nat Commun 4:2975. doi: 10.1038/ncomms3975</w:t>
      </w:r>
    </w:p>
    <w:p w14:paraId="3F1B638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Gurobi Optimization Inc. (2016) Gurobi Optimizer Reference Manual. </w:t>
      </w:r>
    </w:p>
    <w:p w14:paraId="18C6CCD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Hämäläinen RP (2015) Behavioural issues in environmental modelling – The missing perspective. Environ Model Softw 73:244–253. doi: 10.1016/j.envsoft.2015.08.019</w:t>
      </w:r>
    </w:p>
    <w:p w14:paraId="1DAC81C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Kareksela S, Moilanen A, Tuominen S, Kotiaho JS (2013) Use of Inverse Spatial Conservation Prioritization to Avoid Biological Diversity Loss Outside Protected Areas. Conserv Biol 27:1294–1303. doi: 10.1111/cobi.12146</w:t>
      </w:r>
    </w:p>
    <w:p w14:paraId="7DFAD7C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Keisler J, Linkov I (2014) Environment models and decisions. Environ Syst Decis 34:369–372. doi: 10.1007/s10669-014-9515-4</w:t>
      </w:r>
    </w:p>
    <w:p w14:paraId="1B34C1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51E23F7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Komossa F, Schulp CJE, van der Zanden EH, et al (2016) Deliverable D3.1: Set of maps and short analysis showing demand, supply and hotspots of public goods in the the EU at 1 km2 and relevant NUTS levels. </w:t>
      </w:r>
    </w:p>
    <w:p w14:paraId="6FA8C9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Koschke L, Fürst C, Frank S, Makeschin F (2012) A multi-criteria approach for an integrated land-cover-based assessment of ecosystem services provision to support landscape planning. Ecol Indic 21:54–66. doi: 10.1016/j.ecolind.2011.12.010</w:t>
      </w:r>
    </w:p>
    <w:p w14:paraId="393B08E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Arponen A, Maiorano L, et al (2016) Matches and mismatches between national and EU-wide priorities: Examining the Natura 2000 network in vertebrate species conservation. Biol Conserv 198:193–201. doi: 10.1016/j.biocon.2016.04.016</w:t>
      </w:r>
    </w:p>
    <w:p w14:paraId="28D292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(2016) Ecosystem services and connectivity in spatial conservation prioritization. Landsc Ecol. doi: 10.1007/s10980-016-0446-y</w:t>
      </w:r>
    </w:p>
    <w:p w14:paraId="3140163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(2012) Core concepts of spatial prioritisation in systematic conservation planning. Biol Rev 88:443–464. doi: 10.1111/brv.12008</w:t>
      </w:r>
    </w:p>
    <w:p w14:paraId="02A0BB0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Köster J, Rahmann S (2012) Snakemake-a scalable bioinformatics workflow engine. Bioinformatics 28:2520–2522. doi: 10.1093/bioinformatics/bts480</w:t>
      </w:r>
    </w:p>
    <w:p w14:paraId="6B3307B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Laitila J, Moilanen A (2012) Use of many low-level conservation targets reduces high-level conservation performance. Ecol Modell 247:40–47. doi: 10.1016/j.ecolmodel.2012.08.010</w:t>
      </w:r>
    </w:p>
    <w:p w14:paraId="1FBB654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Langemeyer J, Haase D, Elmqvist T, et al (2016) Bridging the gap between ecosystem service assessments and landuse planning through Multi-Criteria Decision Analysis (MCDA). Environ Sci Policy 62:45–56. doi: 10.1016/j.envsci.2016.02.013</w:t>
      </w:r>
    </w:p>
    <w:p w14:paraId="732919F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Langford WT, Gordon A, Bastin L, et al (2011) Raising the bar for systematic conservation planning. Trends Ecol Evol 26:634–640. doi: 10.1016/j.tree.2011.08.001</w:t>
      </w:r>
    </w:p>
    <w:p w14:paraId="0AD5723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398B9A6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Lavorel S, Bayer A, Bondeau A, et al (2017) Pathways to bridge the biophysical realism gap in ecosystem services mapping approaches. Ecol Indic 74:241–260. doi: 10.1016/j.ecolind.2016.11.015</w:t>
      </w:r>
    </w:p>
    <w:p w14:paraId="3BAEFC8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Lehtomäki J, Moilanen A (2013) Methods and workflow for spatial conservation prioritization using Zonation. Environ Model Softw 47:128–137. doi: 10.1016/j.envsoft.2013.05.001</w:t>
      </w:r>
    </w:p>
    <w:p w14:paraId="431B30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Luck GW, Chan KM, Klein CJ (2012) Identifying spatial priorities for protecting ecosystem services. F1000 Res 1–16. doi: 10.3410/f1000research.1-17.v1</w:t>
      </w:r>
    </w:p>
    <w:p w14:paraId="052F97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Mace GM, Norris K, Fitter AH (2012) Biodiversity and ecosystem services: A multilayered relationship. Trends Ecol Evol 27:19–25. doi: 10.1016/j.tree.2011.08.006</w:t>
      </w:r>
    </w:p>
    <w:p w14:paraId="0DC8BA2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Maiorano L, Amori G, Capula M, et al (2013) Threats from Climate Change to Terrestrial Vertebrate Hotspots in Europe. PLoS One 8:1–14. doi: 10.1371/journal.pone.0074989</w:t>
      </w:r>
    </w:p>
    <w:p w14:paraId="689B15B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Manhães AP, Mazzochini GG, Oliveira-Filho AT, et al (2016) Spatial associations of ecosystem services and biodiversity as a baseline for systematic conservation planning. Divers Distrib 1–12. doi: 10.1111/ddi.12459</w:t>
      </w:r>
    </w:p>
    <w:p w14:paraId="209D886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Matthews KB, Rivington M, Blackstock K, et al (2010) Raising the bar? The challenges of evaluating the outcomes of environmental modelling and software. Environ Model Softw 1–11. doi: 10.1016/j.envsoft.2010.03.031</w:t>
      </w:r>
    </w:p>
    <w:p w14:paraId="568730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McShane TO, Hirsch PD, Trung TC, et al (2011) Hard choices: Making trade-offs between biodiversity conservation and human well-being. Biol Conserv 144:966–972. doi: 10.1016/j.biocon.2010.04.038</w:t>
      </w:r>
    </w:p>
    <w:p w14:paraId="1B5907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Meyer C, Kreft H, Guralnick R, Jetz W (2015) Global priorities for an effective information basis of biodiversity distributions. Nat Commun 6:1–8. doi: 10.1038/ncomms9221</w:t>
      </w:r>
    </w:p>
    <w:p w14:paraId="4175642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Millennium Ecosystem Assessment (2005) Millenium Ecosystem Assessment. 2005. Ecosystems and human well-being: General synthesis. Washington D.C.</w:t>
      </w:r>
    </w:p>
    <w:p w14:paraId="4F8FE9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(2008) Two paths to a suboptimal solution once more about optimality in reserve selection. Biol Conserv 141:1919–1923. doi: 10.1016/j.biocon.2008.04.018</w:t>
      </w:r>
    </w:p>
    <w:p w14:paraId="5F103CC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Anderson BJBJ, Eigenbrod F, et al (2011) Balancing alternative land uses in conservation prioritization. Ecol Appl 21:1419–1426. doi: 10.1890/10-1865.1</w:t>
      </w:r>
    </w:p>
    <w:p w14:paraId="0CF80B5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22D7BDC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Pouzols FM, Meller L, et al (2014) Zonation spatial conservation planning methods and software v. 4, user manual. Helsinki</w:t>
      </w:r>
    </w:p>
    <w:p w14:paraId="499960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Wilson KA, Possingham HP (2009) Spatial conservation prioritization: quantitative methods and computational tools. Oxford University Press, Oxford, UK</w:t>
      </w:r>
    </w:p>
    <w:p w14:paraId="1C113DD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Mustajoki J, Marttunen M (2017) Comparison of multi-criteria decision analytical software for supporting environmental planning processes. Environ Model Softw 93:78–91. doi: 10.1016/j.envsoft.2017.02.026</w:t>
      </w:r>
    </w:p>
    <w:p w14:paraId="5C7E84A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Nin M, Soutullo A, Rodríguez-Gallego L, Di Minin E (2016) Ecosystem services-based land planning for environmental impact avoidance. Ecosyst Serv 17:172–184. doi: doi:10.1016/j.ecoser.2015.12.009</w:t>
      </w:r>
    </w:p>
    <w:p w14:paraId="7CB4A8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Prip C (2017) The Convention on Biological Diversity as a legal framework for safeguarding ecosystem services. Ecosyst Serv 1–6. doi: 10.1016/j.ecoser.2017.02.015</w:t>
      </w:r>
    </w:p>
    <w:p w14:paraId="39AA834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Python Development Team (2016) Python Language Reference, version 3.5. </w:t>
      </w:r>
    </w:p>
    <w:p w14:paraId="5D7BB9E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Reyers B, Polasky S, Tallis H, et al (2012) Finding Common Ground for Biodiversity and Ecosystem Services. Bioscience 62:503–507. doi: 10.1525/bio.2012.62.5.12</w:t>
      </w:r>
    </w:p>
    <w:p w14:paraId="6E987F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Rinne J, Primmer E (2016) A Case Study of Ecosystem Services in Urban Planning in Finland: Benefits, Rights and Responsibilities. J Environ Policy Plan 18:286–305. doi: 10.1080/1523908X.2015.1076721</w:t>
      </w:r>
    </w:p>
    <w:p w14:paraId="6B55D4D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Rose DC, Sutherland WJ, Parker C, et al (2016) Decision support tools for agriculture: Towards effective design and delivery. Agric Syst 149:165–174. doi: 10.1016/j.agsy.2016.09.009</w:t>
      </w:r>
    </w:p>
    <w:p w14:paraId="56D452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2A6014E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Albert C, Marques A, et al (2016) National Ecosystem Assessments in Europe: A Review. Bioscience 66:biw101. doi: 10.1093/biosci/biw101</w:t>
      </w:r>
    </w:p>
    <w:p w14:paraId="430EDC5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Barton DN, Remme RP, Hein L (2014a) Accounting for capacity and flow of ecosystem services: A conceptual model and a case study for Telemark, Norway. Ecol Indic 36:539–551. doi: 10.1016/j.ecolind.2013.09.018</w:t>
      </w:r>
    </w:p>
    <w:p w14:paraId="2C283A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Rusch GM, Barton DN, et al (2014b) Ecosystem services and opportunity costs shift spatial priorities for conserving forest biodiversity. PLoS One. doi: 10.1371/journal.pone.0112557</w:t>
      </w:r>
    </w:p>
    <w:p w14:paraId="1E682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Schulp CJE, Burkhard B, Maes J, et al (2014) Uncertainties in Ecosystem Service Maps: A Comparison on the European Scale. PLoS One 9:e109643. doi: 10.1371/journal.pone.0109643</w:t>
      </w:r>
    </w:p>
    <w:p w14:paraId="1BB8BE9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Silvertown J (2015) Have Ecosystem Services Been Oversold? Trends Ecol Evol xx:1–8. doi: 10.1016/j.tree.2015.08.007</w:t>
      </w:r>
    </w:p>
    <w:p w14:paraId="19749B9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Stürck J, Verburg PH (2017) Multifunctionality at what scale? A landscape multifunctionality assessment for the European Union under conditions of land use change. Landsc Ecol 32:481–500. doi: 10.1007/s10980-016-0459-6</w:t>
      </w:r>
    </w:p>
    <w:p w14:paraId="2981EFE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Thomas CD, Anderson BJ, Moilanen A, et al (2012) Reconciling biodiversity and carbon conservation. Ecol Lett 16:39–47. doi: 10.1111/ele.12054</w:t>
      </w:r>
    </w:p>
    <w:p w14:paraId="78DD816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Thomson J, Moilanen A, Vesk PA, et al (2009) Where and when to revegetate: a quantitative method for scheduling landscape reconstruction. Ecol Appl 19:817–828. doi: 10.1890/08-0915.1</w:t>
      </w:r>
    </w:p>
    <w:p w14:paraId="64B947D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Thuiller W, Maiorano L, Mazel F, et al (2015) Conserving the functional and phylogenetic trees of life of European tetrapods. Philos Trans R Soc Lond B Biol Sci 370:20140005. doi: 10.1098/rstb.2014.0005</w:t>
      </w:r>
    </w:p>
    <w:p w14:paraId="3307039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Underhill LG (1994) Optimal and suboptimal reserve selection algorithms. Biol Conserv 70:85–87. doi: 10.1016/0006-3207(94)90302-6</w:t>
      </w:r>
    </w:p>
    <w:p w14:paraId="2F20851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der Walt S, Colber SC, Varoquaux GG, et al (2011) The NumPy array : a structure for efficient numerical computation. Comput Sci Eng 13:1–8. doi: 10.1109/MCSE.2011.37</w:t>
      </w:r>
    </w:p>
    <w:p w14:paraId="0D9E1AF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057D79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Verburg PH, Dearing JA, Dyke JG, et al (2015) Methods and approaches to modelling the Anthropocene. Glob Environ Chang. doi: 10.1016/j.gloenvcha.2015.08.007</w:t>
      </w:r>
    </w:p>
    <w:p w14:paraId="39AEFD2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Verhagen W, Kukkala AS, Moilanen A, et al (2016) Use of demand and spatial flow in prioritizing areas for ecosystem services. Conserv Biol. doi: 10.1111/cobi.12872</w:t>
      </w:r>
    </w:p>
    <w:p w14:paraId="0932DD2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Voinov A, Bousquet F (2010) Modelling with stakeholders. Environ Model Softw 25:1268–1281. doi: 10.1016/j.envsoft.2010.03.007</w:t>
      </w:r>
    </w:p>
    <w:p w14:paraId="7F5B9B3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Williams P, Gibbons D, Margules C, et al (1996) A Comparison of Richness Hotspots , Rarity Hotspots , and Complementary Areas for Conserving Diversity of British Birds. Conserv Biol 10:155–174.</w:t>
      </w:r>
    </w:p>
    <w:p w14:paraId="785DF8E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482275A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Law EA (2016) How to Avoid Underselling Biodiversity with Ecosystem Services: A Response to Silvertown. Trends Ecol Evol xx:2014–2015. doi: 10.1016/j.tree.2016.03.002</w:t>
      </w:r>
    </w:p>
    <w:p w14:paraId="6D0984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Underwood EC, Morrison SA, et al (2007) Conserving biodiversity efficiently: what to do, where, and when. PLoS Biol 5:12. doi: 10.1371/journal.pbio.0050223</w:t>
      </w:r>
    </w:p>
    <w:p w14:paraId="2122941E" w14:textId="77777777" w:rsidR="00BA6C5F" w:rsidRPr="00BA6C5F" w:rsidRDefault="00BA6C5F" w:rsidP="00BA6C5F">
      <w:pPr>
        <w:widowControl w:val="0"/>
        <w:autoSpaceDE w:val="0"/>
        <w:autoSpaceDN w:val="0"/>
        <w:adjustRightInd w:val="0"/>
        <w:spacing w:line="480" w:lineRule="auto"/>
        <w:ind w:left="480" w:hanging="480"/>
        <w:rPr>
          <w:noProof/>
        </w:rPr>
      </w:pPr>
      <w:r w:rsidRPr="00BA6C5F">
        <w:rPr>
          <w:noProof/>
          <w:szCs w:val="24"/>
        </w:rPr>
        <w:t>Zucca A, Sharifi AM, Fabbri AG (2008) Application of spatial multi-criteria analysis to site selection for a local park: A case study in the Bergamo Province, Italy. J Environ Manage 88:752–769. doi: 10.1016/j.jenvman.2007.04.026</w:t>
      </w:r>
    </w:p>
    <w:p w14:paraId="69A27F52" w14:textId="77777777" w:rsidR="00C62B39" w:rsidRPr="002915B7" w:rsidRDefault="001A6958" w:rsidP="003F6AB2">
      <w:pPr>
        <w:spacing w:line="480" w:lineRule="auto"/>
        <w:rPr>
          <w:b/>
          <w:color w:val="000000"/>
        </w:rPr>
      </w:pPr>
      <w:r w:rsidRPr="002915B7">
        <w:rPr>
          <w:b/>
          <w:color w:val="000000"/>
        </w:rPr>
        <w:fldChar w:fldCharType="end"/>
      </w:r>
    </w:p>
    <w:p w14:paraId="19FB6760" w14:textId="77777777"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5CB987A5" w14:textId="77777777" w:rsidR="00C62B39" w:rsidRPr="002915B7" w:rsidRDefault="00C62B39" w:rsidP="003F6AB2">
      <w:pPr>
        <w:spacing w:line="480" w:lineRule="auto"/>
      </w:pPr>
    </w:p>
    <w:p w14:paraId="5495A081" w14:textId="77777777"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6BD8CA2B" w14:textId="3A0610C8" w:rsidR="00C62B39" w:rsidRPr="002915B7" w:rsidRDefault="00C62B39" w:rsidP="003F6AB2">
      <w:pPr>
        <w:spacing w:line="480" w:lineRule="auto"/>
        <w:rPr>
          <w:bCs/>
        </w:rPr>
      </w:pPr>
    </w:p>
    <w:p w14:paraId="76D0C18A" w14:textId="7FAE0BAB" w:rsidR="00C62B39" w:rsidRPr="002915B7" w:rsidRDefault="00DC422F" w:rsidP="003F6AB2">
      <w:pPr>
        <w:spacing w:line="480" w:lineRule="auto"/>
      </w:pPr>
      <w:r>
        <w:rPr>
          <w:b/>
          <w:bCs/>
        </w:rPr>
        <w:t>Figure 2</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419DB6F4" w14:textId="77777777" w:rsidR="00C62B39" w:rsidRPr="002915B7" w:rsidRDefault="00C62B39" w:rsidP="003F6AB2">
      <w:pPr>
        <w:spacing w:line="480" w:lineRule="auto"/>
      </w:pPr>
    </w:p>
    <w:p w14:paraId="5A80972A" w14:textId="5625F062" w:rsidR="00C62B39" w:rsidRPr="002915B7" w:rsidRDefault="00DC422F" w:rsidP="003F6AB2">
      <w:pPr>
        <w:spacing w:line="480" w:lineRule="auto"/>
      </w:pPr>
      <w:r>
        <w:rPr>
          <w:b/>
          <w:bCs/>
        </w:rPr>
        <w:t>Figure 3</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 xml:space="preserve">nt analysis variants (see </w:t>
      </w:r>
      <w:r w:rsidR="00D17400" w:rsidRPr="00675DDB">
        <w:rPr>
          <w:b/>
          <w:rPrChange w:id="303" w:author="Joona Lehtomäki" w:date="2017-06-26T14:33:00Z">
            <w:rPr/>
          </w:rPrChange>
        </w:rPr>
        <w:t xml:space="preserve">Fig. </w:t>
      </w:r>
      <w:ins w:id="304" w:author="Joona Lehtomäki" w:date="2017-06-26T14:33:00Z">
        <w:r w:rsidR="00675DDB" w:rsidRPr="00E97033">
          <w:rPr>
            <w:b/>
            <w:rPrChange w:id="305" w:author="Joona Lehtomäki" w:date="2017-06-26T14:33:00Z">
              <w:rPr/>
            </w:rPrChange>
          </w:rPr>
          <w:t>2</w:t>
        </w:r>
      </w:ins>
      <w:del w:id="306" w:author="Joona Lehtomäki" w:date="2017-06-26T14:33:00Z">
        <w:r w:rsidR="00D17400" w:rsidRPr="00675DDB" w:rsidDel="00675DDB">
          <w:rPr>
            <w:b/>
            <w:rPrChange w:id="307" w:author="Joona Lehtomäki" w:date="2017-06-26T14:33:00Z">
              <w:rPr/>
            </w:rPrChange>
          </w:rPr>
          <w:delText>3</w:delText>
        </w:r>
      </w:del>
      <w:r w:rsidR="009F2990" w:rsidRPr="002915B7">
        <w:t>).</w:t>
      </w:r>
    </w:p>
    <w:p w14:paraId="12340F03" w14:textId="77777777" w:rsidR="00C62B39" w:rsidRPr="002915B7" w:rsidRDefault="00C62B39" w:rsidP="003F6AB2">
      <w:pPr>
        <w:spacing w:line="480" w:lineRule="auto"/>
      </w:pPr>
    </w:p>
    <w:p w14:paraId="72309704" w14:textId="601D3C0A" w:rsidR="00C62B39" w:rsidRPr="002915B7" w:rsidRDefault="00DC422F" w:rsidP="003F6AB2">
      <w:pPr>
        <w:spacing w:line="480" w:lineRule="auto"/>
      </w:pPr>
      <w:r>
        <w:rPr>
          <w:b/>
          <w:bCs/>
        </w:rPr>
        <w:t>Figure 4</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4D1E65BF" w14:textId="77777777" w:rsidR="00C62B39" w:rsidRPr="002915B7" w:rsidRDefault="00C62B39" w:rsidP="003F6AB2">
      <w:pPr>
        <w:spacing w:line="480" w:lineRule="auto"/>
      </w:pPr>
    </w:p>
    <w:p w14:paraId="6137D7F0" w14:textId="5C284B73" w:rsidR="00115B67" w:rsidRDefault="00DC422F" w:rsidP="00115B67">
      <w:pPr>
        <w:spacing w:line="480" w:lineRule="auto"/>
      </w:pPr>
      <w:r>
        <w:rPr>
          <w:b/>
          <w:bCs/>
        </w:rPr>
        <w:t>Figure 5</w:t>
      </w:r>
      <w:r w:rsidR="00C62B39" w:rsidRPr="002915B7">
        <w:rPr>
          <w:b/>
          <w:bCs/>
        </w:rPr>
        <w:t>.</w:t>
      </w:r>
      <w:r w:rsidR="00C62B39"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r w:rsidR="00115B67">
        <w:br w:type="page"/>
      </w:r>
    </w:p>
    <w:p w14:paraId="5919B97F" w14:textId="5D89E4B5" w:rsidR="00C62B39" w:rsidRPr="002915B7" w:rsidRDefault="00C62B39" w:rsidP="00FD069D">
      <w:pPr>
        <w:pStyle w:val="Heading1"/>
      </w:pPr>
      <w:r w:rsidRPr="002915B7">
        <w:t>F</w:t>
      </w:r>
      <w:r w:rsidR="007B5E4A" w:rsidRPr="002915B7">
        <w:t>i</w:t>
      </w:r>
      <w:r w:rsidR="00A83205" w:rsidRPr="002915B7">
        <w:t xml:space="preserve">gures </w:t>
      </w:r>
    </w:p>
    <w:p w14:paraId="42A5BCEC" w14:textId="44081711" w:rsidR="00DC7242" w:rsidRDefault="00DC7242">
      <w:pPr>
        <w:suppressAutoHyphens w:val="0"/>
        <w:spacing w:line="240" w:lineRule="auto"/>
        <w:textAlignment w:val="auto"/>
      </w:pPr>
    </w:p>
    <w:p w14:paraId="2F01F7CF" w14:textId="3671B126" w:rsidR="00436FBC" w:rsidRPr="002915B7" w:rsidRDefault="00436FBC" w:rsidP="003F6AB2">
      <w:pPr>
        <w:suppressAutoHyphens w:val="0"/>
        <w:spacing w:line="480" w:lineRule="auto"/>
        <w:jc w:val="center"/>
        <w:textAlignment w:val="auto"/>
      </w:pPr>
      <w:r w:rsidRPr="002915B7">
        <w:t>Figure 1.</w:t>
      </w:r>
    </w:p>
    <w:p w14:paraId="798C7BB0" w14:textId="4955563B" w:rsidR="00436FBC" w:rsidRPr="002915B7" w:rsidRDefault="00DC7242" w:rsidP="003F6AB2">
      <w:pPr>
        <w:suppressAutoHyphens w:val="0"/>
        <w:spacing w:line="480" w:lineRule="auto"/>
        <w:jc w:val="center"/>
        <w:textAlignment w:val="auto"/>
      </w:pPr>
      <w:r>
        <w:rPr>
          <w:noProof/>
        </w:rPr>
        <w:drawing>
          <wp:inline distT="0" distB="0" distL="0" distR="0" wp14:anchorId="24EF3FD0" wp14:editId="66CAD660">
            <wp:extent cx="4389120" cy="4389120"/>
            <wp:effectExtent l="0" t="0" r="0" b="0"/>
            <wp:docPr id="1" name="Picture 1" descr="E:\Projects\VU\OPERAs\SP2\priocomp\reports\figures\figure01\01_figure_01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_a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040" cy="4393040"/>
                    </a:xfrm>
                    <a:prstGeom prst="rect">
                      <a:avLst/>
                    </a:prstGeom>
                    <a:noFill/>
                    <a:ln>
                      <a:noFill/>
                    </a:ln>
                  </pic:spPr>
                </pic:pic>
              </a:graphicData>
            </a:graphic>
          </wp:inline>
        </w:drawing>
      </w:r>
    </w:p>
    <w:p w14:paraId="1D7217AF" w14:textId="78F5B017" w:rsidR="00436FBC" w:rsidRPr="002915B7" w:rsidRDefault="00436FBC" w:rsidP="003F6AB2">
      <w:pPr>
        <w:suppressAutoHyphens w:val="0"/>
        <w:spacing w:line="480" w:lineRule="auto"/>
        <w:jc w:val="center"/>
        <w:textAlignment w:val="auto"/>
      </w:pPr>
      <w:r w:rsidRPr="002915B7">
        <w:br w:type="page"/>
      </w:r>
    </w:p>
    <w:p w14:paraId="1629C850" w14:textId="5209A942" w:rsidR="00C62B39" w:rsidRPr="002915B7" w:rsidRDefault="007F0F44" w:rsidP="003F6AB2">
      <w:pPr>
        <w:pageBreakBefore/>
        <w:spacing w:line="480" w:lineRule="auto"/>
        <w:jc w:val="center"/>
      </w:pPr>
      <w:r>
        <w:t>Figure 2</w:t>
      </w:r>
      <w:r w:rsidR="00C62B39" w:rsidRPr="002915B7">
        <w:t>.</w:t>
      </w:r>
    </w:p>
    <w:p w14:paraId="11CE9923" w14:textId="6DBED508" w:rsidR="00E52263" w:rsidRDefault="00BB3279" w:rsidP="00E52263">
      <w:pPr>
        <w:suppressAutoHyphens w:val="0"/>
        <w:spacing w:line="480" w:lineRule="auto"/>
        <w:jc w:val="center"/>
        <w:textAlignment w:val="auto"/>
        <w:rPr>
          <w:noProof/>
        </w:rPr>
      </w:pPr>
      <w:r w:rsidRPr="002915B7">
        <w:rPr>
          <w:noProof/>
        </w:rPr>
        <w:drawing>
          <wp:inline distT="0" distB="0" distL="0" distR="0" wp14:anchorId="32C1A04A" wp14:editId="492EFD04">
            <wp:extent cx="6363023" cy="55756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2\04_figure_02_nocost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63023" cy="5575625"/>
                    </a:xfrm>
                    <a:prstGeom prst="rect">
                      <a:avLst/>
                    </a:prstGeom>
                    <a:noFill/>
                    <a:ln>
                      <a:noFill/>
                    </a:ln>
                  </pic:spPr>
                </pic:pic>
              </a:graphicData>
            </a:graphic>
          </wp:inline>
        </w:drawing>
      </w:r>
    </w:p>
    <w:p w14:paraId="6AE9D74F" w14:textId="77777777" w:rsidR="00E52263" w:rsidRDefault="00E52263">
      <w:pPr>
        <w:suppressAutoHyphens w:val="0"/>
        <w:spacing w:line="240" w:lineRule="auto"/>
        <w:textAlignment w:val="auto"/>
      </w:pPr>
      <w:r>
        <w:br w:type="page"/>
      </w:r>
    </w:p>
    <w:p w14:paraId="15B50C0A" w14:textId="240B91EC" w:rsidR="00C62B39" w:rsidRPr="002915B7" w:rsidRDefault="001615A9" w:rsidP="003F6AB2">
      <w:pPr>
        <w:spacing w:line="480" w:lineRule="auto"/>
        <w:jc w:val="center"/>
      </w:pPr>
      <w:r>
        <w:t>Figure 3.</w:t>
      </w:r>
    </w:p>
    <w:p w14:paraId="5D9B9746" w14:textId="77777777" w:rsidR="00C62B39" w:rsidRPr="002915B7" w:rsidRDefault="003A5D8D" w:rsidP="003F6AB2">
      <w:pPr>
        <w:spacing w:line="480" w:lineRule="auto"/>
        <w:jc w:val="center"/>
      </w:pPr>
      <w:r w:rsidRPr="002915B7">
        <w:rPr>
          <w:noProof/>
        </w:rPr>
        <w:drawing>
          <wp:inline distT="0" distB="0" distL="0" distR="0" wp14:anchorId="2AAD5CE5" wp14:editId="57D179E2">
            <wp:extent cx="6321425" cy="379285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3\03_figure_03_nocos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21425" cy="3792854"/>
                    </a:xfrm>
                    <a:prstGeom prst="rect">
                      <a:avLst/>
                    </a:prstGeom>
                    <a:noFill/>
                    <a:ln>
                      <a:noFill/>
                    </a:ln>
                  </pic:spPr>
                </pic:pic>
              </a:graphicData>
            </a:graphic>
          </wp:inline>
        </w:drawing>
      </w:r>
    </w:p>
    <w:p w14:paraId="350748C0" w14:textId="38323C7B" w:rsidR="00C62B39" w:rsidRPr="002915B7" w:rsidRDefault="00181BC6" w:rsidP="003F6AB2">
      <w:pPr>
        <w:pageBreakBefore/>
        <w:spacing w:line="480" w:lineRule="auto"/>
        <w:jc w:val="center"/>
      </w:pPr>
      <w:r>
        <w:t>Figure 4</w:t>
      </w:r>
      <w:r w:rsidR="00C62B39" w:rsidRPr="002915B7">
        <w:t>.</w:t>
      </w:r>
    </w:p>
    <w:p w14:paraId="737EABF0" w14:textId="77777777" w:rsidR="00C62B39" w:rsidRPr="002915B7" w:rsidRDefault="00D97BAB" w:rsidP="003F6AB2">
      <w:pPr>
        <w:spacing w:line="480" w:lineRule="auto"/>
        <w:jc w:val="center"/>
      </w:pPr>
      <w:r w:rsidRPr="002915B7">
        <w:rPr>
          <w:noProof/>
        </w:rPr>
        <mc:AlternateContent>
          <mc:Choice Requires="wps">
            <w:drawing>
              <wp:anchor distT="0" distB="0" distL="114300" distR="114300" simplePos="0" relativeHeight="251659264" behindDoc="0" locked="0" layoutInCell="1" allowOverlap="1" wp14:anchorId="1A3DB1E3" wp14:editId="4BDE22B0">
                <wp:simplePos x="0" y="0"/>
                <wp:positionH relativeFrom="column">
                  <wp:posOffset>504411</wp:posOffset>
                </wp:positionH>
                <wp:positionV relativeFrom="paragraph">
                  <wp:posOffset>4272749</wp:posOffset>
                </wp:positionV>
                <wp:extent cx="294198" cy="286247"/>
                <wp:effectExtent l="19050" t="19050" r="10795" b="19050"/>
                <wp:wrapNone/>
                <wp:docPr id="8" name="Rectangle 8"/>
                <wp:cNvGraphicFramePr/>
                <a:graphic xmlns:a="http://schemas.openxmlformats.org/drawingml/2006/main">
                  <a:graphicData uri="http://schemas.microsoft.com/office/word/2010/wordprocessingShape">
                    <wps:wsp>
                      <wps:cNvSpPr/>
                      <wps:spPr>
                        <a:xfrm>
                          <a:off x="0" y="0"/>
                          <a:ext cx="294198" cy="286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D3A65" w14:textId="77777777" w:rsidR="001410B8" w:rsidRDefault="001410B8" w:rsidP="00D97B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DB1E3" id="Rectangle 8" o:spid="_x0000_s1026" style="position:absolute;left:0;text-align:left;margin-left:39.7pt;margin-top:336.45pt;width:23.1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" filled="f" strokecolor="red" strokeweight="2.25pt">
                <v:textbox>
                  <w:txbxContent>
                    <w:p w14:paraId="4D0D3A65" w14:textId="77777777" w:rsidR="001410B8" w:rsidRDefault="001410B8" w:rsidP="00D97BAB">
                      <w:pPr>
                        <w:jc w:val="center"/>
                      </w:pPr>
                    </w:p>
                  </w:txbxContent>
                </v:textbox>
              </v:rect>
            </w:pict>
          </mc:Fallback>
        </mc:AlternateContent>
      </w:r>
      <w:commentRangeStart w:id="308"/>
      <w:r w:rsidR="00FD2A17" w:rsidRPr="002915B7">
        <w:rPr>
          <w:noProof/>
        </w:rPr>
        <w:drawing>
          <wp:inline distT="0" distB="0" distL="0" distR="0" wp14:anchorId="23E58FE2" wp14:editId="38CD91B1">
            <wp:extent cx="5915291" cy="64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4\05_figure_04_nocosts_combin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40"/>
                    <a:stretch/>
                  </pic:blipFill>
                  <pic:spPr bwMode="auto">
                    <a:xfrm>
                      <a:off x="0" y="0"/>
                      <a:ext cx="5917146" cy="64114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308"/>
      <w:r w:rsidR="006700EF" w:rsidRPr="002915B7">
        <w:rPr>
          <w:rStyle w:val="CommentReference"/>
        </w:rPr>
        <w:commentReference w:id="308"/>
      </w:r>
    </w:p>
    <w:p w14:paraId="5D970D3F" w14:textId="77777777" w:rsidR="00C62B39" w:rsidRPr="002915B7" w:rsidRDefault="00C62B39" w:rsidP="003F6AB2">
      <w:pPr>
        <w:spacing w:line="480" w:lineRule="auto"/>
        <w:rPr>
          <w:noProof/>
        </w:rPr>
      </w:pPr>
    </w:p>
    <w:p w14:paraId="06E41BDB" w14:textId="678777E6" w:rsidR="00C62B39" w:rsidRPr="002915B7" w:rsidRDefault="00181BC6" w:rsidP="003F6AB2">
      <w:pPr>
        <w:pageBreakBefore/>
        <w:spacing w:line="480" w:lineRule="auto"/>
        <w:jc w:val="center"/>
      </w:pPr>
      <w:r>
        <w:t>Figure 5</w:t>
      </w:r>
      <w:r w:rsidR="00C62B39" w:rsidRPr="002915B7">
        <w:t>.</w:t>
      </w:r>
    </w:p>
    <w:p w14:paraId="780D5E99" w14:textId="77777777" w:rsidR="00183815" w:rsidRPr="002915B7" w:rsidRDefault="00183815" w:rsidP="003F6AB2">
      <w:pPr>
        <w:spacing w:line="480" w:lineRule="auto"/>
        <w:jc w:val="center"/>
        <w:rPr>
          <w:noProof/>
        </w:rPr>
      </w:pPr>
    </w:p>
    <w:p w14:paraId="33F2FCB5" w14:textId="77777777" w:rsidR="00C62B39" w:rsidRPr="002915B7" w:rsidRDefault="0092618C" w:rsidP="003F6AB2">
      <w:pPr>
        <w:spacing w:line="480" w:lineRule="auto"/>
        <w:jc w:val="center"/>
      </w:pPr>
      <w:commentRangeStart w:id="309"/>
      <w:r w:rsidRPr="002915B7">
        <w:rPr>
          <w:noProof/>
        </w:rPr>
        <w:drawing>
          <wp:inline distT="0" distB="0" distL="0" distR="0" wp14:anchorId="415AFCCE" wp14:editId="5AA14BF1">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309"/>
      <w:r w:rsidR="00B9557B" w:rsidRPr="002915B7">
        <w:rPr>
          <w:rStyle w:val="CommentReference"/>
        </w:rPr>
        <w:commentReference w:id="309"/>
      </w:r>
    </w:p>
    <w:p w14:paraId="0BD57F9A" w14:textId="77777777" w:rsidR="009C6FA7" w:rsidRPr="002915B7" w:rsidRDefault="009C6FA7" w:rsidP="003F6AB2">
      <w:pPr>
        <w:spacing w:line="480" w:lineRule="auto"/>
        <w:jc w:val="center"/>
        <w:rPr>
          <w:noProof/>
        </w:rPr>
      </w:pPr>
    </w:p>
    <w:p w14:paraId="188CF43D" w14:textId="77777777" w:rsidR="007E33DA" w:rsidRPr="002915B7" w:rsidRDefault="00E51042" w:rsidP="003F6AB2">
      <w:pPr>
        <w:suppressAutoHyphens w:val="0"/>
        <w:spacing w:line="480" w:lineRule="auto"/>
        <w:textAlignment w:val="auto"/>
      </w:pPr>
      <w:r w:rsidRPr="002915B7">
        <w:br w:type="page"/>
      </w:r>
    </w:p>
    <w:p w14:paraId="728291F6" w14:textId="77777777" w:rsidR="00E51042" w:rsidRPr="002915B7" w:rsidRDefault="00E51042" w:rsidP="00FD069D">
      <w:pPr>
        <w:pStyle w:val="Heading1"/>
      </w:pPr>
      <w:r w:rsidRPr="002915B7">
        <w:t>Tables</w:t>
      </w:r>
    </w:p>
    <w:p w14:paraId="1626875A" w14:textId="6519CA86"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w:t>
      </w:r>
      <w:ins w:id="310" w:author="Joona Lehtomäki" w:date="2017-06-26T14:32:00Z">
        <w:r w:rsidR="00263A28">
          <w:rPr>
            <w:i w:val="0"/>
            <w:iCs w:val="0"/>
            <w:sz w:val="22"/>
            <w:szCs w:val="22"/>
          </w:rPr>
          <w:t xml:space="preserve">modelled </w:t>
        </w:r>
      </w:ins>
      <w:r w:rsidRPr="002915B7">
        <w:rPr>
          <w:i w:val="0"/>
          <w:iCs w:val="0"/>
          <w:sz w:val="22"/>
          <w:szCs w:val="22"/>
        </w:rPr>
        <w:t>datasets used in the study.</w:t>
      </w:r>
      <w:ins w:id="311" w:author="Joona Lehtomäki" w:date="2017-06-26T14:31:00Z">
        <w:r w:rsidR="00067F82">
          <w:rPr>
            <w:i w:val="0"/>
            <w:iCs w:val="0"/>
            <w:sz w:val="22"/>
            <w:szCs w:val="22"/>
          </w:rPr>
          <w:t xml:space="preserve"> Temporal coverage refers to either a specific year of a range of years for which </w:t>
        </w:r>
      </w:ins>
      <w:ins w:id="312" w:author="Joona Lehtomäki" w:date="2017-06-26T14:32:00Z">
        <w:r w:rsidR="00067F82">
          <w:rPr>
            <w:i w:val="0"/>
            <w:iCs w:val="0"/>
            <w:sz w:val="22"/>
            <w:szCs w:val="22"/>
          </w:rPr>
          <w:t xml:space="preserve">the </w:t>
        </w:r>
        <w:r w:rsidR="00263A28">
          <w:rPr>
            <w:i w:val="0"/>
            <w:iCs w:val="0"/>
            <w:sz w:val="22"/>
            <w:szCs w:val="22"/>
          </w:rPr>
          <w:t xml:space="preserve">model applies to. </w:t>
        </w:r>
      </w:ins>
    </w:p>
    <w:p w14:paraId="5F233A45" w14:textId="13C25AAC" w:rsidR="00E51042" w:rsidRPr="002915B7" w:rsidRDefault="00056D25" w:rsidP="00056D25">
      <w:pPr>
        <w:suppressAutoHyphens w:val="0"/>
        <w:spacing w:line="276" w:lineRule="auto"/>
        <w:textAlignment w:val="auto"/>
      </w:pPr>
      <w:r>
        <w:rPr>
          <w:rFonts w:eastAsia="Times New Roman" w:cs="Calibri"/>
          <w:b/>
          <w:bCs/>
          <w:sz w:val="20"/>
          <w:szCs w:val="20"/>
          <w:lang w:eastAsia="fi-FI"/>
        </w:rPr>
        <w:t>Dataset</w:t>
      </w:r>
      <w:r>
        <w:rPr>
          <w:rFonts w:eastAsia="Times New Roman" w:cs="Calibri"/>
          <w:b/>
          <w:bCs/>
          <w:sz w:val="20"/>
          <w:szCs w:val="20"/>
          <w:lang w:eastAsia="fi-FI"/>
        </w:rPr>
        <w:tab/>
      </w:r>
      <w:r>
        <w:rPr>
          <w:rFonts w:eastAsia="Times New Roman" w:cs="Calibri"/>
          <w:b/>
          <w:bCs/>
          <w:sz w:val="20"/>
          <w:szCs w:val="20"/>
          <w:lang w:eastAsia="fi-FI"/>
        </w:rPr>
        <w:tab/>
      </w:r>
      <w:r w:rsidR="00E51042" w:rsidRPr="002915B7">
        <w:rPr>
          <w:rFonts w:eastAsia="Times New Roman" w:cs="Calibri"/>
          <w:b/>
          <w:bCs/>
          <w:sz w:val="20"/>
          <w:szCs w:val="20"/>
          <w:lang w:eastAsia="fi-FI"/>
        </w:rPr>
        <w:t>Description</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Unit</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 xml:space="preserve">Temporal </w:t>
      </w:r>
      <w:r w:rsidR="00E51042" w:rsidRPr="002915B7">
        <w:rPr>
          <w:rFonts w:eastAsia="Times New Roman" w:cs="Calibri"/>
          <w:b/>
          <w:bCs/>
          <w:sz w:val="20"/>
          <w:szCs w:val="20"/>
          <w:lang w:eastAsia="fi-FI"/>
        </w:rPr>
        <w:tab/>
        <w:t>Source</w:t>
      </w:r>
      <w:r w:rsidR="00E51042" w:rsidRPr="002915B7">
        <w:rPr>
          <w:rFonts w:eastAsia="Times New Roman" w:cs="Calibri"/>
          <w:b/>
          <w:bCs/>
          <w:sz w:val="20"/>
          <w:szCs w:val="20"/>
          <w:lang w:eastAsia="fi-FI"/>
        </w:rPr>
        <w:br/>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coverage</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p>
    <w:p w14:paraId="657F5A35" w14:textId="77777777" w:rsidR="00E51042" w:rsidRPr="002915B7" w:rsidRDefault="00E51042" w:rsidP="00056D25">
      <w:pPr>
        <w:suppressAutoHyphens w:val="0"/>
        <w:spacing w:line="276" w:lineRule="auto"/>
        <w:textAlignment w:val="auto"/>
      </w:pPr>
      <w:r w:rsidRPr="002915B7">
        <w:rPr>
          <w:rFonts w:eastAsia="Times New Roman" w:cs="Calibri"/>
          <w:b/>
          <w:bCs/>
          <w:sz w:val="20"/>
          <w:szCs w:val="20"/>
          <w:lang w:eastAsia="fi-FI"/>
        </w:rPr>
        <w:t>Ecosystem services</w:t>
      </w:r>
    </w:p>
    <w:p w14:paraId="61B487BB" w14:textId="398BB13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00EE6E56" w:rsidRPr="002915B7">
        <w:rPr>
          <w:rFonts w:eastAsia="Times New Roman" w:cs="Calibri"/>
          <w:color w:val="000000"/>
          <w:sz w:val="18"/>
          <w:szCs w:val="18"/>
          <w:lang w:eastAsia="fi-FI"/>
        </w:rPr>
        <w:t>balance</w:t>
      </w:r>
      <w:r w:rsidRPr="002915B7">
        <w:rPr>
          <w:rFonts w:eastAsia="Times New Roman" w:cs="Calibri"/>
          <w:color w:val="000000"/>
          <w:sz w:val="18"/>
          <w:szCs w:val="18"/>
          <w:lang w:eastAsia="fi-FI"/>
        </w:rPr>
        <w:tab/>
      </w:r>
      <w:r w:rsidR="00720679" w:rsidRPr="002915B7">
        <w:rPr>
          <w:rFonts w:eastAsia="Times New Roman" w:cs="Calibri"/>
          <w:color w:val="000000"/>
          <w:sz w:val="18"/>
          <w:szCs w:val="18"/>
          <w:lang w:eastAsia="fi-FI"/>
        </w:rPr>
        <w:t>to land</w:t>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65C80106" w14:textId="6B52E7FE" w:rsidR="00E51042" w:rsidRPr="002915B7" w:rsidRDefault="00E51042" w:rsidP="00056D25">
      <w:pPr>
        <w:suppressAutoHyphens w:val="0"/>
        <w:spacing w:line="276"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use change scenarios. </w:t>
      </w:r>
      <w:r w:rsidR="006928C9">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44DC3931" w14:textId="0204BD45" w:rsidR="00E51042" w:rsidRPr="00056D25" w:rsidRDefault="00020A32" w:rsidP="00056D25">
      <w:pPr>
        <w:suppressAutoHyphens w:val="0"/>
        <w:spacing w:line="276" w:lineRule="auto"/>
        <w:textAlignment w:val="auto"/>
        <w:rPr>
          <w:rFonts w:eastAsia="Times New Roman" w:cs="Calibri"/>
          <w:color w:val="000000"/>
          <w:sz w:val="18"/>
          <w:szCs w:val="18"/>
          <w:lang w:eastAsia="fi-FI"/>
        </w:rPr>
      </w:pPr>
      <w:r>
        <w:rPr>
          <w:rFonts w:eastAsia="Times New Roman" w:cs="Calibri"/>
          <w:sz w:val="18"/>
          <w:szCs w:val="18"/>
          <w:lang w:eastAsia="fi-FI"/>
        </w:rPr>
        <w:br/>
      </w:r>
      <w:r w:rsidR="00E51042" w:rsidRPr="002915B7">
        <w:rPr>
          <w:rFonts w:eastAsia="Times New Roman" w:cs="Calibri"/>
          <w:sz w:val="18"/>
          <w:szCs w:val="18"/>
          <w:lang w:eastAsia="fi-FI"/>
        </w:rPr>
        <w:t xml:space="preserve">Erosion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 xml:space="preserve">Protection of land cover against </w:t>
      </w:r>
      <w:r w:rsidR="00EE6E56" w:rsidRPr="002915B7">
        <w:rPr>
          <w:rFonts w:eastAsia="Times New Roman" w:cs="Calibri"/>
          <w:color w:val="000000"/>
          <w:sz w:val="18"/>
          <w:szCs w:val="18"/>
          <w:lang w:eastAsia="fi-FI"/>
        </w:rPr>
        <w:t>erosion</w:t>
      </w:r>
      <w:r w:rsidR="00720679">
        <w:rPr>
          <w:rFonts w:eastAsia="Times New Roman" w:cs="Calibri"/>
          <w:color w:val="000000"/>
          <w:sz w:val="18"/>
          <w:szCs w:val="18"/>
          <w:lang w:eastAsia="fi-FI"/>
        </w:rPr>
        <w:t xml:space="preserve"> </w:t>
      </w:r>
      <w:r w:rsidR="00720679" w:rsidRPr="002915B7">
        <w:rPr>
          <w:rFonts w:eastAsia="Times New Roman" w:cs="Calibri"/>
          <w:color w:val="000000"/>
          <w:sz w:val="18"/>
          <w:szCs w:val="18"/>
          <w:lang w:eastAsia="fi-FI"/>
        </w:rPr>
        <w:t>in</w:t>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 xml:space="preserve">Ton / ha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6928C9">
        <w:rPr>
          <w:rFonts w:eastAsia="Times New Roman" w:cs="Calibri"/>
          <w:color w:val="000000"/>
          <w:sz w:val="18"/>
          <w:szCs w:val="18"/>
          <w:lang w:eastAsia="fi-FI"/>
        </w:rPr>
        <w:tab/>
      </w:r>
      <w:r w:rsidR="00E51042" w:rsidRPr="002915B7">
        <w:rPr>
          <w:rFonts w:eastAsia="Times New Roman" w:cs="Calibri"/>
          <w:color w:val="000000"/>
          <w:sz w:val="18"/>
          <w:szCs w:val="18"/>
          <w:lang w:eastAsia="fi-FI"/>
        </w:rPr>
        <w:t>2000 – 2030</w:t>
      </w:r>
      <w:r w:rsidR="00E51042" w:rsidRPr="002915B7">
        <w:rPr>
          <w:rFonts w:eastAsia="Times New Roman" w:cs="Calibri"/>
          <w:color w:val="000000"/>
          <w:sz w:val="18"/>
          <w:szCs w:val="18"/>
          <w:lang w:eastAsia="fi-FI"/>
        </w:rPr>
        <w:tab/>
        <w:t xml:space="preserve">Pérez-Soba </w:t>
      </w:r>
      <w:r w:rsidR="00E51042" w:rsidRPr="002915B7">
        <w:rPr>
          <w:rFonts w:eastAsia="Times New Roman" w:cs="Calibri"/>
          <w:sz w:val="18"/>
          <w:szCs w:val="18"/>
          <w:lang w:eastAsia="fi-FI"/>
        </w:rPr>
        <w:br/>
        <w:t>prevention</w:t>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erosion prone areas.</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 xml:space="preserve">et al. </w:t>
      </w:r>
      <w:r w:rsidR="00E51042" w:rsidRPr="002915B7">
        <w:rPr>
          <w:rFonts w:eastAsia="Times New Roman" w:cs="Calibri"/>
          <w:color w:val="000000"/>
          <w:sz w:val="18"/>
          <w:szCs w:val="18"/>
          <w:lang w:eastAsia="fi-FI"/>
        </w:rPr>
        <w:fldChar w:fldCharType="begin"/>
      </w:r>
      <w:r w:rsidR="00E51042" w:rsidRPr="002915B7">
        <w:rPr>
          <w:rFonts w:eastAsia="Times New Roman" w:cs="Calibri"/>
          <w:color w:val="000000"/>
          <w:sz w:val="18"/>
          <w:szCs w:val="18"/>
          <w:lang w:eastAsia="fi-FI"/>
        </w:rPr>
        <w:fldChar w:fldCharType="separate"/>
      </w:r>
      <w:r w:rsidR="00E51042" w:rsidRPr="002915B7">
        <w:rPr>
          <w:rFonts w:eastAsia="Times New Roman" w:cs="Calibri"/>
          <w:noProof/>
          <w:color w:val="000000"/>
          <w:sz w:val="18"/>
          <w:szCs w:val="18"/>
          <w:lang w:eastAsia="fi-FI"/>
        </w:rPr>
        <w:t>(2010)</w:t>
      </w:r>
      <w:r w:rsidR="00E51042" w:rsidRPr="002915B7">
        <w:rPr>
          <w:rFonts w:eastAsia="Times New Roman" w:cs="Calibri"/>
          <w:color w:val="000000"/>
          <w:sz w:val="18"/>
          <w:szCs w:val="18"/>
          <w:lang w:eastAsia="fi-FI"/>
        </w:rPr>
        <w:fldChar w:fldCharType="end"/>
      </w:r>
    </w:p>
    <w:p w14:paraId="4F8AE9DC" w14:textId="44E777E6" w:rsidR="00E51042" w:rsidRPr="002915B7" w:rsidRDefault="00020A32" w:rsidP="00056D25">
      <w:pPr>
        <w:suppressAutoHyphens w:val="0"/>
        <w:spacing w:line="276" w:lineRule="auto"/>
        <w:textAlignment w:val="auto"/>
      </w:pPr>
      <w:r>
        <w:rPr>
          <w:rFonts w:eastAsia="Times New Roman" w:cs="Calibri"/>
          <w:sz w:val="18"/>
          <w:szCs w:val="18"/>
          <w:lang w:eastAsia="fi-FI"/>
        </w:rPr>
        <w:br/>
      </w:r>
      <w:r w:rsidR="00E51042" w:rsidRPr="002915B7">
        <w:rPr>
          <w:rFonts w:eastAsia="Times New Roman" w:cs="Calibri"/>
          <w:sz w:val="18"/>
          <w:szCs w:val="18"/>
          <w:lang w:eastAsia="fi-FI"/>
        </w:rPr>
        <w:t xml:space="preserve">Flood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Water retention capacity.</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Index (relative flood flows)</w:t>
      </w:r>
      <w:r w:rsidR="00E51042" w:rsidRPr="002915B7">
        <w:rPr>
          <w:rFonts w:eastAsia="Times New Roman" w:cs="Calibri"/>
          <w:color w:val="000000"/>
          <w:sz w:val="18"/>
          <w:szCs w:val="18"/>
          <w:lang w:eastAsia="fi-FI"/>
        </w:rPr>
        <w:tab/>
        <w:t>2007 – 2011</w:t>
      </w:r>
      <w:r w:rsidR="00E51042" w:rsidRPr="002915B7">
        <w:rPr>
          <w:rFonts w:eastAsia="Times New Roman" w:cs="Calibri"/>
          <w:color w:val="000000"/>
          <w:sz w:val="18"/>
          <w:szCs w:val="18"/>
          <w:lang w:eastAsia="fi-FI"/>
        </w:rPr>
        <w:tab/>
        <w:t>Stürck et al.</w:t>
      </w:r>
      <w:r w:rsidR="00E51042" w:rsidRPr="002915B7">
        <w:rPr>
          <w:rFonts w:eastAsia="Times New Roman" w:cs="Calibri"/>
          <w:sz w:val="18"/>
          <w:szCs w:val="18"/>
          <w:lang w:eastAsia="fi-FI"/>
        </w:rPr>
        <w:br/>
        <w:t>regulation</w:t>
      </w:r>
      <w:r w:rsidR="00E51042" w:rsidRPr="002915B7">
        <w:rPr>
          <w:rFonts w:eastAsia="Times New Roman" w:cs="Calibri"/>
          <w:color w:val="000000"/>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82253D">
        <w:rPr>
          <w:rFonts w:eastAsia="Times New Roman" w:cs="Calibri"/>
          <w:sz w:val="18"/>
          <w:szCs w:val="18"/>
          <w:lang w:eastAsia="fi-FI"/>
        </w:rPr>
        <w:tab/>
      </w:r>
      <w:r w:rsidR="00E51042" w:rsidRPr="002915B7">
        <w:rPr>
          <w:rFonts w:eastAsia="Times New Roman" w:cs="Calibri"/>
          <w:color w:val="000000"/>
          <w:sz w:val="18"/>
          <w:szCs w:val="18"/>
          <w:lang w:eastAsia="fi-FI"/>
        </w:rPr>
        <w:t xml:space="preserve">regulation of land use and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(2014)</w:t>
      </w:r>
    </w:p>
    <w:p w14:paraId="1F3A8DB1" w14:textId="0D0ACA24" w:rsidR="00E51042" w:rsidRPr="002915B7" w:rsidRDefault="00E51042" w:rsidP="00056D25">
      <w:pPr>
        <w:suppressAutoHyphens w:val="0"/>
        <w:spacing w:line="276"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3F115586" w14:textId="11F168B2"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to</w:t>
      </w:r>
      <w:r w:rsidRPr="002915B7">
        <w:rPr>
          <w:rFonts w:eastAsia="Times New Roman" w:cs="Calibri"/>
          <w:sz w:val="18"/>
          <w:szCs w:val="18"/>
          <w:lang w:eastAsia="fi-FI"/>
        </w:rPr>
        <w:tab/>
      </w:r>
      <w:r w:rsidR="00080DB9" w:rsidRPr="002915B7">
        <w:rPr>
          <w:rFonts w:eastAsia="Times New Roman" w:cs="Calibri"/>
          <w:sz w:val="18"/>
          <w:szCs w:val="18"/>
          <w:lang w:eastAsia="fi-FI"/>
        </w:rPr>
        <w:t>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t xml:space="preserve">the spatial distribution of </w:t>
      </w:r>
      <w:r w:rsidR="00080DB9"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t>(2017</w:t>
      </w:r>
      <w:r w:rsidRPr="002915B7">
        <w:rPr>
          <w:rFonts w:eastAsia="Times New Roman" w:cs="Calibri"/>
          <w:sz w:val="18"/>
          <w:szCs w:val="18"/>
          <w:lang w:eastAsia="fi-FI"/>
        </w:rPr>
        <w:t>)</w:t>
      </w:r>
      <w:r w:rsidRPr="002915B7">
        <w:rPr>
          <w:rFonts w:eastAsia="Times New Roman" w:cs="Calibri"/>
          <w:sz w:val="18"/>
          <w:szCs w:val="18"/>
          <w:lang w:eastAsia="fi-FI"/>
        </w:rPr>
        <w:br/>
        <w:t>landscapes</w:t>
      </w:r>
      <w:r w:rsidRPr="002915B7">
        <w:rPr>
          <w:rFonts w:eastAsia="Times New Roman" w:cs="Calibri"/>
          <w:sz w:val="18"/>
          <w:szCs w:val="18"/>
          <w:lang w:eastAsia="fi-FI"/>
        </w:rPr>
        <w:tab/>
        <w:t>heritage index</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 xml:space="preserve">scores in agricultural land. </w:t>
      </w:r>
      <w:r w:rsidR="00080DB9" w:rsidRPr="002915B7">
        <w:rPr>
          <w:rFonts w:eastAsia="Times New Roman" w:cs="Calibri"/>
          <w:sz w:val="18"/>
          <w:szCs w:val="18"/>
          <w:lang w:eastAsia="fi-FI"/>
        </w:rPr>
        <w:tab/>
      </w:r>
      <w:r w:rsidRPr="002915B7">
        <w:rPr>
          <w:rFonts w:eastAsia="Times New Roman" w:cs="Calibri"/>
          <w:sz w:val="18"/>
          <w:szCs w:val="18"/>
          <w:lang w:eastAsia="fi-FI"/>
        </w:rPr>
        <w:br/>
      </w:r>
    </w:p>
    <w:p w14:paraId="12F927D0" w14:textId="1D6847DA"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2F3514">
        <w:rPr>
          <w:rFonts w:eastAsia="Times New Roman" w:cs="Calibri"/>
          <w:sz w:val="18"/>
          <w:szCs w:val="18"/>
          <w:lang w:eastAsia="fi-FI"/>
        </w:rPr>
        <w:t xml:space="preserve"> </w:t>
      </w:r>
      <w:r w:rsidR="002F3514" w:rsidRPr="002915B7">
        <w:rPr>
          <w:rFonts w:eastAsia="Times New Roman" w:cs="Calibri"/>
          <w:sz w:val="18"/>
          <w:szCs w:val="18"/>
          <w:lang w:eastAsia="fi-FI"/>
        </w:rPr>
        <w:t>to 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r>
      <w:r w:rsidR="00020A32" w:rsidRPr="002915B7">
        <w:rPr>
          <w:rFonts w:eastAsia="Times New Roman" w:cs="Calibri"/>
          <w:sz w:val="18"/>
          <w:szCs w:val="18"/>
          <w:lang w:eastAsia="fi-FI"/>
        </w:rPr>
        <w:t>forests</w:t>
      </w:r>
      <w:r w:rsidRPr="002915B7">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t xml:space="preserve">the spatial distribution of </w:t>
      </w:r>
      <w:r w:rsidR="002F3514"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w:t>
      </w:r>
      <w:r w:rsidR="0082253D">
        <w:rPr>
          <w:rFonts w:eastAsia="Times New Roman" w:cs="Calibri"/>
          <w:sz w:val="18"/>
          <w:szCs w:val="18"/>
          <w:lang w:eastAsia="fi-FI"/>
        </w:rPr>
        <w:t>2017</w:t>
      </w:r>
      <w:r w:rsidRPr="002915B7">
        <w:rPr>
          <w:rFonts w:eastAsia="Times New Roman" w:cs="Calibri"/>
          <w:sz w:val="18"/>
          <w:szCs w:val="18"/>
          <w:lang w:eastAsia="fi-FI"/>
        </w:rPr>
        <w:t>)</w:t>
      </w:r>
      <w:r w:rsidRPr="002915B7">
        <w:rPr>
          <w:rFonts w:eastAsia="Times New Roman" w:cs="Calibri"/>
          <w:sz w:val="18"/>
          <w:szCs w:val="18"/>
          <w:lang w:eastAsia="fi-FI"/>
        </w:rPr>
        <w:tab/>
      </w:r>
      <w:r w:rsidR="00020A32">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heritage index</w:t>
      </w:r>
      <w:r w:rsidR="002F3514" w:rsidRPr="002F3514">
        <w:rPr>
          <w:rFonts w:eastAsia="Times New Roman" w:cs="Calibri"/>
          <w:sz w:val="18"/>
          <w:szCs w:val="18"/>
          <w:lang w:eastAsia="fi-FI"/>
        </w:rPr>
        <w:t xml:space="preserve"> </w:t>
      </w:r>
      <w:r w:rsidR="002F3514">
        <w:rPr>
          <w:rFonts w:eastAsia="Times New Roman" w:cs="Calibri"/>
          <w:sz w:val="18"/>
          <w:szCs w:val="18"/>
          <w:lang w:eastAsia="fi-FI"/>
        </w:rPr>
        <w:t>scores in forests.</w:t>
      </w:r>
      <w:r w:rsidRPr="002915B7">
        <w:rPr>
          <w:rFonts w:eastAsia="Times New Roman" w:cs="Calibri"/>
          <w:sz w:val="18"/>
          <w:szCs w:val="18"/>
          <w:lang w:eastAsia="fi-FI"/>
        </w:rPr>
        <w:br/>
      </w:r>
    </w:p>
    <w:p w14:paraId="7B7914E6" w14:textId="0648017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 xml:space="preserve">Unmanaged pollinators that live in </w:t>
      </w:r>
      <w:r w:rsidR="00AB2189" w:rsidRPr="002915B7">
        <w:rPr>
          <w:rFonts w:eastAsia="Times New Roman" w:cs="Calibri"/>
          <w:sz w:val="18"/>
          <w:szCs w:val="18"/>
          <w:lang w:eastAsia="fi-FI"/>
        </w:rPr>
        <w:t>suitable</w:t>
      </w:r>
      <w:r w:rsidR="0082253D">
        <w:rPr>
          <w:rFonts w:eastAsia="Times New Roman" w:cs="Calibri"/>
          <w:sz w:val="18"/>
          <w:szCs w:val="18"/>
          <w:lang w:eastAsia="fi-FI"/>
        </w:rPr>
        <w:tab/>
      </w:r>
      <w:r w:rsidRPr="002915B7">
        <w:rPr>
          <w:rFonts w:eastAsia="Times New Roman" w:cs="Calibri"/>
          <w:sz w:val="18"/>
          <w:szCs w:val="18"/>
          <w:lang w:eastAsia="fi-FI"/>
        </w:rPr>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6F23C08D" w14:textId="5DF3A3A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natural and semi-natural </w:t>
      </w:r>
      <w:r w:rsidR="00AB2189" w:rsidRPr="002915B7">
        <w:rPr>
          <w:rFonts w:eastAsia="Times New Roman" w:cs="Calibri"/>
          <w:sz w:val="18"/>
          <w:szCs w:val="18"/>
          <w:lang w:eastAsia="fi-FI"/>
        </w:rPr>
        <w:t>habitats provide</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499ECAF2" w14:textId="010D2D4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pollination services </w:t>
      </w:r>
      <w:r w:rsidR="00AB2189" w:rsidRPr="002915B7">
        <w:rPr>
          <w:rFonts w:eastAsia="Times New Roman" w:cs="Calibri"/>
          <w:sz w:val="18"/>
          <w:szCs w:val="18"/>
          <w:lang w:eastAsia="fi-FI"/>
        </w:rPr>
        <w:t>especially to near</w:t>
      </w:r>
      <w:r w:rsidR="00A162F9">
        <w:rPr>
          <w:rFonts w:eastAsia="Times New Roman" w:cs="Calibri"/>
          <w:sz w:val="18"/>
          <w:szCs w:val="18"/>
          <w:lang w:eastAsia="fi-FI"/>
        </w:rPr>
        <w:tab/>
      </w:r>
      <w:r w:rsidR="00AB2189" w:rsidRPr="002915B7">
        <w:rPr>
          <w:rFonts w:eastAsia="Times New Roman" w:cs="Calibri"/>
          <w:sz w:val="18"/>
          <w:szCs w:val="18"/>
          <w:lang w:eastAsia="fi-FI"/>
        </w:rPr>
        <w:tab/>
      </w:r>
      <w:r w:rsidRPr="002915B7">
        <w:rPr>
          <w:rFonts w:eastAsia="Times New Roman" w:cs="Calibri"/>
          <w:sz w:val="18"/>
          <w:szCs w:val="18"/>
          <w:lang w:eastAsia="fi-FI"/>
        </w:rPr>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00A162F9" w:rsidRPr="002915B7">
        <w:rPr>
          <w:rFonts w:eastAsia="Times New Roman" w:cs="Calibri"/>
          <w:sz w:val="18"/>
          <w:szCs w:val="18"/>
          <w:lang w:eastAsia="fi-FI"/>
        </w:rPr>
        <w:t>croplands.</w:t>
      </w:r>
      <w:r w:rsidRPr="002915B7">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Pr="002915B7">
        <w:rPr>
          <w:rFonts w:eastAsia="Times New Roman" w:cs="Calibri"/>
          <w:sz w:val="18"/>
          <w:szCs w:val="18"/>
          <w:lang w:eastAsia="fi-FI"/>
        </w:rPr>
        <w:t xml:space="preserve">area and the total benefiting </w:t>
      </w:r>
    </w:p>
    <w:p w14:paraId="6BDC8B24" w14:textId="0DA984BF"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areas)</w:t>
      </w:r>
      <w:r w:rsidRPr="002915B7">
        <w:rPr>
          <w:rFonts w:eastAsia="Times New Roman" w:cs="Calibri"/>
          <w:sz w:val="18"/>
          <w:szCs w:val="18"/>
          <w:lang w:eastAsia="fi-FI"/>
        </w:rPr>
        <w:br/>
      </w:r>
    </w:p>
    <w:p w14:paraId="06D2CD22" w14:textId="7999A299"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Supply of assets for tourism</w:t>
      </w:r>
      <w:r w:rsidR="0018130F">
        <w:rPr>
          <w:rFonts w:eastAsia="Times New Roman" w:cs="Calibri"/>
          <w:sz w:val="18"/>
          <w:szCs w:val="18"/>
          <w:lang w:eastAsia="fi-FI"/>
        </w:rPr>
        <w:t xml:space="preserve"> </w:t>
      </w:r>
      <w:r w:rsidR="0018130F" w:rsidRPr="002915B7">
        <w:rPr>
          <w:rFonts w:eastAsia="Times New Roman" w:cs="Calibri"/>
          <w:sz w:val="18"/>
          <w:szCs w:val="18"/>
          <w:lang w:eastAsia="fi-FI"/>
        </w:rPr>
        <w:t>supported by</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601437F0" w14:textId="4C8F775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0018130F">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02B2E0F0" w14:textId="2F06948B"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t>mushrooms and game (supply) and</w:t>
      </w:r>
      <w:r w:rsidR="0067059C">
        <w:rPr>
          <w:rFonts w:eastAsia="Times New Roman" w:cs="Calibri"/>
          <w:sz w:val="18"/>
          <w:szCs w:val="18"/>
          <w:lang w:eastAsia="fi-FI"/>
        </w:rPr>
        <w:t xml:space="preserve"> </w:t>
      </w:r>
      <w:r w:rsidR="0067059C" w:rsidRPr="002915B7">
        <w:rPr>
          <w:rFonts w:eastAsia="Times New Roman" w:cs="Calibri"/>
          <w:sz w:val="18"/>
          <w:szCs w:val="18"/>
          <w:lang w:eastAsia="fi-FI"/>
        </w:rPr>
        <w:t>demand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236BF623" w14:textId="2974F97D"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of wild food.</w:t>
      </w:r>
      <w:r w:rsidRPr="002915B7">
        <w:rPr>
          <w:rFonts w:eastAsia="Times New Roman" w:cs="Calibri"/>
          <w:sz w:val="18"/>
          <w:szCs w:val="18"/>
          <w:lang w:eastAsia="fi-FI"/>
        </w:rPr>
        <w:br/>
      </w:r>
    </w:p>
    <w:p w14:paraId="7FCE50DD" w14:textId="6E04A42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 xml:space="preserve">High-resolution wood production </w:t>
      </w:r>
      <w:r w:rsidR="009D0F6E" w:rsidRPr="002915B7">
        <w:rPr>
          <w:rFonts w:eastAsia="Times New Roman" w:cs="Calibri"/>
          <w:sz w:val="18"/>
          <w:szCs w:val="18"/>
          <w:lang w:eastAsia="fi-FI"/>
        </w:rPr>
        <w:t>maps for</w:t>
      </w:r>
      <w:r w:rsidR="0082253D">
        <w:rPr>
          <w:rFonts w:eastAsia="Times New Roman" w:cs="Calibri"/>
          <w:sz w:val="18"/>
          <w:szCs w:val="18"/>
          <w:lang w:eastAsia="fi-FI"/>
        </w:rPr>
        <w:tab/>
      </w:r>
      <w:r w:rsidRPr="002915B7">
        <w:rPr>
          <w:rFonts w:eastAsia="Times New Roman" w:cs="Calibri"/>
          <w:sz w:val="18"/>
          <w:szCs w:val="18"/>
          <w:lang w:eastAsia="fi-FI"/>
        </w:rPr>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w:t>
      </w:r>
      <w:r w:rsidR="0082253D">
        <w:rPr>
          <w:rFonts w:eastAsia="Times New Roman" w:cs="Calibri"/>
          <w:sz w:val="18"/>
          <w:szCs w:val="18"/>
          <w:lang w:eastAsia="fi-FI"/>
        </w:rPr>
        <w:t>cell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t>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726869">
        <w:rPr>
          <w:rFonts w:eastAsia="Times New Roman" w:cs="Calibri"/>
          <w:sz w:val="18"/>
          <w:szCs w:val="18"/>
          <w:lang w:eastAsia="fi-FI"/>
        </w:rPr>
        <w:tab/>
      </w:r>
      <w:r w:rsidRPr="002915B7">
        <w:rPr>
          <w:rFonts w:eastAsia="Times New Roman" w:cs="Calibri"/>
          <w:sz w:val="18"/>
          <w:szCs w:val="18"/>
          <w:lang w:eastAsia="fi-FI"/>
        </w:rPr>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29012F50" w14:textId="77777777" w:rsidR="00E51042" w:rsidRPr="002915B7" w:rsidRDefault="00E51042" w:rsidP="00056D25">
      <w:pPr>
        <w:suppressAutoHyphens w:val="0"/>
        <w:spacing w:line="276" w:lineRule="auto"/>
        <w:textAlignment w:val="auto"/>
      </w:pPr>
      <w:r w:rsidRPr="002915B7">
        <w:rPr>
          <w:rFonts w:eastAsia="Times New Roman" w:cs="Calibri"/>
          <w:b/>
          <w:bCs/>
          <w:sz w:val="18"/>
          <w:szCs w:val="18"/>
          <w:lang w:eastAsia="fi-FI"/>
        </w:rPr>
        <w:t>Biodiversity features</w:t>
      </w:r>
    </w:p>
    <w:p w14:paraId="2D80E1D0" w14:textId="27F8157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r>
      <w:r w:rsidR="00B77EE6">
        <w:rPr>
          <w:rFonts w:eastAsia="Times New Roman" w:cs="Calibri"/>
          <w:sz w:val="18"/>
          <w:szCs w:val="18"/>
          <w:lang w:eastAsia="fi-FI"/>
        </w:rPr>
        <w:t xml:space="preserve">Species-specific expert-based </w:t>
      </w:r>
      <w:r w:rsidR="00B77EE6" w:rsidRPr="002915B7">
        <w:rPr>
          <w:rFonts w:eastAsia="Times New Roman" w:cs="Calibri"/>
          <w:sz w:val="18"/>
          <w:szCs w:val="18"/>
          <w:lang w:eastAsia="fi-FI"/>
        </w:rPr>
        <w:t>distribution</w:t>
      </w:r>
      <w:r w:rsidR="0082253D">
        <w:rPr>
          <w:rFonts w:eastAsia="Times New Roman" w:cs="Calibri"/>
          <w:sz w:val="18"/>
          <w:szCs w:val="18"/>
          <w:lang w:eastAsia="fi-FI"/>
        </w:rPr>
        <w:tab/>
      </w:r>
      <w:r w:rsidRPr="002915B7">
        <w:rPr>
          <w:rFonts w:eastAsia="Times New Roman" w:cs="Calibri"/>
          <w:sz w:val="18"/>
          <w:szCs w:val="18"/>
          <w:lang w:eastAsia="fi-FI"/>
        </w:rPr>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4463A28F" w14:textId="3549E2D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t xml:space="preserve">models for 164 mammal, </w:t>
      </w:r>
      <w:r w:rsidR="00B77EE6" w:rsidRPr="002915B7">
        <w:rPr>
          <w:rFonts w:eastAsia="Times New Roman" w:cs="Calibri"/>
          <w:sz w:val="18"/>
          <w:szCs w:val="18"/>
          <w:lang w:eastAsia="fi-FI"/>
        </w:rPr>
        <w:t>404 bird,</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3D60120E" w14:textId="602408CE"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t xml:space="preserve">83 amphibian, and 112 </w:t>
      </w:r>
      <w:r w:rsidR="00B77EE6" w:rsidRPr="002915B7">
        <w:rPr>
          <w:rFonts w:eastAsia="Times New Roman" w:cs="Calibri"/>
          <w:sz w:val="18"/>
          <w:szCs w:val="18"/>
          <w:lang w:eastAsia="fi-FI"/>
        </w:rPr>
        <w:t>reptile species.</w:t>
      </w:r>
      <w:r w:rsidRPr="002915B7">
        <w:rPr>
          <w:rFonts w:eastAsia="Times New Roman" w:cs="Calibri"/>
          <w:sz w:val="18"/>
          <w:szCs w:val="18"/>
          <w:lang w:eastAsia="fi-FI"/>
        </w:rPr>
        <w:tab/>
      </w:r>
      <w:r w:rsidR="00A439DC">
        <w:rPr>
          <w:rFonts w:eastAsia="Times New Roman" w:cs="Calibri"/>
          <w:sz w:val="18"/>
          <w:szCs w:val="18"/>
          <w:lang w:eastAsia="fi-FI"/>
        </w:rPr>
        <w:tab/>
      </w:r>
      <w:r w:rsidRPr="002915B7">
        <w:rPr>
          <w:rFonts w:eastAsia="Times New Roman" w:cs="Calibri"/>
          <w:sz w:val="18"/>
          <w:szCs w:val="18"/>
          <w:lang w:eastAsia="fi-FI"/>
        </w:rPr>
        <w:t>habitat)</w:t>
      </w:r>
    </w:p>
    <w:p w14:paraId="4057E9F7" w14:textId="05E890D7" w:rsidR="00F34710" w:rsidRPr="002915B7" w:rsidRDefault="00E51042" w:rsidP="00B77EE6">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See Table S1 for a </w:t>
      </w:r>
      <w:r w:rsidR="00B77EE6" w:rsidRPr="002915B7">
        <w:rPr>
          <w:rFonts w:eastAsia="Times New Roman" w:cs="Calibri"/>
          <w:sz w:val="18"/>
          <w:szCs w:val="18"/>
          <w:lang w:eastAsia="fi-FI"/>
        </w:rPr>
        <w:t>complete listing.</w:t>
      </w:r>
    </w:p>
    <w:p w14:paraId="07B77F20" w14:textId="62B7D652" w:rsidR="00F34710" w:rsidRPr="002915B7" w:rsidRDefault="00F34710" w:rsidP="003F6AB2">
      <w:pPr>
        <w:suppressAutoHyphens w:val="0"/>
        <w:spacing w:line="480" w:lineRule="auto"/>
        <w:textAlignment w:val="auto"/>
      </w:pPr>
      <w:r w:rsidRPr="002915B7">
        <w:rPr>
          <w:b/>
        </w:rPr>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 xml:space="preserve">Fig. </w:t>
      </w:r>
      <w:ins w:id="313" w:author="Joona Lehtomäki" w:date="2017-06-26T14:33:00Z">
        <w:r w:rsidR="00313E68">
          <w:rPr>
            <w:b/>
          </w:rPr>
          <w:t>5</w:t>
        </w:r>
      </w:ins>
      <w:del w:id="314" w:author="Joona Lehtomäki" w:date="2017-06-26T14:33:00Z">
        <w:r w:rsidR="00FE24AA" w:rsidRPr="002915B7" w:rsidDel="00313E68">
          <w:rPr>
            <w:b/>
          </w:rPr>
          <w:delText>6</w:delText>
        </w:r>
      </w:del>
      <w:r w:rsidR="00FE24AA" w:rsidRPr="002915B7">
        <w:t>)</w:t>
      </w:r>
      <w:r w:rsidRPr="002915B7">
        <w:t xml:space="preserve">. </w:t>
      </w:r>
      <w:r w:rsidR="00572A8F" w:rsidRPr="002915B7">
        <w:t xml:space="preserve">Prioritizations are based on both feature groups (ALL), but statistics are also reported for </w:t>
      </w:r>
      <w:del w:id="315" w:author="Joona Lehtomäki" w:date="2017-06-26T14:33:00Z">
        <w:r w:rsidR="00572A8F" w:rsidRPr="002915B7" w:rsidDel="00313E68">
          <w:delText xml:space="preserve">both </w:delText>
        </w:r>
      </w:del>
      <w:ins w:id="316" w:author="Joona Lehtomäki" w:date="2017-06-26T14:33:00Z">
        <w:r w:rsidR="00313E68">
          <w:t>each</w:t>
        </w:r>
        <w:r w:rsidR="00313E68" w:rsidRPr="002915B7">
          <w:t xml:space="preserve"> </w:t>
        </w:r>
      </w:ins>
      <w:r w:rsidR="00572A8F" w:rsidRPr="002915B7">
        <w:t xml:space="preserve">feature groups (ES and BD) separately. </w:t>
      </w:r>
      <w:r w:rsidR="006E7282" w:rsidRPr="002915B7">
        <w:t>The values describe the percentage over all features</w:t>
      </w:r>
      <w:r w:rsidR="00041652" w:rsidRPr="002915B7">
        <w:t xml:space="preserve"> in a given feature group.</w:t>
      </w:r>
    </w:p>
    <w:p w14:paraId="2594B2A9" w14:textId="77777777" w:rsidR="006E7282" w:rsidRPr="002915B7" w:rsidRDefault="006E7282" w:rsidP="003F6AB2">
      <w:pPr>
        <w:suppressAutoHyphens w:val="0"/>
        <w:spacing w:line="480" w:lineRule="auto"/>
        <w:textAlignment w:val="auto"/>
        <w:rPr>
          <w:b/>
        </w:rPr>
      </w:pPr>
    </w:p>
    <w:p w14:paraId="5496D489" w14:textId="77777777"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39646F20" w14:textId="77777777"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5D07F2EB" w14:textId="77777777"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4FF087A" w14:textId="77777777"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16F4E167" w14:textId="77777777"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4B77DEEB" w14:textId="77777777"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50AFC78B" w14:textId="77777777" w:rsidR="00F34710" w:rsidRPr="002915B7" w:rsidRDefault="00F34710" w:rsidP="003F6AB2">
      <w:pPr>
        <w:suppressAutoHyphens w:val="0"/>
        <w:spacing w:line="480" w:lineRule="auto"/>
        <w:textAlignment w:val="auto"/>
      </w:pPr>
    </w:p>
    <w:p w14:paraId="0287081A" w14:textId="77777777" w:rsidR="00F34710" w:rsidRPr="002915B7" w:rsidRDefault="00F34710" w:rsidP="003F6AB2">
      <w:pPr>
        <w:suppressAutoHyphens w:val="0"/>
        <w:spacing w:line="480" w:lineRule="auto"/>
        <w:textAlignment w:val="auto"/>
      </w:pPr>
      <w:r w:rsidRPr="002915B7">
        <w:br w:type="page"/>
      </w:r>
    </w:p>
    <w:p w14:paraId="114E7071" w14:textId="77777777" w:rsidR="00383036" w:rsidRPr="002915B7" w:rsidRDefault="00383036" w:rsidP="003F6AB2">
      <w:pPr>
        <w:suppressAutoHyphens w:val="0"/>
        <w:spacing w:line="480" w:lineRule="auto"/>
        <w:textAlignment w:val="auto"/>
      </w:pPr>
    </w:p>
    <w:p w14:paraId="093C4BDD" w14:textId="77777777" w:rsidR="00E51042" w:rsidRPr="002915B7" w:rsidRDefault="00E51042" w:rsidP="003F6AB2">
      <w:pPr>
        <w:suppressAutoHyphens w:val="0"/>
        <w:spacing w:line="480" w:lineRule="auto"/>
        <w:textAlignment w:val="auto"/>
        <w:rPr>
          <w:b/>
          <w:iCs/>
        </w:rPr>
      </w:pPr>
    </w:p>
    <w:p w14:paraId="6937193A" w14:textId="77777777" w:rsidR="00E51042" w:rsidRPr="002915B7" w:rsidRDefault="00E51042" w:rsidP="00FD069D">
      <w:pPr>
        <w:pStyle w:val="Heading1"/>
      </w:pPr>
      <w:r w:rsidRPr="002915B7">
        <w:t>Appendix</w:t>
      </w:r>
    </w:p>
    <w:p w14:paraId="01CFABE7" w14:textId="00491185" w:rsidR="0027137B" w:rsidRDefault="0027137B" w:rsidP="003F6AB2">
      <w:pPr>
        <w:spacing w:line="480" w:lineRule="auto"/>
      </w:pPr>
    </w:p>
    <w:p w14:paraId="1CFA7E42" w14:textId="2E687DD9" w:rsidR="00651505" w:rsidRDefault="00651505" w:rsidP="00651505">
      <w:pPr>
        <w:suppressAutoHyphens w:val="0"/>
        <w:spacing w:line="240" w:lineRule="auto"/>
        <w:jc w:val="center"/>
        <w:textAlignment w:val="auto"/>
      </w:pPr>
      <w:r w:rsidRPr="002915B7">
        <w:rPr>
          <w:noProof/>
        </w:rPr>
        <w:drawing>
          <wp:inline distT="0" distB="0" distL="0" distR="0" wp14:anchorId="60390D07" wp14:editId="74BE5085">
            <wp:extent cx="4580890" cy="5344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inline>
        </w:drawing>
      </w:r>
    </w:p>
    <w:p w14:paraId="15995981" w14:textId="61540AD9" w:rsidR="00D804FC" w:rsidRPr="002915B7" w:rsidRDefault="00D804FC" w:rsidP="00D804FC">
      <w:pPr>
        <w:spacing w:line="480" w:lineRule="auto"/>
        <w:ind w:left="1418"/>
      </w:pPr>
      <w:r>
        <w:rPr>
          <w:b/>
          <w:color w:val="000000"/>
        </w:rPr>
        <w:t>Figure S1</w:t>
      </w:r>
      <w:r w:rsidRPr="002915B7">
        <w:rPr>
          <w:b/>
          <w:color w:val="000000"/>
        </w:rPr>
        <w:t xml:space="preserve">. </w:t>
      </w:r>
      <w:r w:rsidRPr="002915B7">
        <w:rPr>
          <w:bCs/>
        </w:rPr>
        <w:t>The 25 European countries included in the study</w:t>
      </w:r>
      <w:r>
        <w:rPr>
          <w:bCs/>
        </w:rPr>
        <w:t>.</w:t>
      </w:r>
    </w:p>
    <w:p w14:paraId="3F42F872" w14:textId="77777777" w:rsidR="00651505" w:rsidRPr="002915B7" w:rsidRDefault="00651505" w:rsidP="003F6AB2">
      <w:pPr>
        <w:spacing w:line="480" w:lineRule="auto"/>
      </w:pPr>
    </w:p>
    <w:p w14:paraId="069DB4FC" w14:textId="2D3042F2" w:rsidR="00D804FC" w:rsidRDefault="00D804FC">
      <w:pPr>
        <w:suppressAutoHyphens w:val="0"/>
        <w:spacing w:line="240" w:lineRule="auto"/>
        <w:textAlignment w:val="auto"/>
      </w:pPr>
      <w:r>
        <w:br w:type="page"/>
      </w:r>
    </w:p>
    <w:p w14:paraId="17026AA1" w14:textId="65B90911" w:rsidR="0027137B" w:rsidRPr="002915B7" w:rsidRDefault="00651505" w:rsidP="003F6AB2">
      <w:pPr>
        <w:spacing w:line="480" w:lineRule="auto"/>
        <w:jc w:val="center"/>
      </w:pPr>
      <w:r>
        <w:t>Figure S2</w:t>
      </w:r>
      <w:r w:rsidR="0027137B" w:rsidRPr="002915B7">
        <w:t>.</w:t>
      </w:r>
    </w:p>
    <w:p w14:paraId="52C14E53" w14:textId="77777777" w:rsidR="0027137B" w:rsidRPr="002915B7" w:rsidRDefault="0027137B" w:rsidP="003F6AB2">
      <w:pPr>
        <w:suppressAutoHyphens w:val="0"/>
        <w:spacing w:line="480" w:lineRule="auto"/>
        <w:textAlignment w:val="auto"/>
      </w:pPr>
    </w:p>
    <w:p w14:paraId="5CE69A98" w14:textId="04EBDC73" w:rsidR="0027137B" w:rsidRPr="002915B7" w:rsidRDefault="0027137B" w:rsidP="003F6AB2">
      <w:pPr>
        <w:spacing w:line="480" w:lineRule="auto"/>
      </w:pPr>
      <w:r w:rsidRPr="002915B7">
        <w:rPr>
          <w:noProof/>
        </w:rPr>
        <w:drawing>
          <wp:inline distT="0" distB="0" distL="0" distR="0" wp14:anchorId="78EB45F9" wp14:editId="51916693">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2C903CF7" w14:textId="36FC34BD" w:rsidR="0027137B" w:rsidRPr="002915B7" w:rsidRDefault="00651505" w:rsidP="003F6AB2">
      <w:pPr>
        <w:spacing w:line="480" w:lineRule="auto"/>
      </w:pPr>
      <w:r>
        <w:rPr>
          <w:b/>
          <w:color w:val="000000"/>
        </w:rPr>
        <w:t>Figure S2</w:t>
      </w:r>
      <w:r w:rsidR="0027137B" w:rsidRPr="002915B7">
        <w:rPr>
          <w:b/>
          <w:color w:val="000000"/>
        </w:rPr>
        <w:t xml:space="preserve">. </w:t>
      </w:r>
      <w:r w:rsidR="0027137B" w:rsidRPr="002915B7">
        <w:rPr>
          <w:color w:val="000000"/>
        </w:rPr>
        <w:t>Schematics of the study workflow.</w:t>
      </w:r>
    </w:p>
    <w:p w14:paraId="347F8C80" w14:textId="77777777"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0976FCEF" w14:textId="77777777">
        <w:tc>
          <w:tcPr>
            <w:tcW w:w="1962" w:type="dxa"/>
            <w:shd w:val="clear" w:color="auto" w:fill="auto"/>
            <w:vAlign w:val="bottom"/>
          </w:tcPr>
          <w:p w14:paraId="1C3DC9E4"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794111B8" w14:textId="77777777">
        <w:tc>
          <w:tcPr>
            <w:tcW w:w="1962" w:type="dxa"/>
            <w:shd w:val="clear" w:color="auto" w:fill="auto"/>
          </w:tcPr>
          <w:p w14:paraId="34D20CC8"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6B77FBB9" w14:textId="77777777">
        <w:tc>
          <w:tcPr>
            <w:tcW w:w="1962" w:type="dxa"/>
            <w:shd w:val="clear" w:color="auto" w:fill="auto"/>
          </w:tcPr>
          <w:p w14:paraId="5051C178"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3AEA239E" w14:textId="77777777">
        <w:tc>
          <w:tcPr>
            <w:tcW w:w="1962" w:type="dxa"/>
            <w:shd w:val="clear" w:color="auto" w:fill="auto"/>
          </w:tcPr>
          <w:p w14:paraId="7500CDF5"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1FA3E9BB" w14:textId="77777777">
        <w:tc>
          <w:tcPr>
            <w:tcW w:w="1962" w:type="dxa"/>
            <w:shd w:val="clear" w:color="auto" w:fill="auto"/>
          </w:tcPr>
          <w:p w14:paraId="436548BA"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35C9F72E" w14:textId="77777777">
        <w:tc>
          <w:tcPr>
            <w:tcW w:w="1962" w:type="dxa"/>
            <w:shd w:val="clear" w:color="auto" w:fill="auto"/>
          </w:tcPr>
          <w:p w14:paraId="6E4A5C75"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7E2DF660" w14:textId="77777777">
        <w:tc>
          <w:tcPr>
            <w:tcW w:w="1962" w:type="dxa"/>
            <w:shd w:val="clear" w:color="auto" w:fill="auto"/>
          </w:tcPr>
          <w:p w14:paraId="201C712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0F85ACB9" w14:textId="77777777">
        <w:tc>
          <w:tcPr>
            <w:tcW w:w="1962" w:type="dxa"/>
            <w:shd w:val="clear" w:color="auto" w:fill="auto"/>
          </w:tcPr>
          <w:p w14:paraId="4451C1D4"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2D5B2CE9" w14:textId="77777777">
        <w:tc>
          <w:tcPr>
            <w:tcW w:w="1962" w:type="dxa"/>
            <w:shd w:val="clear" w:color="auto" w:fill="auto"/>
          </w:tcPr>
          <w:p w14:paraId="163FEC5B"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510DD8F4" w14:textId="77777777">
        <w:tc>
          <w:tcPr>
            <w:tcW w:w="1962" w:type="dxa"/>
            <w:shd w:val="clear" w:color="auto" w:fill="auto"/>
          </w:tcPr>
          <w:p w14:paraId="1DD6B5EC"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56EBB16E" w14:textId="77777777">
        <w:tc>
          <w:tcPr>
            <w:tcW w:w="1962" w:type="dxa"/>
            <w:shd w:val="clear" w:color="auto" w:fill="auto"/>
          </w:tcPr>
          <w:p w14:paraId="1B48E7A7"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227C5DFF" w14:textId="77777777">
        <w:tc>
          <w:tcPr>
            <w:tcW w:w="1962" w:type="dxa"/>
            <w:shd w:val="clear" w:color="auto" w:fill="auto"/>
          </w:tcPr>
          <w:p w14:paraId="2B02B8E8"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5451FD6B" w14:textId="77777777">
        <w:tc>
          <w:tcPr>
            <w:tcW w:w="1962" w:type="dxa"/>
            <w:shd w:val="clear" w:color="auto" w:fill="auto"/>
          </w:tcPr>
          <w:p w14:paraId="182EBE94"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40885231" w14:textId="77777777">
        <w:tc>
          <w:tcPr>
            <w:tcW w:w="1962" w:type="dxa"/>
            <w:shd w:val="clear" w:color="auto" w:fill="auto"/>
          </w:tcPr>
          <w:p w14:paraId="6873E0E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6BF50F89" w14:textId="77777777">
        <w:tc>
          <w:tcPr>
            <w:tcW w:w="1962" w:type="dxa"/>
            <w:shd w:val="clear" w:color="auto" w:fill="auto"/>
          </w:tcPr>
          <w:p w14:paraId="48C5EBD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4EE92B2B" w14:textId="77777777">
        <w:tc>
          <w:tcPr>
            <w:tcW w:w="1962" w:type="dxa"/>
            <w:shd w:val="clear" w:color="auto" w:fill="auto"/>
          </w:tcPr>
          <w:p w14:paraId="3361EDB6"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7F2E0A5A" w14:textId="77777777">
        <w:tc>
          <w:tcPr>
            <w:tcW w:w="1962" w:type="dxa"/>
            <w:shd w:val="clear" w:color="auto" w:fill="auto"/>
          </w:tcPr>
          <w:p w14:paraId="6229F878"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302B95D3" w14:textId="77777777">
        <w:tc>
          <w:tcPr>
            <w:tcW w:w="1962" w:type="dxa"/>
            <w:shd w:val="clear" w:color="auto" w:fill="auto"/>
          </w:tcPr>
          <w:p w14:paraId="24501B1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3B3F8BC0" w14:textId="77777777">
        <w:tc>
          <w:tcPr>
            <w:tcW w:w="1962" w:type="dxa"/>
            <w:shd w:val="clear" w:color="auto" w:fill="auto"/>
          </w:tcPr>
          <w:p w14:paraId="131F850A"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4C2E23B5" w14:textId="77777777">
        <w:tc>
          <w:tcPr>
            <w:tcW w:w="1962" w:type="dxa"/>
            <w:shd w:val="clear" w:color="auto" w:fill="auto"/>
          </w:tcPr>
          <w:p w14:paraId="0FE12AA8"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62EC3D31" w14:textId="77777777">
        <w:tc>
          <w:tcPr>
            <w:tcW w:w="1962" w:type="dxa"/>
            <w:shd w:val="clear" w:color="auto" w:fill="auto"/>
          </w:tcPr>
          <w:p w14:paraId="211CA4D5"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0D2E3EBD" w14:textId="77777777">
        <w:tc>
          <w:tcPr>
            <w:tcW w:w="1962" w:type="dxa"/>
            <w:shd w:val="clear" w:color="auto" w:fill="auto"/>
          </w:tcPr>
          <w:p w14:paraId="1BF47B63"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4F340969" w14:textId="77777777">
        <w:tc>
          <w:tcPr>
            <w:tcW w:w="1962" w:type="dxa"/>
            <w:shd w:val="clear" w:color="auto" w:fill="auto"/>
          </w:tcPr>
          <w:p w14:paraId="42298DDC"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072C84F3" w14:textId="77777777">
        <w:tc>
          <w:tcPr>
            <w:tcW w:w="1962" w:type="dxa"/>
            <w:shd w:val="clear" w:color="auto" w:fill="auto"/>
          </w:tcPr>
          <w:p w14:paraId="1A59EED8"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44B66841" w14:textId="77777777">
        <w:tc>
          <w:tcPr>
            <w:tcW w:w="1962" w:type="dxa"/>
            <w:shd w:val="clear" w:color="auto" w:fill="auto"/>
          </w:tcPr>
          <w:p w14:paraId="51F525C2"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04800283" w14:textId="77777777">
        <w:tc>
          <w:tcPr>
            <w:tcW w:w="1962" w:type="dxa"/>
            <w:shd w:val="clear" w:color="auto" w:fill="auto"/>
          </w:tcPr>
          <w:p w14:paraId="24CA6B3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4B1CE8B3" w14:textId="77777777">
        <w:tc>
          <w:tcPr>
            <w:tcW w:w="1962" w:type="dxa"/>
            <w:shd w:val="clear" w:color="auto" w:fill="auto"/>
          </w:tcPr>
          <w:p w14:paraId="3DED13C9"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465E8BB5" w14:textId="77777777">
        <w:tc>
          <w:tcPr>
            <w:tcW w:w="1962" w:type="dxa"/>
            <w:shd w:val="clear" w:color="auto" w:fill="auto"/>
          </w:tcPr>
          <w:p w14:paraId="2F17FD5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289BDADA" w14:textId="77777777">
        <w:tc>
          <w:tcPr>
            <w:tcW w:w="1962" w:type="dxa"/>
            <w:shd w:val="clear" w:color="auto" w:fill="auto"/>
          </w:tcPr>
          <w:p w14:paraId="342272D3"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506436F5" w14:textId="77777777">
        <w:tc>
          <w:tcPr>
            <w:tcW w:w="1962" w:type="dxa"/>
            <w:shd w:val="clear" w:color="auto" w:fill="auto"/>
          </w:tcPr>
          <w:p w14:paraId="7E279AA2"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3A65F9CC" w14:textId="77777777">
        <w:tc>
          <w:tcPr>
            <w:tcW w:w="1962" w:type="dxa"/>
            <w:shd w:val="clear" w:color="auto" w:fill="auto"/>
          </w:tcPr>
          <w:p w14:paraId="2F9D237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579046FF" w14:textId="77777777">
        <w:tc>
          <w:tcPr>
            <w:tcW w:w="1962" w:type="dxa"/>
            <w:shd w:val="clear" w:color="auto" w:fill="auto"/>
          </w:tcPr>
          <w:p w14:paraId="752CED1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125F3933" w14:textId="77777777">
        <w:tc>
          <w:tcPr>
            <w:tcW w:w="1962" w:type="dxa"/>
            <w:shd w:val="clear" w:color="auto" w:fill="auto"/>
          </w:tcPr>
          <w:p w14:paraId="550094F4"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35FB00D0" w14:textId="77777777">
        <w:tc>
          <w:tcPr>
            <w:tcW w:w="1962" w:type="dxa"/>
            <w:shd w:val="clear" w:color="auto" w:fill="auto"/>
          </w:tcPr>
          <w:p w14:paraId="6A2203DC"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34750BE2" w14:textId="77777777">
        <w:tc>
          <w:tcPr>
            <w:tcW w:w="1962" w:type="dxa"/>
            <w:shd w:val="clear" w:color="auto" w:fill="auto"/>
          </w:tcPr>
          <w:p w14:paraId="795B08FF"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37669816" w14:textId="77777777">
        <w:tc>
          <w:tcPr>
            <w:tcW w:w="1962" w:type="dxa"/>
            <w:shd w:val="clear" w:color="auto" w:fill="auto"/>
          </w:tcPr>
          <w:p w14:paraId="0955B0A6"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7B5EC546" w14:textId="77777777">
        <w:tc>
          <w:tcPr>
            <w:tcW w:w="1962" w:type="dxa"/>
            <w:shd w:val="clear" w:color="auto" w:fill="auto"/>
          </w:tcPr>
          <w:p w14:paraId="75E55E47"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3B4F5A0D" w14:textId="77777777">
        <w:tc>
          <w:tcPr>
            <w:tcW w:w="1962" w:type="dxa"/>
            <w:shd w:val="clear" w:color="auto" w:fill="auto"/>
          </w:tcPr>
          <w:p w14:paraId="7DC2F574"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70111A65" w14:textId="77777777">
        <w:tc>
          <w:tcPr>
            <w:tcW w:w="1962" w:type="dxa"/>
            <w:shd w:val="clear" w:color="auto" w:fill="auto"/>
          </w:tcPr>
          <w:p w14:paraId="6E3E88C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21868FCF" w14:textId="77777777">
        <w:tc>
          <w:tcPr>
            <w:tcW w:w="1962" w:type="dxa"/>
            <w:shd w:val="clear" w:color="auto" w:fill="auto"/>
          </w:tcPr>
          <w:p w14:paraId="5B2E7D37"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533B75E3" w14:textId="77777777">
        <w:tc>
          <w:tcPr>
            <w:tcW w:w="1962" w:type="dxa"/>
            <w:shd w:val="clear" w:color="auto" w:fill="auto"/>
          </w:tcPr>
          <w:p w14:paraId="4247B01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7DE039F0" w14:textId="77777777">
        <w:tc>
          <w:tcPr>
            <w:tcW w:w="1962" w:type="dxa"/>
            <w:shd w:val="clear" w:color="auto" w:fill="auto"/>
          </w:tcPr>
          <w:p w14:paraId="2B26784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7F05BCC" w14:textId="77777777">
        <w:tc>
          <w:tcPr>
            <w:tcW w:w="1962" w:type="dxa"/>
            <w:shd w:val="clear" w:color="auto" w:fill="auto"/>
          </w:tcPr>
          <w:p w14:paraId="1E1BB4B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1C7553D8" w14:textId="77777777">
        <w:tc>
          <w:tcPr>
            <w:tcW w:w="1962" w:type="dxa"/>
            <w:shd w:val="clear" w:color="auto" w:fill="auto"/>
          </w:tcPr>
          <w:p w14:paraId="4AFE64F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1124AEF0" w14:textId="77777777">
        <w:tc>
          <w:tcPr>
            <w:tcW w:w="1962" w:type="dxa"/>
            <w:shd w:val="clear" w:color="auto" w:fill="auto"/>
          </w:tcPr>
          <w:p w14:paraId="5C1E4AB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145DA863" w14:textId="77777777">
        <w:tc>
          <w:tcPr>
            <w:tcW w:w="1962" w:type="dxa"/>
            <w:shd w:val="clear" w:color="auto" w:fill="auto"/>
          </w:tcPr>
          <w:p w14:paraId="4757F4F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045055E0" w14:textId="77777777">
        <w:tc>
          <w:tcPr>
            <w:tcW w:w="1962" w:type="dxa"/>
            <w:shd w:val="clear" w:color="auto" w:fill="auto"/>
          </w:tcPr>
          <w:p w14:paraId="68118CB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74809E08" w14:textId="77777777">
        <w:tc>
          <w:tcPr>
            <w:tcW w:w="1962" w:type="dxa"/>
            <w:shd w:val="clear" w:color="auto" w:fill="auto"/>
          </w:tcPr>
          <w:p w14:paraId="18FB1C7D"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57121F83" w14:textId="77777777">
        <w:tc>
          <w:tcPr>
            <w:tcW w:w="1962" w:type="dxa"/>
            <w:shd w:val="clear" w:color="auto" w:fill="auto"/>
          </w:tcPr>
          <w:p w14:paraId="053B82B5"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27E76C86" w14:textId="77777777">
        <w:tc>
          <w:tcPr>
            <w:tcW w:w="1962" w:type="dxa"/>
            <w:shd w:val="clear" w:color="auto" w:fill="auto"/>
          </w:tcPr>
          <w:p w14:paraId="6D4FC28C"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1793FEC6" w14:textId="77777777">
        <w:tc>
          <w:tcPr>
            <w:tcW w:w="1962" w:type="dxa"/>
            <w:shd w:val="clear" w:color="auto" w:fill="auto"/>
          </w:tcPr>
          <w:p w14:paraId="743B074D"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0E10B8E7" w14:textId="77777777">
        <w:tc>
          <w:tcPr>
            <w:tcW w:w="1962" w:type="dxa"/>
            <w:shd w:val="clear" w:color="auto" w:fill="auto"/>
          </w:tcPr>
          <w:p w14:paraId="23A1B7B1"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2B03281C" w14:textId="77777777">
        <w:tc>
          <w:tcPr>
            <w:tcW w:w="1962" w:type="dxa"/>
            <w:shd w:val="clear" w:color="auto" w:fill="auto"/>
          </w:tcPr>
          <w:p w14:paraId="329220DA"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65A23B75" w14:textId="77777777">
        <w:tc>
          <w:tcPr>
            <w:tcW w:w="1962" w:type="dxa"/>
            <w:shd w:val="clear" w:color="auto" w:fill="auto"/>
          </w:tcPr>
          <w:p w14:paraId="332676A4"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0F2EA82D" w14:textId="77777777">
        <w:tc>
          <w:tcPr>
            <w:tcW w:w="1962" w:type="dxa"/>
            <w:shd w:val="clear" w:color="auto" w:fill="auto"/>
          </w:tcPr>
          <w:p w14:paraId="1BCFD518"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0D38BC76" w14:textId="77777777">
        <w:tc>
          <w:tcPr>
            <w:tcW w:w="1962" w:type="dxa"/>
            <w:shd w:val="clear" w:color="auto" w:fill="auto"/>
          </w:tcPr>
          <w:p w14:paraId="0BF69181"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004674CD" w14:textId="77777777">
        <w:tc>
          <w:tcPr>
            <w:tcW w:w="1962" w:type="dxa"/>
            <w:shd w:val="clear" w:color="auto" w:fill="auto"/>
          </w:tcPr>
          <w:p w14:paraId="54A2AFFE"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30A647C8" w14:textId="77777777">
        <w:tc>
          <w:tcPr>
            <w:tcW w:w="1962" w:type="dxa"/>
            <w:shd w:val="clear" w:color="auto" w:fill="auto"/>
          </w:tcPr>
          <w:p w14:paraId="29FB8190"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42C1A396" w14:textId="77777777">
        <w:tc>
          <w:tcPr>
            <w:tcW w:w="1962" w:type="dxa"/>
            <w:shd w:val="clear" w:color="auto" w:fill="auto"/>
          </w:tcPr>
          <w:p w14:paraId="761C9D0B"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2FAAA5DE" w14:textId="77777777">
        <w:tc>
          <w:tcPr>
            <w:tcW w:w="1962" w:type="dxa"/>
            <w:shd w:val="clear" w:color="auto" w:fill="auto"/>
          </w:tcPr>
          <w:p w14:paraId="19AD7D3F"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526F7624" w14:textId="77777777">
        <w:tc>
          <w:tcPr>
            <w:tcW w:w="1962" w:type="dxa"/>
            <w:shd w:val="clear" w:color="auto" w:fill="auto"/>
          </w:tcPr>
          <w:p w14:paraId="40A9F02B"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33053C49" w14:textId="77777777">
        <w:tc>
          <w:tcPr>
            <w:tcW w:w="1962" w:type="dxa"/>
            <w:shd w:val="clear" w:color="auto" w:fill="auto"/>
          </w:tcPr>
          <w:p w14:paraId="191418B9"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2B28D8D6" w14:textId="77777777">
        <w:tc>
          <w:tcPr>
            <w:tcW w:w="1962" w:type="dxa"/>
            <w:shd w:val="clear" w:color="auto" w:fill="auto"/>
          </w:tcPr>
          <w:p w14:paraId="6AE69682"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5692ABCD" w14:textId="77777777">
        <w:tc>
          <w:tcPr>
            <w:tcW w:w="1962" w:type="dxa"/>
            <w:shd w:val="clear" w:color="auto" w:fill="auto"/>
          </w:tcPr>
          <w:p w14:paraId="59135AE3"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4A953DFD" w14:textId="77777777">
        <w:tc>
          <w:tcPr>
            <w:tcW w:w="1962" w:type="dxa"/>
            <w:shd w:val="clear" w:color="auto" w:fill="auto"/>
          </w:tcPr>
          <w:p w14:paraId="53D5C28B"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476040CC" w14:textId="77777777">
        <w:tc>
          <w:tcPr>
            <w:tcW w:w="1962" w:type="dxa"/>
            <w:shd w:val="clear" w:color="auto" w:fill="auto"/>
          </w:tcPr>
          <w:p w14:paraId="5A77F78A"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8A7F88C" w14:textId="77777777">
        <w:tc>
          <w:tcPr>
            <w:tcW w:w="1962" w:type="dxa"/>
            <w:shd w:val="clear" w:color="auto" w:fill="auto"/>
          </w:tcPr>
          <w:p w14:paraId="52A2BFE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1444C549" w14:textId="77777777">
        <w:tc>
          <w:tcPr>
            <w:tcW w:w="1962" w:type="dxa"/>
            <w:shd w:val="clear" w:color="auto" w:fill="auto"/>
          </w:tcPr>
          <w:p w14:paraId="6EF6FC95"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20ACDDD4" w14:textId="77777777">
        <w:tc>
          <w:tcPr>
            <w:tcW w:w="1962" w:type="dxa"/>
            <w:shd w:val="clear" w:color="auto" w:fill="auto"/>
          </w:tcPr>
          <w:p w14:paraId="2D513D64"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3DBA934A" w14:textId="77777777">
        <w:tc>
          <w:tcPr>
            <w:tcW w:w="1962" w:type="dxa"/>
            <w:shd w:val="clear" w:color="auto" w:fill="auto"/>
          </w:tcPr>
          <w:p w14:paraId="22C6BFD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65848E99" w14:textId="77777777">
        <w:tc>
          <w:tcPr>
            <w:tcW w:w="1962" w:type="dxa"/>
            <w:shd w:val="clear" w:color="auto" w:fill="auto"/>
          </w:tcPr>
          <w:p w14:paraId="39B1653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4E4FDEB6" w14:textId="77777777">
        <w:tc>
          <w:tcPr>
            <w:tcW w:w="1962" w:type="dxa"/>
            <w:shd w:val="clear" w:color="auto" w:fill="auto"/>
          </w:tcPr>
          <w:p w14:paraId="295F7673"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039B1270" w14:textId="77777777">
        <w:tc>
          <w:tcPr>
            <w:tcW w:w="1962" w:type="dxa"/>
            <w:shd w:val="clear" w:color="auto" w:fill="auto"/>
          </w:tcPr>
          <w:p w14:paraId="691FCA2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14140CBE" w14:textId="77777777">
        <w:tc>
          <w:tcPr>
            <w:tcW w:w="1962" w:type="dxa"/>
            <w:shd w:val="clear" w:color="auto" w:fill="auto"/>
          </w:tcPr>
          <w:p w14:paraId="6F1F051D"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1D0AC796" w14:textId="77777777">
        <w:tc>
          <w:tcPr>
            <w:tcW w:w="1962" w:type="dxa"/>
            <w:shd w:val="clear" w:color="auto" w:fill="auto"/>
          </w:tcPr>
          <w:p w14:paraId="60399B6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A8FD932" w14:textId="77777777">
        <w:tc>
          <w:tcPr>
            <w:tcW w:w="1962" w:type="dxa"/>
            <w:shd w:val="clear" w:color="auto" w:fill="auto"/>
          </w:tcPr>
          <w:p w14:paraId="419775D2"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3E872FEE" w14:textId="77777777">
        <w:tc>
          <w:tcPr>
            <w:tcW w:w="1962" w:type="dxa"/>
            <w:shd w:val="clear" w:color="auto" w:fill="auto"/>
          </w:tcPr>
          <w:p w14:paraId="2B8C4030"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23361888" w14:textId="77777777">
        <w:tc>
          <w:tcPr>
            <w:tcW w:w="1962" w:type="dxa"/>
            <w:shd w:val="clear" w:color="auto" w:fill="auto"/>
          </w:tcPr>
          <w:p w14:paraId="634683AB"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5D1F42FA" w14:textId="77777777">
        <w:tc>
          <w:tcPr>
            <w:tcW w:w="1962" w:type="dxa"/>
            <w:shd w:val="clear" w:color="auto" w:fill="auto"/>
          </w:tcPr>
          <w:p w14:paraId="6D57D1F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6785D98B" w14:textId="77777777">
        <w:tc>
          <w:tcPr>
            <w:tcW w:w="1962" w:type="dxa"/>
            <w:shd w:val="clear" w:color="auto" w:fill="auto"/>
          </w:tcPr>
          <w:p w14:paraId="1359650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77790046" w14:textId="77777777">
        <w:tc>
          <w:tcPr>
            <w:tcW w:w="1962" w:type="dxa"/>
            <w:shd w:val="clear" w:color="auto" w:fill="auto"/>
          </w:tcPr>
          <w:p w14:paraId="14F78A15"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0E542E9B" w14:textId="77777777">
        <w:tc>
          <w:tcPr>
            <w:tcW w:w="1962" w:type="dxa"/>
            <w:shd w:val="clear" w:color="auto" w:fill="auto"/>
          </w:tcPr>
          <w:p w14:paraId="780C638E"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07A482F7" w14:textId="77777777">
        <w:tc>
          <w:tcPr>
            <w:tcW w:w="1962" w:type="dxa"/>
            <w:shd w:val="clear" w:color="auto" w:fill="auto"/>
          </w:tcPr>
          <w:p w14:paraId="4E8CB910"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671AD197" w14:textId="77777777">
        <w:tc>
          <w:tcPr>
            <w:tcW w:w="1962" w:type="dxa"/>
            <w:shd w:val="clear" w:color="auto" w:fill="auto"/>
          </w:tcPr>
          <w:p w14:paraId="4D4103A3"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5235701C"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6B1482BD" w14:textId="77777777">
        <w:tc>
          <w:tcPr>
            <w:tcW w:w="1962" w:type="dxa"/>
            <w:shd w:val="clear" w:color="auto" w:fill="auto"/>
          </w:tcPr>
          <w:p w14:paraId="0AE76B85"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4D9F4C6B" w14:textId="77777777">
        <w:tc>
          <w:tcPr>
            <w:tcW w:w="1962" w:type="dxa"/>
            <w:shd w:val="clear" w:color="auto" w:fill="auto"/>
          </w:tcPr>
          <w:p w14:paraId="0CE87A0F"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7F190105" w14:textId="77777777">
        <w:tc>
          <w:tcPr>
            <w:tcW w:w="1962" w:type="dxa"/>
            <w:shd w:val="clear" w:color="auto" w:fill="auto"/>
          </w:tcPr>
          <w:p w14:paraId="73437CD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770DF007" w14:textId="77777777">
        <w:tc>
          <w:tcPr>
            <w:tcW w:w="1962" w:type="dxa"/>
            <w:shd w:val="clear" w:color="auto" w:fill="auto"/>
          </w:tcPr>
          <w:p w14:paraId="7D491094"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5932FCE0" w14:textId="77777777">
        <w:tc>
          <w:tcPr>
            <w:tcW w:w="1962" w:type="dxa"/>
            <w:shd w:val="clear" w:color="auto" w:fill="auto"/>
          </w:tcPr>
          <w:p w14:paraId="6CBE3CE5"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melanopogon</w:t>
            </w:r>
          </w:p>
        </w:tc>
      </w:tr>
      <w:tr w:rsidR="00C62B39" w:rsidRPr="002915B7" w14:paraId="0FA88D80" w14:textId="77777777">
        <w:trPr>
          <w:trHeight w:val="431"/>
        </w:trPr>
        <w:tc>
          <w:tcPr>
            <w:tcW w:w="1962" w:type="dxa"/>
            <w:shd w:val="clear" w:color="auto" w:fill="auto"/>
          </w:tcPr>
          <w:p w14:paraId="141BF592"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21A22337" w14:textId="77777777">
        <w:tc>
          <w:tcPr>
            <w:tcW w:w="1962" w:type="dxa"/>
            <w:shd w:val="clear" w:color="auto" w:fill="auto"/>
          </w:tcPr>
          <w:p w14:paraId="5049287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4A6476FB" w14:textId="77777777">
        <w:tc>
          <w:tcPr>
            <w:tcW w:w="1962" w:type="dxa"/>
            <w:shd w:val="clear" w:color="auto" w:fill="auto"/>
          </w:tcPr>
          <w:p w14:paraId="642DC17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18AC919D" w14:textId="77777777">
        <w:tc>
          <w:tcPr>
            <w:tcW w:w="1962" w:type="dxa"/>
            <w:shd w:val="clear" w:color="auto" w:fill="auto"/>
          </w:tcPr>
          <w:p w14:paraId="0B35593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4D482012" w14:textId="77777777">
        <w:tc>
          <w:tcPr>
            <w:tcW w:w="1962" w:type="dxa"/>
            <w:shd w:val="clear" w:color="auto" w:fill="auto"/>
          </w:tcPr>
          <w:p w14:paraId="2F5AE677"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0E9EB653" w14:textId="77777777">
        <w:tc>
          <w:tcPr>
            <w:tcW w:w="1962" w:type="dxa"/>
            <w:shd w:val="clear" w:color="auto" w:fill="auto"/>
          </w:tcPr>
          <w:p w14:paraId="63033F42"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1EFAD498" w14:textId="77777777">
        <w:tc>
          <w:tcPr>
            <w:tcW w:w="1962" w:type="dxa"/>
            <w:shd w:val="clear" w:color="auto" w:fill="auto"/>
          </w:tcPr>
          <w:p w14:paraId="79C53E7A"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6B7B233A" w14:textId="77777777">
        <w:tc>
          <w:tcPr>
            <w:tcW w:w="1962" w:type="dxa"/>
            <w:shd w:val="clear" w:color="auto" w:fill="auto"/>
          </w:tcPr>
          <w:p w14:paraId="17BA91E1"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10D2F910" w14:textId="77777777">
        <w:tc>
          <w:tcPr>
            <w:tcW w:w="1962" w:type="dxa"/>
            <w:shd w:val="clear" w:color="auto" w:fill="auto"/>
          </w:tcPr>
          <w:p w14:paraId="6E0354A4"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6D96299A" w14:textId="77777777">
        <w:tc>
          <w:tcPr>
            <w:tcW w:w="1962" w:type="dxa"/>
            <w:shd w:val="clear" w:color="auto" w:fill="auto"/>
          </w:tcPr>
          <w:p w14:paraId="08A99A6E"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4DEF93F8" w14:textId="77777777">
        <w:tc>
          <w:tcPr>
            <w:tcW w:w="1962" w:type="dxa"/>
            <w:shd w:val="clear" w:color="auto" w:fill="auto"/>
          </w:tcPr>
          <w:p w14:paraId="34C6E944"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261BC840" w14:textId="77777777">
        <w:tc>
          <w:tcPr>
            <w:tcW w:w="1962" w:type="dxa"/>
            <w:shd w:val="clear" w:color="auto" w:fill="auto"/>
          </w:tcPr>
          <w:p w14:paraId="7B0C68C2"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6850D442" w14:textId="77777777">
        <w:tc>
          <w:tcPr>
            <w:tcW w:w="1962" w:type="dxa"/>
            <w:shd w:val="clear" w:color="auto" w:fill="auto"/>
          </w:tcPr>
          <w:p w14:paraId="12DDF6C6"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138B342F" w14:textId="77777777">
        <w:tc>
          <w:tcPr>
            <w:tcW w:w="1962" w:type="dxa"/>
            <w:shd w:val="clear" w:color="auto" w:fill="auto"/>
          </w:tcPr>
          <w:p w14:paraId="7FEBC901"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4D1A1FE3" w14:textId="77777777">
        <w:tc>
          <w:tcPr>
            <w:tcW w:w="1962" w:type="dxa"/>
            <w:shd w:val="clear" w:color="auto" w:fill="auto"/>
          </w:tcPr>
          <w:p w14:paraId="5E5DBCA0"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66F396EA" w14:textId="77777777">
        <w:tc>
          <w:tcPr>
            <w:tcW w:w="1962" w:type="dxa"/>
            <w:shd w:val="clear" w:color="auto" w:fill="auto"/>
          </w:tcPr>
          <w:p w14:paraId="7E463887"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3143F0FB" w14:textId="77777777">
        <w:tc>
          <w:tcPr>
            <w:tcW w:w="1962" w:type="dxa"/>
            <w:shd w:val="clear" w:color="auto" w:fill="auto"/>
          </w:tcPr>
          <w:p w14:paraId="29F18339"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61971736" w14:textId="77777777">
        <w:tc>
          <w:tcPr>
            <w:tcW w:w="1962" w:type="dxa"/>
            <w:shd w:val="clear" w:color="auto" w:fill="auto"/>
          </w:tcPr>
          <w:p w14:paraId="1680ADC5"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63F360F7" w14:textId="77777777">
        <w:tc>
          <w:tcPr>
            <w:tcW w:w="1962" w:type="dxa"/>
            <w:shd w:val="clear" w:color="auto" w:fill="auto"/>
          </w:tcPr>
          <w:p w14:paraId="7C6258BE"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2D2C42E2" w14:textId="77777777">
        <w:tc>
          <w:tcPr>
            <w:tcW w:w="1962" w:type="dxa"/>
            <w:shd w:val="clear" w:color="auto" w:fill="auto"/>
          </w:tcPr>
          <w:p w14:paraId="0ADBCBF6"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49242662" w14:textId="77777777">
        <w:tc>
          <w:tcPr>
            <w:tcW w:w="1962" w:type="dxa"/>
            <w:shd w:val="clear" w:color="auto" w:fill="auto"/>
          </w:tcPr>
          <w:p w14:paraId="160E9984"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01EFDB36" w14:textId="77777777">
        <w:tc>
          <w:tcPr>
            <w:tcW w:w="1962" w:type="dxa"/>
            <w:shd w:val="clear" w:color="auto" w:fill="auto"/>
          </w:tcPr>
          <w:p w14:paraId="0AE157BE"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043879A0" w14:textId="77777777">
        <w:tc>
          <w:tcPr>
            <w:tcW w:w="1962" w:type="dxa"/>
            <w:shd w:val="clear" w:color="auto" w:fill="auto"/>
          </w:tcPr>
          <w:p w14:paraId="69B94928"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310A688B" w14:textId="77777777">
        <w:tc>
          <w:tcPr>
            <w:tcW w:w="1962" w:type="dxa"/>
            <w:shd w:val="clear" w:color="auto" w:fill="auto"/>
          </w:tcPr>
          <w:p w14:paraId="059E9D6F"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3AAB1A9E" w14:textId="77777777">
        <w:tc>
          <w:tcPr>
            <w:tcW w:w="1962" w:type="dxa"/>
            <w:shd w:val="clear" w:color="auto" w:fill="auto"/>
          </w:tcPr>
          <w:p w14:paraId="77595F54"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2BC06CE7" w14:textId="77777777">
        <w:tc>
          <w:tcPr>
            <w:tcW w:w="1962" w:type="dxa"/>
            <w:shd w:val="clear" w:color="auto" w:fill="auto"/>
          </w:tcPr>
          <w:p w14:paraId="5128F80A"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0333BE8D" w14:textId="77777777">
        <w:tc>
          <w:tcPr>
            <w:tcW w:w="1962" w:type="dxa"/>
            <w:shd w:val="clear" w:color="auto" w:fill="auto"/>
          </w:tcPr>
          <w:p w14:paraId="101EA885"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75654FF9" w14:textId="77777777">
        <w:tc>
          <w:tcPr>
            <w:tcW w:w="1962" w:type="dxa"/>
            <w:shd w:val="clear" w:color="auto" w:fill="auto"/>
          </w:tcPr>
          <w:p w14:paraId="7321DE98"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5D30FBE2" w14:textId="77777777">
        <w:tc>
          <w:tcPr>
            <w:tcW w:w="1962" w:type="dxa"/>
            <w:shd w:val="clear" w:color="auto" w:fill="auto"/>
          </w:tcPr>
          <w:p w14:paraId="4ABA03CF"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03D56033" w14:textId="77777777">
        <w:tc>
          <w:tcPr>
            <w:tcW w:w="1962" w:type="dxa"/>
            <w:shd w:val="clear" w:color="auto" w:fill="auto"/>
          </w:tcPr>
          <w:p w14:paraId="3B3BE538"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238CD1A5" w14:textId="77777777">
        <w:tc>
          <w:tcPr>
            <w:tcW w:w="1962" w:type="dxa"/>
            <w:shd w:val="clear" w:color="auto" w:fill="auto"/>
          </w:tcPr>
          <w:p w14:paraId="2BD8499D"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5907BB45" w14:textId="77777777">
        <w:tc>
          <w:tcPr>
            <w:tcW w:w="1962" w:type="dxa"/>
            <w:shd w:val="clear" w:color="auto" w:fill="auto"/>
          </w:tcPr>
          <w:p w14:paraId="6C5376F6"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0538D4D2" w14:textId="77777777">
        <w:tc>
          <w:tcPr>
            <w:tcW w:w="1962" w:type="dxa"/>
            <w:shd w:val="clear" w:color="auto" w:fill="auto"/>
          </w:tcPr>
          <w:p w14:paraId="18A8224E"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4025219F" w14:textId="77777777">
        <w:tc>
          <w:tcPr>
            <w:tcW w:w="1962" w:type="dxa"/>
            <w:shd w:val="clear" w:color="auto" w:fill="auto"/>
          </w:tcPr>
          <w:p w14:paraId="70491E87"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4CE83BCB" w14:textId="77777777">
        <w:tc>
          <w:tcPr>
            <w:tcW w:w="1962" w:type="dxa"/>
            <w:shd w:val="clear" w:color="auto" w:fill="auto"/>
          </w:tcPr>
          <w:p w14:paraId="6B879EE9"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3F8EC0B8" w14:textId="77777777">
        <w:tc>
          <w:tcPr>
            <w:tcW w:w="1962" w:type="dxa"/>
            <w:shd w:val="clear" w:color="auto" w:fill="auto"/>
          </w:tcPr>
          <w:p w14:paraId="044AAB00"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0231D894" w14:textId="77777777">
        <w:tc>
          <w:tcPr>
            <w:tcW w:w="1962" w:type="dxa"/>
            <w:shd w:val="clear" w:color="auto" w:fill="auto"/>
          </w:tcPr>
          <w:p w14:paraId="628422A4"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53F5D7D9" w14:textId="77777777">
        <w:tc>
          <w:tcPr>
            <w:tcW w:w="1962" w:type="dxa"/>
            <w:shd w:val="clear" w:color="auto" w:fill="auto"/>
          </w:tcPr>
          <w:p w14:paraId="4D4E67ED"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0E6749DB" w14:textId="77777777">
        <w:tc>
          <w:tcPr>
            <w:tcW w:w="1962" w:type="dxa"/>
            <w:shd w:val="clear" w:color="auto" w:fill="auto"/>
          </w:tcPr>
          <w:p w14:paraId="19668E21"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41618351" w14:textId="77777777">
        <w:tc>
          <w:tcPr>
            <w:tcW w:w="1962" w:type="dxa"/>
            <w:shd w:val="clear" w:color="auto" w:fill="auto"/>
          </w:tcPr>
          <w:p w14:paraId="2B88FD13"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368A42B3" w14:textId="77777777">
        <w:tc>
          <w:tcPr>
            <w:tcW w:w="1962" w:type="dxa"/>
            <w:shd w:val="clear" w:color="auto" w:fill="auto"/>
          </w:tcPr>
          <w:p w14:paraId="54F783DB"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C9BA485" w14:textId="77777777">
        <w:tc>
          <w:tcPr>
            <w:tcW w:w="1962" w:type="dxa"/>
            <w:shd w:val="clear" w:color="auto" w:fill="auto"/>
          </w:tcPr>
          <w:p w14:paraId="712D9435"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7231CB64" w14:textId="77777777">
        <w:tc>
          <w:tcPr>
            <w:tcW w:w="1962" w:type="dxa"/>
            <w:shd w:val="clear" w:color="auto" w:fill="auto"/>
          </w:tcPr>
          <w:p w14:paraId="7A03787A"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7A2CFEDC" w14:textId="77777777">
        <w:tc>
          <w:tcPr>
            <w:tcW w:w="1962" w:type="dxa"/>
            <w:shd w:val="clear" w:color="auto" w:fill="auto"/>
          </w:tcPr>
          <w:p w14:paraId="7B54AAE5"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748AE213" w14:textId="77777777">
        <w:tc>
          <w:tcPr>
            <w:tcW w:w="1962" w:type="dxa"/>
            <w:shd w:val="clear" w:color="auto" w:fill="auto"/>
          </w:tcPr>
          <w:p w14:paraId="2B3A3EE0"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727AFE24" w14:textId="77777777">
        <w:tc>
          <w:tcPr>
            <w:tcW w:w="1962" w:type="dxa"/>
            <w:shd w:val="clear" w:color="auto" w:fill="auto"/>
          </w:tcPr>
          <w:p w14:paraId="0F0FF6C8"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5C466D36" w14:textId="77777777">
        <w:tc>
          <w:tcPr>
            <w:tcW w:w="1962" w:type="dxa"/>
            <w:shd w:val="clear" w:color="auto" w:fill="auto"/>
          </w:tcPr>
          <w:p w14:paraId="7374A0B6"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55245B11" w14:textId="77777777">
        <w:tc>
          <w:tcPr>
            <w:tcW w:w="1962" w:type="dxa"/>
            <w:shd w:val="clear" w:color="auto" w:fill="auto"/>
          </w:tcPr>
          <w:p w14:paraId="14D89DA4"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51528BCB" w14:textId="77777777">
        <w:tc>
          <w:tcPr>
            <w:tcW w:w="1962" w:type="dxa"/>
            <w:shd w:val="clear" w:color="auto" w:fill="auto"/>
          </w:tcPr>
          <w:p w14:paraId="6EC687BF"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664AF75E" w14:textId="77777777">
        <w:tc>
          <w:tcPr>
            <w:tcW w:w="1962" w:type="dxa"/>
            <w:shd w:val="clear" w:color="auto" w:fill="auto"/>
          </w:tcPr>
          <w:p w14:paraId="66C9C9AE"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699A9051" w14:textId="77777777">
        <w:tc>
          <w:tcPr>
            <w:tcW w:w="1962" w:type="dxa"/>
            <w:shd w:val="clear" w:color="auto" w:fill="auto"/>
          </w:tcPr>
          <w:p w14:paraId="6500C536"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21A2E183" w14:textId="77777777">
        <w:tc>
          <w:tcPr>
            <w:tcW w:w="1962" w:type="dxa"/>
            <w:shd w:val="clear" w:color="auto" w:fill="auto"/>
          </w:tcPr>
          <w:p w14:paraId="699F5C40"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4D51867B" w14:textId="77777777">
        <w:tc>
          <w:tcPr>
            <w:tcW w:w="1962" w:type="dxa"/>
            <w:shd w:val="clear" w:color="auto" w:fill="auto"/>
          </w:tcPr>
          <w:p w14:paraId="00B22567"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7AB0BDB5" w14:textId="77777777">
        <w:tc>
          <w:tcPr>
            <w:tcW w:w="1962" w:type="dxa"/>
            <w:shd w:val="clear" w:color="auto" w:fill="auto"/>
          </w:tcPr>
          <w:p w14:paraId="4BA10103"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3F2DE207" w14:textId="77777777">
        <w:tc>
          <w:tcPr>
            <w:tcW w:w="1962" w:type="dxa"/>
            <w:shd w:val="clear" w:color="auto" w:fill="auto"/>
          </w:tcPr>
          <w:p w14:paraId="696ABEFD"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1618B934" w14:textId="77777777">
        <w:tc>
          <w:tcPr>
            <w:tcW w:w="1962" w:type="dxa"/>
            <w:shd w:val="clear" w:color="auto" w:fill="auto"/>
          </w:tcPr>
          <w:p w14:paraId="5E44F285"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1C72D801" w14:textId="77777777">
        <w:tc>
          <w:tcPr>
            <w:tcW w:w="1962" w:type="dxa"/>
            <w:shd w:val="clear" w:color="auto" w:fill="auto"/>
          </w:tcPr>
          <w:p w14:paraId="4D85AE0C"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223AEE0B" w14:textId="77777777">
        <w:tc>
          <w:tcPr>
            <w:tcW w:w="1962" w:type="dxa"/>
            <w:shd w:val="clear" w:color="auto" w:fill="auto"/>
          </w:tcPr>
          <w:p w14:paraId="7CD56970"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05665C8C" w14:textId="77777777">
        <w:tc>
          <w:tcPr>
            <w:tcW w:w="1962" w:type="dxa"/>
            <w:shd w:val="clear" w:color="auto" w:fill="auto"/>
          </w:tcPr>
          <w:p w14:paraId="49CAD551"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673540C7" w14:textId="77777777">
        <w:tc>
          <w:tcPr>
            <w:tcW w:w="1962" w:type="dxa"/>
            <w:shd w:val="clear" w:color="auto" w:fill="auto"/>
          </w:tcPr>
          <w:p w14:paraId="42F90B59"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6AE146B9" w14:textId="77777777">
        <w:tc>
          <w:tcPr>
            <w:tcW w:w="1962" w:type="dxa"/>
            <w:shd w:val="clear" w:color="auto" w:fill="auto"/>
          </w:tcPr>
          <w:p w14:paraId="0102FE45"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79E044F2" w14:textId="77777777">
        <w:tc>
          <w:tcPr>
            <w:tcW w:w="1962" w:type="dxa"/>
            <w:shd w:val="clear" w:color="auto" w:fill="auto"/>
          </w:tcPr>
          <w:p w14:paraId="5F63271C"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48E2E4E4" w14:textId="77777777">
        <w:tc>
          <w:tcPr>
            <w:tcW w:w="1962" w:type="dxa"/>
            <w:shd w:val="clear" w:color="auto" w:fill="auto"/>
          </w:tcPr>
          <w:p w14:paraId="2BC1E7B5"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513FE7C8" w14:textId="77777777">
        <w:tc>
          <w:tcPr>
            <w:tcW w:w="1962" w:type="dxa"/>
            <w:shd w:val="clear" w:color="auto" w:fill="auto"/>
          </w:tcPr>
          <w:p w14:paraId="4373EC60"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250D7445" w14:textId="77777777">
        <w:tc>
          <w:tcPr>
            <w:tcW w:w="1962" w:type="dxa"/>
            <w:shd w:val="clear" w:color="auto" w:fill="auto"/>
          </w:tcPr>
          <w:p w14:paraId="1BABB362"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7301DBB4" w14:textId="77777777">
        <w:tc>
          <w:tcPr>
            <w:tcW w:w="1962" w:type="dxa"/>
            <w:shd w:val="clear" w:color="auto" w:fill="auto"/>
          </w:tcPr>
          <w:p w14:paraId="1032415A"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77E85F35" w14:textId="77777777">
        <w:tc>
          <w:tcPr>
            <w:tcW w:w="1962" w:type="dxa"/>
            <w:shd w:val="clear" w:color="auto" w:fill="auto"/>
          </w:tcPr>
          <w:p w14:paraId="29568992"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1FBCB95B" w14:textId="77777777">
        <w:tc>
          <w:tcPr>
            <w:tcW w:w="1962" w:type="dxa"/>
            <w:shd w:val="clear" w:color="auto" w:fill="auto"/>
          </w:tcPr>
          <w:p w14:paraId="289964CC"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27D6434A" w14:textId="77777777">
        <w:tc>
          <w:tcPr>
            <w:tcW w:w="1962" w:type="dxa"/>
            <w:shd w:val="clear" w:color="auto" w:fill="auto"/>
          </w:tcPr>
          <w:p w14:paraId="261FAA5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733DC09C" w14:textId="77777777">
        <w:tc>
          <w:tcPr>
            <w:tcW w:w="1962" w:type="dxa"/>
            <w:shd w:val="clear" w:color="auto" w:fill="auto"/>
          </w:tcPr>
          <w:p w14:paraId="61E04180"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2F542989" w14:textId="77777777">
        <w:tc>
          <w:tcPr>
            <w:tcW w:w="1962" w:type="dxa"/>
            <w:shd w:val="clear" w:color="auto" w:fill="auto"/>
          </w:tcPr>
          <w:p w14:paraId="23131D34"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4ACD59D2" w14:textId="77777777">
        <w:tc>
          <w:tcPr>
            <w:tcW w:w="1962" w:type="dxa"/>
            <w:shd w:val="clear" w:color="auto" w:fill="auto"/>
          </w:tcPr>
          <w:p w14:paraId="4ACA37D9"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4C24C4B4" w14:textId="77777777">
        <w:tc>
          <w:tcPr>
            <w:tcW w:w="1962" w:type="dxa"/>
            <w:shd w:val="clear" w:color="auto" w:fill="auto"/>
          </w:tcPr>
          <w:p w14:paraId="42FBACE6"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09D066DC" w14:textId="77777777">
        <w:tc>
          <w:tcPr>
            <w:tcW w:w="1962" w:type="dxa"/>
            <w:shd w:val="clear" w:color="auto" w:fill="auto"/>
          </w:tcPr>
          <w:p w14:paraId="399AFC5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6F420A59" w14:textId="77777777">
        <w:tc>
          <w:tcPr>
            <w:tcW w:w="1962" w:type="dxa"/>
            <w:shd w:val="clear" w:color="auto" w:fill="auto"/>
          </w:tcPr>
          <w:p w14:paraId="1B06CF0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6E5F1557" w14:textId="77777777">
        <w:tc>
          <w:tcPr>
            <w:tcW w:w="1962" w:type="dxa"/>
            <w:shd w:val="clear" w:color="auto" w:fill="auto"/>
          </w:tcPr>
          <w:p w14:paraId="5393F65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540EDC53" w14:textId="77777777">
        <w:tc>
          <w:tcPr>
            <w:tcW w:w="1962" w:type="dxa"/>
            <w:shd w:val="clear" w:color="auto" w:fill="auto"/>
          </w:tcPr>
          <w:p w14:paraId="50C2965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4349611" w14:textId="77777777">
        <w:tc>
          <w:tcPr>
            <w:tcW w:w="1962" w:type="dxa"/>
            <w:shd w:val="clear" w:color="auto" w:fill="auto"/>
          </w:tcPr>
          <w:p w14:paraId="59274FF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16EA6FED" w14:textId="77777777">
        <w:tc>
          <w:tcPr>
            <w:tcW w:w="1962" w:type="dxa"/>
            <w:shd w:val="clear" w:color="auto" w:fill="auto"/>
          </w:tcPr>
          <w:p w14:paraId="006DFF5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05903532" w14:textId="77777777">
        <w:tc>
          <w:tcPr>
            <w:tcW w:w="1962" w:type="dxa"/>
            <w:shd w:val="clear" w:color="auto" w:fill="auto"/>
          </w:tcPr>
          <w:p w14:paraId="3AD4821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4E4A4FB6" w14:textId="77777777">
        <w:tc>
          <w:tcPr>
            <w:tcW w:w="1962" w:type="dxa"/>
            <w:shd w:val="clear" w:color="auto" w:fill="auto"/>
          </w:tcPr>
          <w:p w14:paraId="08555FD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32C1F5E9" w14:textId="77777777">
        <w:tc>
          <w:tcPr>
            <w:tcW w:w="1962" w:type="dxa"/>
            <w:shd w:val="clear" w:color="auto" w:fill="auto"/>
          </w:tcPr>
          <w:p w14:paraId="13E0D11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67DBED50" w14:textId="77777777">
        <w:tc>
          <w:tcPr>
            <w:tcW w:w="1962" w:type="dxa"/>
            <w:shd w:val="clear" w:color="auto" w:fill="auto"/>
          </w:tcPr>
          <w:p w14:paraId="5603B8F8"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64F4A528" w14:textId="77777777">
        <w:tc>
          <w:tcPr>
            <w:tcW w:w="1962" w:type="dxa"/>
            <w:shd w:val="clear" w:color="auto" w:fill="auto"/>
          </w:tcPr>
          <w:p w14:paraId="7B2C137D"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3F76134C" w14:textId="77777777">
        <w:tc>
          <w:tcPr>
            <w:tcW w:w="1962" w:type="dxa"/>
            <w:shd w:val="clear" w:color="auto" w:fill="auto"/>
          </w:tcPr>
          <w:p w14:paraId="1870EE63"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3843269F" w14:textId="77777777">
        <w:tc>
          <w:tcPr>
            <w:tcW w:w="1962" w:type="dxa"/>
            <w:shd w:val="clear" w:color="auto" w:fill="auto"/>
          </w:tcPr>
          <w:p w14:paraId="2FCF2174"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048F41BD" w14:textId="77777777">
        <w:tc>
          <w:tcPr>
            <w:tcW w:w="1962" w:type="dxa"/>
            <w:shd w:val="clear" w:color="auto" w:fill="auto"/>
          </w:tcPr>
          <w:p w14:paraId="032D868B"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6814CA34" w14:textId="77777777">
        <w:tc>
          <w:tcPr>
            <w:tcW w:w="1962" w:type="dxa"/>
            <w:shd w:val="clear" w:color="auto" w:fill="auto"/>
          </w:tcPr>
          <w:p w14:paraId="06D9AED5"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4CE2D21F" w14:textId="77777777">
        <w:tc>
          <w:tcPr>
            <w:tcW w:w="1962" w:type="dxa"/>
            <w:shd w:val="clear" w:color="auto" w:fill="auto"/>
          </w:tcPr>
          <w:p w14:paraId="009E1D9D"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0B9779E0" w14:textId="77777777">
        <w:tc>
          <w:tcPr>
            <w:tcW w:w="1962" w:type="dxa"/>
            <w:shd w:val="clear" w:color="auto" w:fill="auto"/>
          </w:tcPr>
          <w:p w14:paraId="34A3D10C"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1098F7E0" w14:textId="77777777">
        <w:tc>
          <w:tcPr>
            <w:tcW w:w="1962" w:type="dxa"/>
            <w:shd w:val="clear" w:color="auto" w:fill="auto"/>
          </w:tcPr>
          <w:p w14:paraId="4D2B48E9"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1AD0A59E" w14:textId="77777777">
        <w:tc>
          <w:tcPr>
            <w:tcW w:w="1962" w:type="dxa"/>
            <w:shd w:val="clear" w:color="auto" w:fill="auto"/>
          </w:tcPr>
          <w:p w14:paraId="576A0F0F"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11532406" w14:textId="77777777">
        <w:tc>
          <w:tcPr>
            <w:tcW w:w="1962" w:type="dxa"/>
            <w:shd w:val="clear" w:color="auto" w:fill="auto"/>
          </w:tcPr>
          <w:p w14:paraId="516E58D7"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4BA4F7D5" w14:textId="77777777">
        <w:tc>
          <w:tcPr>
            <w:tcW w:w="1962" w:type="dxa"/>
            <w:shd w:val="clear" w:color="auto" w:fill="auto"/>
          </w:tcPr>
          <w:p w14:paraId="3D99AD95"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18048FAE" w14:textId="77777777">
        <w:tc>
          <w:tcPr>
            <w:tcW w:w="1962" w:type="dxa"/>
            <w:shd w:val="clear" w:color="auto" w:fill="auto"/>
          </w:tcPr>
          <w:p w14:paraId="12C483E4"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27F2D6A2" w14:textId="77777777">
        <w:tc>
          <w:tcPr>
            <w:tcW w:w="1962" w:type="dxa"/>
            <w:shd w:val="clear" w:color="auto" w:fill="auto"/>
          </w:tcPr>
          <w:p w14:paraId="0208D57D"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4512AE44" w14:textId="77777777">
        <w:tc>
          <w:tcPr>
            <w:tcW w:w="1962" w:type="dxa"/>
            <w:shd w:val="clear" w:color="auto" w:fill="auto"/>
          </w:tcPr>
          <w:p w14:paraId="2A20BD80"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38110FAB" w14:textId="77777777">
        <w:tc>
          <w:tcPr>
            <w:tcW w:w="1962" w:type="dxa"/>
            <w:shd w:val="clear" w:color="auto" w:fill="auto"/>
          </w:tcPr>
          <w:p w14:paraId="78B44D94" w14:textId="77777777" w:rsidR="00C62B39" w:rsidRPr="002915B7" w:rsidRDefault="00C62B39" w:rsidP="003F6AB2">
            <w:pPr>
              <w:pStyle w:val="Compact"/>
              <w:spacing w:line="480" w:lineRule="auto"/>
            </w:pPr>
            <w:r w:rsidRPr="002915B7">
              <w:rPr>
                <w:rFonts w:ascii="Calibri Light" w:hAnsi="Calibri Light" w:cs="Calibri Light"/>
                <w:sz w:val="18"/>
                <w:szCs w:val="18"/>
              </w:rPr>
              <w:t>Cinclus cinclus</w:t>
            </w:r>
          </w:p>
        </w:tc>
      </w:tr>
      <w:tr w:rsidR="00C62B39" w:rsidRPr="002915B7" w14:paraId="788E9998" w14:textId="77777777">
        <w:tc>
          <w:tcPr>
            <w:tcW w:w="1962" w:type="dxa"/>
            <w:shd w:val="clear" w:color="auto" w:fill="auto"/>
          </w:tcPr>
          <w:p w14:paraId="0192D1FD"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5A9D4F06" w14:textId="77777777">
        <w:tc>
          <w:tcPr>
            <w:tcW w:w="1962" w:type="dxa"/>
            <w:shd w:val="clear" w:color="auto" w:fill="auto"/>
          </w:tcPr>
          <w:p w14:paraId="11A74F63"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326E037B" w14:textId="77777777">
        <w:tc>
          <w:tcPr>
            <w:tcW w:w="1962" w:type="dxa"/>
            <w:shd w:val="clear" w:color="auto" w:fill="auto"/>
          </w:tcPr>
          <w:p w14:paraId="5FED6CA6"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2874C177" w14:textId="77777777">
        <w:tc>
          <w:tcPr>
            <w:tcW w:w="1962" w:type="dxa"/>
            <w:shd w:val="clear" w:color="auto" w:fill="auto"/>
          </w:tcPr>
          <w:p w14:paraId="41886418"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7518E595" w14:textId="77777777">
        <w:tc>
          <w:tcPr>
            <w:tcW w:w="1962" w:type="dxa"/>
            <w:shd w:val="clear" w:color="auto" w:fill="auto"/>
          </w:tcPr>
          <w:p w14:paraId="222EB66B"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6234BD5A" w14:textId="77777777">
        <w:tc>
          <w:tcPr>
            <w:tcW w:w="1962" w:type="dxa"/>
            <w:shd w:val="clear" w:color="auto" w:fill="auto"/>
          </w:tcPr>
          <w:p w14:paraId="572C869B"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6B5691B4" w14:textId="77777777">
        <w:tc>
          <w:tcPr>
            <w:tcW w:w="1962" w:type="dxa"/>
            <w:shd w:val="clear" w:color="auto" w:fill="auto"/>
          </w:tcPr>
          <w:p w14:paraId="1C5105C2"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470E421B" w14:textId="77777777">
        <w:tc>
          <w:tcPr>
            <w:tcW w:w="1962" w:type="dxa"/>
            <w:shd w:val="clear" w:color="auto" w:fill="auto"/>
          </w:tcPr>
          <w:p w14:paraId="7320A95D"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0149B3F2" w14:textId="77777777">
        <w:tc>
          <w:tcPr>
            <w:tcW w:w="1962" w:type="dxa"/>
            <w:shd w:val="clear" w:color="auto" w:fill="auto"/>
          </w:tcPr>
          <w:p w14:paraId="090AE040"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3A51CB77" w14:textId="77777777">
        <w:tc>
          <w:tcPr>
            <w:tcW w:w="1962" w:type="dxa"/>
            <w:shd w:val="clear" w:color="auto" w:fill="auto"/>
          </w:tcPr>
          <w:p w14:paraId="03890357"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266A0F1E" w14:textId="77777777">
        <w:tc>
          <w:tcPr>
            <w:tcW w:w="1962" w:type="dxa"/>
            <w:shd w:val="clear" w:color="auto" w:fill="auto"/>
          </w:tcPr>
          <w:p w14:paraId="6EF775AB"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28D97A9D" w14:textId="77777777">
        <w:tc>
          <w:tcPr>
            <w:tcW w:w="1962" w:type="dxa"/>
            <w:shd w:val="clear" w:color="auto" w:fill="auto"/>
          </w:tcPr>
          <w:p w14:paraId="4DD2BE40"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019579CC" w14:textId="77777777">
        <w:tc>
          <w:tcPr>
            <w:tcW w:w="1962" w:type="dxa"/>
            <w:shd w:val="clear" w:color="auto" w:fill="auto"/>
          </w:tcPr>
          <w:p w14:paraId="3A4198F3"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46B053D2" w14:textId="77777777">
        <w:tc>
          <w:tcPr>
            <w:tcW w:w="1962" w:type="dxa"/>
            <w:shd w:val="clear" w:color="auto" w:fill="auto"/>
          </w:tcPr>
          <w:p w14:paraId="5E6E4094"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274C6CF7" w14:textId="77777777">
        <w:tc>
          <w:tcPr>
            <w:tcW w:w="1962" w:type="dxa"/>
            <w:shd w:val="clear" w:color="auto" w:fill="auto"/>
          </w:tcPr>
          <w:p w14:paraId="758C6D5D"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3CF61148" w14:textId="77777777">
        <w:tc>
          <w:tcPr>
            <w:tcW w:w="1962" w:type="dxa"/>
            <w:shd w:val="clear" w:color="auto" w:fill="auto"/>
          </w:tcPr>
          <w:p w14:paraId="39FD1407"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2B5F9C73" w14:textId="77777777">
        <w:tc>
          <w:tcPr>
            <w:tcW w:w="1962" w:type="dxa"/>
            <w:shd w:val="clear" w:color="auto" w:fill="auto"/>
          </w:tcPr>
          <w:p w14:paraId="4701CE99"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71208217" w14:textId="77777777">
        <w:tc>
          <w:tcPr>
            <w:tcW w:w="1962" w:type="dxa"/>
            <w:shd w:val="clear" w:color="auto" w:fill="auto"/>
          </w:tcPr>
          <w:p w14:paraId="0E01AB97"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2F0F5826" w14:textId="77777777">
        <w:tc>
          <w:tcPr>
            <w:tcW w:w="1962" w:type="dxa"/>
            <w:shd w:val="clear" w:color="auto" w:fill="auto"/>
          </w:tcPr>
          <w:p w14:paraId="072B9C14"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1F65CFAD" w14:textId="77777777">
        <w:tc>
          <w:tcPr>
            <w:tcW w:w="1962" w:type="dxa"/>
            <w:shd w:val="clear" w:color="auto" w:fill="auto"/>
          </w:tcPr>
          <w:p w14:paraId="7AB57C13"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7A77F136" w14:textId="77777777">
        <w:tc>
          <w:tcPr>
            <w:tcW w:w="1962" w:type="dxa"/>
            <w:shd w:val="clear" w:color="auto" w:fill="auto"/>
          </w:tcPr>
          <w:p w14:paraId="1FDCF38B"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162DEB7D" w14:textId="77777777">
        <w:tc>
          <w:tcPr>
            <w:tcW w:w="1962" w:type="dxa"/>
            <w:shd w:val="clear" w:color="auto" w:fill="auto"/>
          </w:tcPr>
          <w:p w14:paraId="666D9D06"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47715881" w14:textId="77777777">
        <w:tc>
          <w:tcPr>
            <w:tcW w:w="1962" w:type="dxa"/>
            <w:shd w:val="clear" w:color="auto" w:fill="auto"/>
          </w:tcPr>
          <w:p w14:paraId="7AAFDAFF"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2BBC4C64" w14:textId="77777777">
        <w:tc>
          <w:tcPr>
            <w:tcW w:w="1962" w:type="dxa"/>
            <w:shd w:val="clear" w:color="auto" w:fill="auto"/>
          </w:tcPr>
          <w:p w14:paraId="625D2E0B"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21CE50FD" w14:textId="77777777">
        <w:tc>
          <w:tcPr>
            <w:tcW w:w="1962" w:type="dxa"/>
            <w:shd w:val="clear" w:color="auto" w:fill="auto"/>
          </w:tcPr>
          <w:p w14:paraId="71CB5D7C"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0F885639" w14:textId="77777777">
        <w:tc>
          <w:tcPr>
            <w:tcW w:w="1962" w:type="dxa"/>
            <w:shd w:val="clear" w:color="auto" w:fill="auto"/>
          </w:tcPr>
          <w:p w14:paraId="0305C5F7"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1B1ED00C" w14:textId="77777777">
        <w:tc>
          <w:tcPr>
            <w:tcW w:w="1962" w:type="dxa"/>
            <w:shd w:val="clear" w:color="auto" w:fill="auto"/>
          </w:tcPr>
          <w:p w14:paraId="7C6072B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52B5C346" w14:textId="77777777">
        <w:tc>
          <w:tcPr>
            <w:tcW w:w="1962" w:type="dxa"/>
            <w:shd w:val="clear" w:color="auto" w:fill="auto"/>
          </w:tcPr>
          <w:p w14:paraId="08201AE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08AD18CB" w14:textId="77777777">
        <w:tc>
          <w:tcPr>
            <w:tcW w:w="1962" w:type="dxa"/>
            <w:shd w:val="clear" w:color="auto" w:fill="auto"/>
          </w:tcPr>
          <w:p w14:paraId="221131B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633E7446" w14:textId="77777777">
        <w:tc>
          <w:tcPr>
            <w:tcW w:w="1962" w:type="dxa"/>
            <w:shd w:val="clear" w:color="auto" w:fill="auto"/>
          </w:tcPr>
          <w:p w14:paraId="739CD904"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7F8A3C51" w14:textId="77777777">
        <w:tc>
          <w:tcPr>
            <w:tcW w:w="1962" w:type="dxa"/>
            <w:shd w:val="clear" w:color="auto" w:fill="auto"/>
          </w:tcPr>
          <w:p w14:paraId="6DFF8B27"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258FB6C1" w14:textId="77777777">
        <w:tc>
          <w:tcPr>
            <w:tcW w:w="1962" w:type="dxa"/>
            <w:shd w:val="clear" w:color="auto" w:fill="auto"/>
          </w:tcPr>
          <w:p w14:paraId="7538F804"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08DF1238" w14:textId="77777777">
        <w:tc>
          <w:tcPr>
            <w:tcW w:w="1962" w:type="dxa"/>
            <w:shd w:val="clear" w:color="auto" w:fill="auto"/>
          </w:tcPr>
          <w:p w14:paraId="1562C2FD"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2A247626" w14:textId="77777777">
        <w:tc>
          <w:tcPr>
            <w:tcW w:w="1962" w:type="dxa"/>
            <w:shd w:val="clear" w:color="auto" w:fill="auto"/>
          </w:tcPr>
          <w:p w14:paraId="70CAAB8F"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3D652F10" w14:textId="77777777">
        <w:tc>
          <w:tcPr>
            <w:tcW w:w="1962" w:type="dxa"/>
            <w:shd w:val="clear" w:color="auto" w:fill="auto"/>
          </w:tcPr>
          <w:p w14:paraId="53D56A8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2A73F642" w14:textId="77777777">
        <w:tc>
          <w:tcPr>
            <w:tcW w:w="1962" w:type="dxa"/>
            <w:shd w:val="clear" w:color="auto" w:fill="auto"/>
          </w:tcPr>
          <w:p w14:paraId="6DCB471C"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4B7511A3" w14:textId="77777777">
        <w:tc>
          <w:tcPr>
            <w:tcW w:w="1962" w:type="dxa"/>
            <w:shd w:val="clear" w:color="auto" w:fill="auto"/>
          </w:tcPr>
          <w:p w14:paraId="3DBB09D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5A47DE04" w14:textId="77777777">
        <w:tc>
          <w:tcPr>
            <w:tcW w:w="1962" w:type="dxa"/>
            <w:shd w:val="clear" w:color="auto" w:fill="auto"/>
          </w:tcPr>
          <w:p w14:paraId="65326B3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053177F3" w14:textId="77777777">
        <w:tc>
          <w:tcPr>
            <w:tcW w:w="1962" w:type="dxa"/>
            <w:shd w:val="clear" w:color="auto" w:fill="auto"/>
          </w:tcPr>
          <w:p w14:paraId="121D32C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2AACD702" w14:textId="77777777">
        <w:tc>
          <w:tcPr>
            <w:tcW w:w="1962" w:type="dxa"/>
            <w:shd w:val="clear" w:color="auto" w:fill="auto"/>
          </w:tcPr>
          <w:p w14:paraId="55D36A9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64AA4FA0" w14:textId="77777777">
        <w:tc>
          <w:tcPr>
            <w:tcW w:w="1962" w:type="dxa"/>
            <w:shd w:val="clear" w:color="auto" w:fill="auto"/>
          </w:tcPr>
          <w:p w14:paraId="43C12B63"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2A730F6A" w14:textId="77777777">
        <w:tc>
          <w:tcPr>
            <w:tcW w:w="1962" w:type="dxa"/>
            <w:shd w:val="clear" w:color="auto" w:fill="auto"/>
          </w:tcPr>
          <w:p w14:paraId="74BDA51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2EBCC7F0" w14:textId="77777777">
        <w:tc>
          <w:tcPr>
            <w:tcW w:w="1962" w:type="dxa"/>
            <w:shd w:val="clear" w:color="auto" w:fill="auto"/>
          </w:tcPr>
          <w:p w14:paraId="1B2327D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43665C10" w14:textId="77777777">
        <w:tc>
          <w:tcPr>
            <w:tcW w:w="1962" w:type="dxa"/>
            <w:shd w:val="clear" w:color="auto" w:fill="auto"/>
          </w:tcPr>
          <w:p w14:paraId="1B4F11B0"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534003C1" w14:textId="77777777">
        <w:tc>
          <w:tcPr>
            <w:tcW w:w="1962" w:type="dxa"/>
            <w:shd w:val="clear" w:color="auto" w:fill="auto"/>
          </w:tcPr>
          <w:p w14:paraId="48E6A475"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0ACFFA66" w14:textId="77777777">
        <w:tc>
          <w:tcPr>
            <w:tcW w:w="1962" w:type="dxa"/>
            <w:shd w:val="clear" w:color="auto" w:fill="auto"/>
          </w:tcPr>
          <w:p w14:paraId="59DCE87D"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2D206B98" w14:textId="77777777">
        <w:tc>
          <w:tcPr>
            <w:tcW w:w="1962" w:type="dxa"/>
            <w:shd w:val="clear" w:color="auto" w:fill="auto"/>
          </w:tcPr>
          <w:p w14:paraId="67C5DF9D"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7073F27C" w14:textId="77777777">
        <w:tc>
          <w:tcPr>
            <w:tcW w:w="1962" w:type="dxa"/>
            <w:shd w:val="clear" w:color="auto" w:fill="auto"/>
          </w:tcPr>
          <w:p w14:paraId="4FCC6CBA"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16AB9FA8" w14:textId="77777777">
        <w:tc>
          <w:tcPr>
            <w:tcW w:w="1962" w:type="dxa"/>
            <w:shd w:val="clear" w:color="auto" w:fill="auto"/>
          </w:tcPr>
          <w:p w14:paraId="2B2A73DD"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3C2282EC" w14:textId="77777777">
        <w:tc>
          <w:tcPr>
            <w:tcW w:w="1962" w:type="dxa"/>
            <w:shd w:val="clear" w:color="auto" w:fill="auto"/>
          </w:tcPr>
          <w:p w14:paraId="5118B69D"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508FE0D8" w14:textId="77777777">
        <w:tc>
          <w:tcPr>
            <w:tcW w:w="1962" w:type="dxa"/>
            <w:shd w:val="clear" w:color="auto" w:fill="auto"/>
          </w:tcPr>
          <w:p w14:paraId="13056211"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4B777180" w14:textId="77777777">
        <w:tc>
          <w:tcPr>
            <w:tcW w:w="1962" w:type="dxa"/>
            <w:shd w:val="clear" w:color="auto" w:fill="auto"/>
          </w:tcPr>
          <w:p w14:paraId="3AB1A0ED"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7307F475" w14:textId="77777777">
        <w:tc>
          <w:tcPr>
            <w:tcW w:w="1962" w:type="dxa"/>
            <w:shd w:val="clear" w:color="auto" w:fill="auto"/>
          </w:tcPr>
          <w:p w14:paraId="404A0754"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3A420888" w14:textId="77777777">
        <w:tc>
          <w:tcPr>
            <w:tcW w:w="1962" w:type="dxa"/>
            <w:shd w:val="clear" w:color="auto" w:fill="auto"/>
          </w:tcPr>
          <w:p w14:paraId="133A2FA2"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5B998ED3" w14:textId="77777777">
        <w:tc>
          <w:tcPr>
            <w:tcW w:w="1962" w:type="dxa"/>
            <w:shd w:val="clear" w:color="auto" w:fill="auto"/>
          </w:tcPr>
          <w:p w14:paraId="124E2978"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4FE824A9" w14:textId="77777777">
        <w:tc>
          <w:tcPr>
            <w:tcW w:w="1962" w:type="dxa"/>
            <w:shd w:val="clear" w:color="auto" w:fill="auto"/>
          </w:tcPr>
          <w:p w14:paraId="2D091144"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1E8E8B91" w14:textId="77777777">
        <w:tc>
          <w:tcPr>
            <w:tcW w:w="1962" w:type="dxa"/>
            <w:shd w:val="clear" w:color="auto" w:fill="auto"/>
          </w:tcPr>
          <w:p w14:paraId="17D341C3"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03CE9332" w14:textId="77777777">
        <w:tc>
          <w:tcPr>
            <w:tcW w:w="1962" w:type="dxa"/>
            <w:shd w:val="clear" w:color="auto" w:fill="auto"/>
          </w:tcPr>
          <w:p w14:paraId="5D8CF637"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1D6B3DE6" w14:textId="77777777">
        <w:tc>
          <w:tcPr>
            <w:tcW w:w="1962" w:type="dxa"/>
            <w:shd w:val="clear" w:color="auto" w:fill="auto"/>
          </w:tcPr>
          <w:p w14:paraId="26F19844"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46D3C5CA" w14:textId="77777777">
        <w:tc>
          <w:tcPr>
            <w:tcW w:w="1962" w:type="dxa"/>
            <w:shd w:val="clear" w:color="auto" w:fill="auto"/>
          </w:tcPr>
          <w:p w14:paraId="36326830"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5097664D" w14:textId="77777777">
        <w:tc>
          <w:tcPr>
            <w:tcW w:w="1962" w:type="dxa"/>
            <w:shd w:val="clear" w:color="auto" w:fill="auto"/>
          </w:tcPr>
          <w:p w14:paraId="4557B3BE"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388DEE3F" w14:textId="77777777">
        <w:tc>
          <w:tcPr>
            <w:tcW w:w="1962" w:type="dxa"/>
            <w:shd w:val="clear" w:color="auto" w:fill="auto"/>
          </w:tcPr>
          <w:p w14:paraId="5B3C6F7D"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7F783E60" w14:textId="77777777">
        <w:tc>
          <w:tcPr>
            <w:tcW w:w="1962" w:type="dxa"/>
            <w:shd w:val="clear" w:color="auto" w:fill="auto"/>
          </w:tcPr>
          <w:p w14:paraId="37F9A694"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1EE3F878" w14:textId="77777777">
        <w:tc>
          <w:tcPr>
            <w:tcW w:w="1962" w:type="dxa"/>
            <w:shd w:val="clear" w:color="auto" w:fill="auto"/>
          </w:tcPr>
          <w:p w14:paraId="42FDD512"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1E1EC2DB" w14:textId="77777777">
        <w:tc>
          <w:tcPr>
            <w:tcW w:w="1962" w:type="dxa"/>
            <w:shd w:val="clear" w:color="auto" w:fill="auto"/>
          </w:tcPr>
          <w:p w14:paraId="2ABFE0C6"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5687A480" w14:textId="77777777">
        <w:tc>
          <w:tcPr>
            <w:tcW w:w="1962" w:type="dxa"/>
            <w:shd w:val="clear" w:color="auto" w:fill="auto"/>
          </w:tcPr>
          <w:p w14:paraId="1D260482"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28581D94" w14:textId="77777777">
        <w:tc>
          <w:tcPr>
            <w:tcW w:w="1962" w:type="dxa"/>
            <w:shd w:val="clear" w:color="auto" w:fill="auto"/>
          </w:tcPr>
          <w:p w14:paraId="2CBEA1F6"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071AC083" w14:textId="77777777">
        <w:tc>
          <w:tcPr>
            <w:tcW w:w="1962" w:type="dxa"/>
            <w:shd w:val="clear" w:color="auto" w:fill="auto"/>
          </w:tcPr>
          <w:p w14:paraId="57738DF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54BA2F88" w14:textId="77777777">
        <w:tc>
          <w:tcPr>
            <w:tcW w:w="1962" w:type="dxa"/>
            <w:shd w:val="clear" w:color="auto" w:fill="auto"/>
          </w:tcPr>
          <w:p w14:paraId="28580B67"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6FE982C6" w14:textId="77777777">
        <w:tc>
          <w:tcPr>
            <w:tcW w:w="1962" w:type="dxa"/>
            <w:shd w:val="clear" w:color="auto" w:fill="auto"/>
          </w:tcPr>
          <w:p w14:paraId="05BE4854"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0D663AF7" w14:textId="77777777">
        <w:tc>
          <w:tcPr>
            <w:tcW w:w="1962" w:type="dxa"/>
            <w:shd w:val="clear" w:color="auto" w:fill="auto"/>
          </w:tcPr>
          <w:p w14:paraId="6C4AD1F9"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22D3B760" w14:textId="77777777">
        <w:tc>
          <w:tcPr>
            <w:tcW w:w="1962" w:type="dxa"/>
            <w:shd w:val="clear" w:color="auto" w:fill="auto"/>
          </w:tcPr>
          <w:p w14:paraId="25F0D2CD"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29E9AB97" w14:textId="77777777">
        <w:tc>
          <w:tcPr>
            <w:tcW w:w="1962" w:type="dxa"/>
            <w:shd w:val="clear" w:color="auto" w:fill="auto"/>
          </w:tcPr>
          <w:p w14:paraId="2F2E9A7E"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3B309B19" w14:textId="77777777">
        <w:tc>
          <w:tcPr>
            <w:tcW w:w="1962" w:type="dxa"/>
            <w:shd w:val="clear" w:color="auto" w:fill="auto"/>
          </w:tcPr>
          <w:p w14:paraId="04689534"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641E7FE9" w14:textId="77777777">
        <w:tc>
          <w:tcPr>
            <w:tcW w:w="1962" w:type="dxa"/>
            <w:shd w:val="clear" w:color="auto" w:fill="auto"/>
          </w:tcPr>
          <w:p w14:paraId="52BAD231"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74154868" w14:textId="77777777">
        <w:tc>
          <w:tcPr>
            <w:tcW w:w="1962" w:type="dxa"/>
            <w:shd w:val="clear" w:color="auto" w:fill="auto"/>
          </w:tcPr>
          <w:p w14:paraId="011DECE2"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41463B3C" w14:textId="77777777">
        <w:tc>
          <w:tcPr>
            <w:tcW w:w="1962" w:type="dxa"/>
            <w:shd w:val="clear" w:color="auto" w:fill="auto"/>
          </w:tcPr>
          <w:p w14:paraId="6F87A15C"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4FBA20FD" w14:textId="77777777">
        <w:tc>
          <w:tcPr>
            <w:tcW w:w="1962" w:type="dxa"/>
            <w:shd w:val="clear" w:color="auto" w:fill="auto"/>
          </w:tcPr>
          <w:p w14:paraId="3E5B4D88"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68EAC770" w14:textId="77777777">
        <w:tc>
          <w:tcPr>
            <w:tcW w:w="1962" w:type="dxa"/>
            <w:shd w:val="clear" w:color="auto" w:fill="auto"/>
          </w:tcPr>
          <w:p w14:paraId="329067CC"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0A46194E" w14:textId="77777777">
        <w:tc>
          <w:tcPr>
            <w:tcW w:w="1962" w:type="dxa"/>
            <w:shd w:val="clear" w:color="auto" w:fill="auto"/>
          </w:tcPr>
          <w:p w14:paraId="11F1F4B9"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085B6AB5" w14:textId="77777777">
        <w:tc>
          <w:tcPr>
            <w:tcW w:w="1962" w:type="dxa"/>
            <w:shd w:val="clear" w:color="auto" w:fill="auto"/>
          </w:tcPr>
          <w:p w14:paraId="3E456C60"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03DF1602" w14:textId="77777777">
        <w:tc>
          <w:tcPr>
            <w:tcW w:w="1962" w:type="dxa"/>
            <w:shd w:val="clear" w:color="auto" w:fill="auto"/>
          </w:tcPr>
          <w:p w14:paraId="36194E56"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03762B1A" w14:textId="77777777">
        <w:tc>
          <w:tcPr>
            <w:tcW w:w="1962" w:type="dxa"/>
            <w:shd w:val="clear" w:color="auto" w:fill="auto"/>
          </w:tcPr>
          <w:p w14:paraId="205BF942"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71C1253B" w14:textId="77777777">
        <w:tc>
          <w:tcPr>
            <w:tcW w:w="1962" w:type="dxa"/>
            <w:shd w:val="clear" w:color="auto" w:fill="auto"/>
          </w:tcPr>
          <w:p w14:paraId="67603AEB"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322F3B65" w14:textId="77777777">
        <w:tc>
          <w:tcPr>
            <w:tcW w:w="1962" w:type="dxa"/>
            <w:shd w:val="clear" w:color="auto" w:fill="auto"/>
          </w:tcPr>
          <w:p w14:paraId="19BE3CCD"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6729E8A3" w14:textId="77777777">
        <w:tc>
          <w:tcPr>
            <w:tcW w:w="1962" w:type="dxa"/>
            <w:shd w:val="clear" w:color="auto" w:fill="auto"/>
          </w:tcPr>
          <w:p w14:paraId="59067100"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092A7410" w14:textId="77777777">
        <w:tc>
          <w:tcPr>
            <w:tcW w:w="1962" w:type="dxa"/>
            <w:shd w:val="clear" w:color="auto" w:fill="auto"/>
          </w:tcPr>
          <w:p w14:paraId="4DCE94AC"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42DE7615" w14:textId="77777777">
        <w:tc>
          <w:tcPr>
            <w:tcW w:w="1962" w:type="dxa"/>
            <w:shd w:val="clear" w:color="auto" w:fill="auto"/>
          </w:tcPr>
          <w:p w14:paraId="3CB33AAB"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161E46F4" w14:textId="77777777">
        <w:tc>
          <w:tcPr>
            <w:tcW w:w="1962" w:type="dxa"/>
            <w:shd w:val="clear" w:color="auto" w:fill="auto"/>
          </w:tcPr>
          <w:p w14:paraId="6B64D3CD"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3CA1C4A9" w14:textId="77777777">
        <w:tc>
          <w:tcPr>
            <w:tcW w:w="1962" w:type="dxa"/>
            <w:shd w:val="clear" w:color="auto" w:fill="auto"/>
          </w:tcPr>
          <w:p w14:paraId="2294AC46"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63B5B65E" w14:textId="77777777">
        <w:tc>
          <w:tcPr>
            <w:tcW w:w="1962" w:type="dxa"/>
            <w:shd w:val="clear" w:color="auto" w:fill="auto"/>
          </w:tcPr>
          <w:p w14:paraId="250248F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330E8014" w14:textId="77777777">
        <w:tc>
          <w:tcPr>
            <w:tcW w:w="1962" w:type="dxa"/>
            <w:shd w:val="clear" w:color="auto" w:fill="auto"/>
          </w:tcPr>
          <w:p w14:paraId="4D222C68"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11535BDE" w14:textId="77777777">
        <w:tc>
          <w:tcPr>
            <w:tcW w:w="1962" w:type="dxa"/>
            <w:shd w:val="clear" w:color="auto" w:fill="auto"/>
          </w:tcPr>
          <w:p w14:paraId="4E544121"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594CD03E" w14:textId="77777777">
        <w:tc>
          <w:tcPr>
            <w:tcW w:w="1962" w:type="dxa"/>
            <w:shd w:val="clear" w:color="auto" w:fill="auto"/>
          </w:tcPr>
          <w:p w14:paraId="45F81510"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3E68A4F1" w14:textId="77777777">
        <w:tc>
          <w:tcPr>
            <w:tcW w:w="1962" w:type="dxa"/>
            <w:shd w:val="clear" w:color="auto" w:fill="auto"/>
          </w:tcPr>
          <w:p w14:paraId="72DDB4A9"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5B4869F8" w14:textId="77777777">
        <w:tc>
          <w:tcPr>
            <w:tcW w:w="1962" w:type="dxa"/>
            <w:shd w:val="clear" w:color="auto" w:fill="auto"/>
          </w:tcPr>
          <w:p w14:paraId="4F8C7A9B"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6177E722" w14:textId="77777777">
        <w:tc>
          <w:tcPr>
            <w:tcW w:w="1962" w:type="dxa"/>
            <w:shd w:val="clear" w:color="auto" w:fill="auto"/>
          </w:tcPr>
          <w:p w14:paraId="04162AE3"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0153E58B" w14:textId="77777777">
        <w:tc>
          <w:tcPr>
            <w:tcW w:w="1962" w:type="dxa"/>
            <w:shd w:val="clear" w:color="auto" w:fill="auto"/>
          </w:tcPr>
          <w:p w14:paraId="4FEAE4AF"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47C429D6" w14:textId="77777777">
        <w:tc>
          <w:tcPr>
            <w:tcW w:w="1962" w:type="dxa"/>
            <w:shd w:val="clear" w:color="auto" w:fill="auto"/>
          </w:tcPr>
          <w:p w14:paraId="0A99C26B" w14:textId="77777777" w:rsidR="00C62B39" w:rsidRPr="002915B7" w:rsidRDefault="00C62B39" w:rsidP="003F6AB2">
            <w:pPr>
              <w:pStyle w:val="Compact"/>
              <w:spacing w:line="480" w:lineRule="auto"/>
            </w:pPr>
            <w:r w:rsidRPr="002915B7">
              <w:rPr>
                <w:rFonts w:ascii="Calibri Light" w:hAnsi="Calibri Light" w:cs="Calibri Light"/>
                <w:sz w:val="18"/>
                <w:szCs w:val="18"/>
              </w:rPr>
              <w:t>Lagopus mutus</w:t>
            </w:r>
          </w:p>
        </w:tc>
      </w:tr>
      <w:tr w:rsidR="00C62B39" w:rsidRPr="002915B7" w14:paraId="66341632" w14:textId="77777777">
        <w:tc>
          <w:tcPr>
            <w:tcW w:w="1962" w:type="dxa"/>
            <w:shd w:val="clear" w:color="auto" w:fill="auto"/>
          </w:tcPr>
          <w:p w14:paraId="4B85C71A"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177B49CF" w14:textId="77777777">
        <w:tc>
          <w:tcPr>
            <w:tcW w:w="1962" w:type="dxa"/>
            <w:shd w:val="clear" w:color="auto" w:fill="auto"/>
          </w:tcPr>
          <w:p w14:paraId="77446FA0"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6479D6F7" w14:textId="77777777">
        <w:tc>
          <w:tcPr>
            <w:tcW w:w="1962" w:type="dxa"/>
            <w:shd w:val="clear" w:color="auto" w:fill="auto"/>
          </w:tcPr>
          <w:p w14:paraId="6FCB4743"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651971AC" w14:textId="77777777">
        <w:tc>
          <w:tcPr>
            <w:tcW w:w="1962" w:type="dxa"/>
            <w:shd w:val="clear" w:color="auto" w:fill="auto"/>
          </w:tcPr>
          <w:p w14:paraId="3138A4DD"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301F2E99" w14:textId="77777777">
        <w:tc>
          <w:tcPr>
            <w:tcW w:w="1962" w:type="dxa"/>
            <w:shd w:val="clear" w:color="auto" w:fill="auto"/>
          </w:tcPr>
          <w:p w14:paraId="1C2AC6F4"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61C79B91" w14:textId="77777777">
        <w:tc>
          <w:tcPr>
            <w:tcW w:w="1962" w:type="dxa"/>
            <w:shd w:val="clear" w:color="auto" w:fill="auto"/>
          </w:tcPr>
          <w:p w14:paraId="374B60A6"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622EC0D8" w14:textId="77777777">
        <w:tc>
          <w:tcPr>
            <w:tcW w:w="1962" w:type="dxa"/>
            <w:shd w:val="clear" w:color="auto" w:fill="auto"/>
          </w:tcPr>
          <w:p w14:paraId="41A7ECA8"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105E05EB" w14:textId="77777777">
        <w:tc>
          <w:tcPr>
            <w:tcW w:w="1962" w:type="dxa"/>
            <w:shd w:val="clear" w:color="auto" w:fill="auto"/>
          </w:tcPr>
          <w:p w14:paraId="36A91A2D"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195268CC" w14:textId="77777777">
        <w:tc>
          <w:tcPr>
            <w:tcW w:w="1962" w:type="dxa"/>
            <w:shd w:val="clear" w:color="auto" w:fill="auto"/>
          </w:tcPr>
          <w:p w14:paraId="0215CC7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376412DB" w14:textId="77777777">
        <w:tc>
          <w:tcPr>
            <w:tcW w:w="1962" w:type="dxa"/>
            <w:shd w:val="clear" w:color="auto" w:fill="auto"/>
          </w:tcPr>
          <w:p w14:paraId="098B12F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0F0B3A91" w14:textId="77777777">
        <w:tc>
          <w:tcPr>
            <w:tcW w:w="1962" w:type="dxa"/>
            <w:shd w:val="clear" w:color="auto" w:fill="auto"/>
          </w:tcPr>
          <w:p w14:paraId="15343613"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72AAC86A" w14:textId="77777777">
        <w:tc>
          <w:tcPr>
            <w:tcW w:w="1962" w:type="dxa"/>
            <w:shd w:val="clear" w:color="auto" w:fill="auto"/>
          </w:tcPr>
          <w:p w14:paraId="3CD280FA"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12D4A698" w14:textId="77777777">
        <w:tc>
          <w:tcPr>
            <w:tcW w:w="1962" w:type="dxa"/>
            <w:shd w:val="clear" w:color="auto" w:fill="auto"/>
          </w:tcPr>
          <w:p w14:paraId="1CD7834B"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60401D14" w14:textId="77777777">
        <w:tc>
          <w:tcPr>
            <w:tcW w:w="1962" w:type="dxa"/>
            <w:shd w:val="clear" w:color="auto" w:fill="auto"/>
          </w:tcPr>
          <w:p w14:paraId="0307E09A"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58ED3EC3" w14:textId="77777777">
        <w:tc>
          <w:tcPr>
            <w:tcW w:w="1962" w:type="dxa"/>
            <w:shd w:val="clear" w:color="auto" w:fill="auto"/>
          </w:tcPr>
          <w:p w14:paraId="16A87DC2"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73CDD561" w14:textId="77777777">
        <w:tc>
          <w:tcPr>
            <w:tcW w:w="1962" w:type="dxa"/>
            <w:shd w:val="clear" w:color="auto" w:fill="auto"/>
          </w:tcPr>
          <w:p w14:paraId="208D9D07"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56ED52D5" w14:textId="77777777">
        <w:tc>
          <w:tcPr>
            <w:tcW w:w="1962" w:type="dxa"/>
            <w:shd w:val="clear" w:color="auto" w:fill="auto"/>
          </w:tcPr>
          <w:p w14:paraId="3A7FE126"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4647A88E" w14:textId="77777777">
        <w:tc>
          <w:tcPr>
            <w:tcW w:w="1962" w:type="dxa"/>
            <w:shd w:val="clear" w:color="auto" w:fill="auto"/>
          </w:tcPr>
          <w:p w14:paraId="698FA20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74D96A96" w14:textId="77777777">
        <w:tc>
          <w:tcPr>
            <w:tcW w:w="1962" w:type="dxa"/>
            <w:shd w:val="clear" w:color="auto" w:fill="auto"/>
          </w:tcPr>
          <w:p w14:paraId="461A2A6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10C44585" w14:textId="77777777">
        <w:tc>
          <w:tcPr>
            <w:tcW w:w="1962" w:type="dxa"/>
            <w:shd w:val="clear" w:color="auto" w:fill="auto"/>
          </w:tcPr>
          <w:p w14:paraId="53DAED0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58D4947B" w14:textId="77777777">
        <w:tc>
          <w:tcPr>
            <w:tcW w:w="1962" w:type="dxa"/>
            <w:shd w:val="clear" w:color="auto" w:fill="auto"/>
          </w:tcPr>
          <w:p w14:paraId="54ABAB3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356BAD16" w14:textId="77777777">
        <w:tc>
          <w:tcPr>
            <w:tcW w:w="1962" w:type="dxa"/>
            <w:shd w:val="clear" w:color="auto" w:fill="auto"/>
          </w:tcPr>
          <w:p w14:paraId="6E51064D"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58420942" w14:textId="77777777">
        <w:tc>
          <w:tcPr>
            <w:tcW w:w="1962" w:type="dxa"/>
            <w:shd w:val="clear" w:color="auto" w:fill="auto"/>
          </w:tcPr>
          <w:p w14:paraId="7EDBFB3B"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16D553C6" w14:textId="77777777">
        <w:tc>
          <w:tcPr>
            <w:tcW w:w="1962" w:type="dxa"/>
            <w:shd w:val="clear" w:color="auto" w:fill="auto"/>
          </w:tcPr>
          <w:p w14:paraId="786A0882"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1B6320D6" w14:textId="77777777">
        <w:tc>
          <w:tcPr>
            <w:tcW w:w="1962" w:type="dxa"/>
            <w:shd w:val="clear" w:color="auto" w:fill="auto"/>
          </w:tcPr>
          <w:p w14:paraId="10FB7FD1"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319489CA" w14:textId="77777777">
        <w:tc>
          <w:tcPr>
            <w:tcW w:w="1962" w:type="dxa"/>
            <w:shd w:val="clear" w:color="auto" w:fill="auto"/>
          </w:tcPr>
          <w:p w14:paraId="44EF7627"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2C74C385" w14:textId="77777777">
        <w:tc>
          <w:tcPr>
            <w:tcW w:w="1962" w:type="dxa"/>
            <w:shd w:val="clear" w:color="auto" w:fill="auto"/>
          </w:tcPr>
          <w:p w14:paraId="2A76D922"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6BA8DAB4" w14:textId="77777777">
        <w:tc>
          <w:tcPr>
            <w:tcW w:w="1962" w:type="dxa"/>
            <w:shd w:val="clear" w:color="auto" w:fill="auto"/>
          </w:tcPr>
          <w:p w14:paraId="167D9AD0"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39A66BB2" w14:textId="77777777">
        <w:tc>
          <w:tcPr>
            <w:tcW w:w="1962" w:type="dxa"/>
            <w:shd w:val="clear" w:color="auto" w:fill="auto"/>
          </w:tcPr>
          <w:p w14:paraId="47DB0D9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4CD4EE5A" w14:textId="77777777">
        <w:tc>
          <w:tcPr>
            <w:tcW w:w="1962" w:type="dxa"/>
            <w:shd w:val="clear" w:color="auto" w:fill="auto"/>
          </w:tcPr>
          <w:p w14:paraId="407E6AD3"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776F3D83" w14:textId="77777777">
        <w:tc>
          <w:tcPr>
            <w:tcW w:w="1962" w:type="dxa"/>
            <w:shd w:val="clear" w:color="auto" w:fill="auto"/>
          </w:tcPr>
          <w:p w14:paraId="1FC8DA66"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37F537F0" w14:textId="77777777">
        <w:tc>
          <w:tcPr>
            <w:tcW w:w="1962" w:type="dxa"/>
            <w:shd w:val="clear" w:color="auto" w:fill="auto"/>
          </w:tcPr>
          <w:p w14:paraId="0197CF38"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3D0724C6" w14:textId="77777777">
        <w:tc>
          <w:tcPr>
            <w:tcW w:w="1962" w:type="dxa"/>
            <w:shd w:val="clear" w:color="auto" w:fill="auto"/>
          </w:tcPr>
          <w:p w14:paraId="556FCC8D"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55B22A6D" w14:textId="77777777">
        <w:tc>
          <w:tcPr>
            <w:tcW w:w="1962" w:type="dxa"/>
            <w:shd w:val="clear" w:color="auto" w:fill="auto"/>
          </w:tcPr>
          <w:p w14:paraId="561A9AD1"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745F8749" w14:textId="77777777">
        <w:tc>
          <w:tcPr>
            <w:tcW w:w="1962" w:type="dxa"/>
            <w:shd w:val="clear" w:color="auto" w:fill="auto"/>
          </w:tcPr>
          <w:p w14:paraId="2F128405"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1B66A527" w14:textId="77777777">
        <w:tc>
          <w:tcPr>
            <w:tcW w:w="1962" w:type="dxa"/>
            <w:shd w:val="clear" w:color="auto" w:fill="auto"/>
          </w:tcPr>
          <w:p w14:paraId="0FD5E2B3"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18347462" w14:textId="77777777">
        <w:tc>
          <w:tcPr>
            <w:tcW w:w="1962" w:type="dxa"/>
            <w:shd w:val="clear" w:color="auto" w:fill="auto"/>
          </w:tcPr>
          <w:p w14:paraId="4BDA7E84"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4D4567E4" w14:textId="77777777">
        <w:tc>
          <w:tcPr>
            <w:tcW w:w="1962" w:type="dxa"/>
            <w:shd w:val="clear" w:color="auto" w:fill="auto"/>
          </w:tcPr>
          <w:p w14:paraId="2F6192B1"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394D0E6C" w14:textId="77777777">
        <w:tc>
          <w:tcPr>
            <w:tcW w:w="1962" w:type="dxa"/>
            <w:shd w:val="clear" w:color="auto" w:fill="auto"/>
          </w:tcPr>
          <w:p w14:paraId="7AAF7CA0"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135E14E4" w14:textId="77777777">
        <w:tc>
          <w:tcPr>
            <w:tcW w:w="1962" w:type="dxa"/>
            <w:shd w:val="clear" w:color="auto" w:fill="auto"/>
          </w:tcPr>
          <w:p w14:paraId="5C2F084B"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09697155" w14:textId="77777777">
        <w:tc>
          <w:tcPr>
            <w:tcW w:w="1962" w:type="dxa"/>
            <w:shd w:val="clear" w:color="auto" w:fill="auto"/>
          </w:tcPr>
          <w:p w14:paraId="1B543B08"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48483A09" w14:textId="77777777">
        <w:tc>
          <w:tcPr>
            <w:tcW w:w="1962" w:type="dxa"/>
            <w:shd w:val="clear" w:color="auto" w:fill="auto"/>
          </w:tcPr>
          <w:p w14:paraId="2D2D9209"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66473E57" w14:textId="77777777">
        <w:tc>
          <w:tcPr>
            <w:tcW w:w="1962" w:type="dxa"/>
            <w:shd w:val="clear" w:color="auto" w:fill="auto"/>
          </w:tcPr>
          <w:p w14:paraId="15E75226"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75A1F86D" w14:textId="77777777">
        <w:tc>
          <w:tcPr>
            <w:tcW w:w="1962" w:type="dxa"/>
            <w:shd w:val="clear" w:color="auto" w:fill="auto"/>
          </w:tcPr>
          <w:p w14:paraId="562F74D5"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45C0F9B9" w14:textId="77777777">
        <w:tc>
          <w:tcPr>
            <w:tcW w:w="1962" w:type="dxa"/>
            <w:shd w:val="clear" w:color="auto" w:fill="auto"/>
          </w:tcPr>
          <w:p w14:paraId="61C460C3"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012A6F38" w14:textId="77777777">
        <w:tc>
          <w:tcPr>
            <w:tcW w:w="1962" w:type="dxa"/>
            <w:shd w:val="clear" w:color="auto" w:fill="auto"/>
          </w:tcPr>
          <w:p w14:paraId="173902BB"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204D8571" w14:textId="77777777">
        <w:tc>
          <w:tcPr>
            <w:tcW w:w="1962" w:type="dxa"/>
            <w:shd w:val="clear" w:color="auto" w:fill="auto"/>
          </w:tcPr>
          <w:p w14:paraId="53F95C0F"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309475F9" w14:textId="77777777">
        <w:tc>
          <w:tcPr>
            <w:tcW w:w="1962" w:type="dxa"/>
            <w:shd w:val="clear" w:color="auto" w:fill="auto"/>
          </w:tcPr>
          <w:p w14:paraId="590504C2"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745C83DF" w14:textId="77777777">
        <w:tc>
          <w:tcPr>
            <w:tcW w:w="1962" w:type="dxa"/>
            <w:shd w:val="clear" w:color="auto" w:fill="auto"/>
          </w:tcPr>
          <w:p w14:paraId="4A7E8FB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426AA98B" w14:textId="77777777">
        <w:tc>
          <w:tcPr>
            <w:tcW w:w="1962" w:type="dxa"/>
            <w:shd w:val="clear" w:color="auto" w:fill="auto"/>
          </w:tcPr>
          <w:p w14:paraId="1C3BEFC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6F5A96AF" w14:textId="77777777">
        <w:tc>
          <w:tcPr>
            <w:tcW w:w="1962" w:type="dxa"/>
            <w:shd w:val="clear" w:color="auto" w:fill="auto"/>
          </w:tcPr>
          <w:p w14:paraId="10F703D4"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7F48F274" w14:textId="77777777">
        <w:tc>
          <w:tcPr>
            <w:tcW w:w="1962" w:type="dxa"/>
            <w:shd w:val="clear" w:color="auto" w:fill="auto"/>
          </w:tcPr>
          <w:p w14:paraId="01539A09"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509CC94F" w14:textId="77777777">
        <w:tc>
          <w:tcPr>
            <w:tcW w:w="1962" w:type="dxa"/>
            <w:shd w:val="clear" w:color="auto" w:fill="auto"/>
          </w:tcPr>
          <w:p w14:paraId="2C8A4C45"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201CDC48" w14:textId="77777777">
        <w:tc>
          <w:tcPr>
            <w:tcW w:w="1962" w:type="dxa"/>
            <w:shd w:val="clear" w:color="auto" w:fill="auto"/>
          </w:tcPr>
          <w:p w14:paraId="29E3B82A"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19A08E65" w14:textId="77777777">
        <w:tc>
          <w:tcPr>
            <w:tcW w:w="1962" w:type="dxa"/>
            <w:shd w:val="clear" w:color="auto" w:fill="auto"/>
          </w:tcPr>
          <w:p w14:paraId="0E3B726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3243837D" w14:textId="77777777">
        <w:tc>
          <w:tcPr>
            <w:tcW w:w="1962" w:type="dxa"/>
            <w:shd w:val="clear" w:color="auto" w:fill="auto"/>
          </w:tcPr>
          <w:p w14:paraId="3F837C4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30C84C09" w14:textId="77777777">
        <w:tc>
          <w:tcPr>
            <w:tcW w:w="1962" w:type="dxa"/>
            <w:shd w:val="clear" w:color="auto" w:fill="auto"/>
          </w:tcPr>
          <w:p w14:paraId="63182820"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6B92DDB2" w14:textId="77777777">
        <w:tc>
          <w:tcPr>
            <w:tcW w:w="1962" w:type="dxa"/>
            <w:shd w:val="clear" w:color="auto" w:fill="auto"/>
          </w:tcPr>
          <w:p w14:paraId="0F19CB24"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20C38C67" w14:textId="77777777">
        <w:tc>
          <w:tcPr>
            <w:tcW w:w="1962" w:type="dxa"/>
            <w:shd w:val="clear" w:color="auto" w:fill="auto"/>
          </w:tcPr>
          <w:p w14:paraId="7C4FE9A6"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303847C2" w14:textId="77777777">
        <w:tc>
          <w:tcPr>
            <w:tcW w:w="1962" w:type="dxa"/>
            <w:shd w:val="clear" w:color="auto" w:fill="auto"/>
          </w:tcPr>
          <w:p w14:paraId="08EE1214"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110551FC" w14:textId="77777777">
        <w:tc>
          <w:tcPr>
            <w:tcW w:w="1962" w:type="dxa"/>
            <w:shd w:val="clear" w:color="auto" w:fill="auto"/>
          </w:tcPr>
          <w:p w14:paraId="7A25A3AE"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33CA030F" w14:textId="77777777">
        <w:tc>
          <w:tcPr>
            <w:tcW w:w="1962" w:type="dxa"/>
            <w:shd w:val="clear" w:color="auto" w:fill="auto"/>
          </w:tcPr>
          <w:p w14:paraId="1426E91F"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364BAD82" w14:textId="77777777">
        <w:tc>
          <w:tcPr>
            <w:tcW w:w="1962" w:type="dxa"/>
            <w:shd w:val="clear" w:color="auto" w:fill="auto"/>
          </w:tcPr>
          <w:p w14:paraId="67E4242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520F3C32" w14:textId="77777777">
        <w:tc>
          <w:tcPr>
            <w:tcW w:w="1962" w:type="dxa"/>
            <w:shd w:val="clear" w:color="auto" w:fill="auto"/>
          </w:tcPr>
          <w:p w14:paraId="104C16B1"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6AA8AAAB" w14:textId="77777777">
        <w:tc>
          <w:tcPr>
            <w:tcW w:w="1962" w:type="dxa"/>
            <w:shd w:val="clear" w:color="auto" w:fill="auto"/>
          </w:tcPr>
          <w:p w14:paraId="2D85375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49A38BEF" w14:textId="77777777">
        <w:tc>
          <w:tcPr>
            <w:tcW w:w="1962" w:type="dxa"/>
            <w:shd w:val="clear" w:color="auto" w:fill="auto"/>
          </w:tcPr>
          <w:p w14:paraId="63A84673"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78CC73CA" w14:textId="77777777">
        <w:tc>
          <w:tcPr>
            <w:tcW w:w="1962" w:type="dxa"/>
            <w:shd w:val="clear" w:color="auto" w:fill="auto"/>
          </w:tcPr>
          <w:p w14:paraId="223C27B8"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7B44B6B8" w14:textId="77777777">
        <w:tc>
          <w:tcPr>
            <w:tcW w:w="1962" w:type="dxa"/>
            <w:shd w:val="clear" w:color="auto" w:fill="auto"/>
          </w:tcPr>
          <w:p w14:paraId="56830431"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4D16FDDC" w14:textId="77777777">
        <w:tc>
          <w:tcPr>
            <w:tcW w:w="1962" w:type="dxa"/>
            <w:shd w:val="clear" w:color="auto" w:fill="auto"/>
          </w:tcPr>
          <w:p w14:paraId="1622B8C4"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0C512981" w14:textId="77777777">
        <w:tc>
          <w:tcPr>
            <w:tcW w:w="1962" w:type="dxa"/>
            <w:shd w:val="clear" w:color="auto" w:fill="auto"/>
          </w:tcPr>
          <w:p w14:paraId="0615C5C7"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660D4737" w14:textId="77777777">
        <w:tc>
          <w:tcPr>
            <w:tcW w:w="1962" w:type="dxa"/>
            <w:shd w:val="clear" w:color="auto" w:fill="auto"/>
          </w:tcPr>
          <w:p w14:paraId="20B1F4E9"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7AE37AC7" w14:textId="77777777">
        <w:tc>
          <w:tcPr>
            <w:tcW w:w="1962" w:type="dxa"/>
            <w:shd w:val="clear" w:color="auto" w:fill="auto"/>
          </w:tcPr>
          <w:p w14:paraId="2671E824"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44DAF819" w14:textId="77777777">
        <w:tc>
          <w:tcPr>
            <w:tcW w:w="1962" w:type="dxa"/>
            <w:shd w:val="clear" w:color="auto" w:fill="auto"/>
          </w:tcPr>
          <w:p w14:paraId="03EA0BFF"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2875B7C7" w14:textId="77777777">
        <w:tc>
          <w:tcPr>
            <w:tcW w:w="1962" w:type="dxa"/>
            <w:shd w:val="clear" w:color="auto" w:fill="auto"/>
          </w:tcPr>
          <w:p w14:paraId="1F6CB558"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029F8C2D" w14:textId="77777777">
        <w:tc>
          <w:tcPr>
            <w:tcW w:w="1962" w:type="dxa"/>
            <w:shd w:val="clear" w:color="auto" w:fill="auto"/>
          </w:tcPr>
          <w:p w14:paraId="471819B8"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22E27AF9" w14:textId="77777777">
        <w:tc>
          <w:tcPr>
            <w:tcW w:w="1962" w:type="dxa"/>
            <w:shd w:val="clear" w:color="auto" w:fill="auto"/>
          </w:tcPr>
          <w:p w14:paraId="3DD15624"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0A82D787" w14:textId="77777777">
        <w:tc>
          <w:tcPr>
            <w:tcW w:w="1962" w:type="dxa"/>
            <w:shd w:val="clear" w:color="auto" w:fill="auto"/>
          </w:tcPr>
          <w:p w14:paraId="65946F68"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1E8D2636" w14:textId="77777777">
        <w:tc>
          <w:tcPr>
            <w:tcW w:w="1962" w:type="dxa"/>
            <w:shd w:val="clear" w:color="auto" w:fill="auto"/>
          </w:tcPr>
          <w:p w14:paraId="58931B5A"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160DE376" w14:textId="77777777">
        <w:tc>
          <w:tcPr>
            <w:tcW w:w="1962" w:type="dxa"/>
            <w:shd w:val="clear" w:color="auto" w:fill="auto"/>
          </w:tcPr>
          <w:p w14:paraId="27FFA947"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64F1A4DD" w14:textId="77777777">
        <w:tc>
          <w:tcPr>
            <w:tcW w:w="1962" w:type="dxa"/>
            <w:shd w:val="clear" w:color="auto" w:fill="auto"/>
          </w:tcPr>
          <w:p w14:paraId="2DDBD11A"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5602C403" w14:textId="77777777">
        <w:tc>
          <w:tcPr>
            <w:tcW w:w="1962" w:type="dxa"/>
            <w:shd w:val="clear" w:color="auto" w:fill="auto"/>
          </w:tcPr>
          <w:p w14:paraId="254EAAFF"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3B600BC4" w14:textId="77777777">
        <w:tc>
          <w:tcPr>
            <w:tcW w:w="1962" w:type="dxa"/>
            <w:shd w:val="clear" w:color="auto" w:fill="auto"/>
          </w:tcPr>
          <w:p w14:paraId="43269CF4"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784EDC15" w14:textId="77777777">
        <w:tc>
          <w:tcPr>
            <w:tcW w:w="1962" w:type="dxa"/>
            <w:shd w:val="clear" w:color="auto" w:fill="auto"/>
          </w:tcPr>
          <w:p w14:paraId="6EB030D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23DF982B" w14:textId="77777777">
        <w:tc>
          <w:tcPr>
            <w:tcW w:w="1962" w:type="dxa"/>
            <w:shd w:val="clear" w:color="auto" w:fill="auto"/>
          </w:tcPr>
          <w:p w14:paraId="045DF72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70A7DE77" w14:textId="77777777">
        <w:tc>
          <w:tcPr>
            <w:tcW w:w="1962" w:type="dxa"/>
            <w:shd w:val="clear" w:color="auto" w:fill="auto"/>
          </w:tcPr>
          <w:p w14:paraId="53DD6CE8"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09BCAFE0" w14:textId="77777777">
        <w:tc>
          <w:tcPr>
            <w:tcW w:w="1962" w:type="dxa"/>
            <w:shd w:val="clear" w:color="auto" w:fill="auto"/>
          </w:tcPr>
          <w:p w14:paraId="730E616E"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5DF38647" w14:textId="77777777">
        <w:tc>
          <w:tcPr>
            <w:tcW w:w="1962" w:type="dxa"/>
            <w:shd w:val="clear" w:color="auto" w:fill="auto"/>
          </w:tcPr>
          <w:p w14:paraId="26B3E20B"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798B5E6E" w14:textId="77777777">
        <w:tc>
          <w:tcPr>
            <w:tcW w:w="1962" w:type="dxa"/>
            <w:shd w:val="clear" w:color="auto" w:fill="auto"/>
          </w:tcPr>
          <w:p w14:paraId="62733A2B"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4ADE6D2D" w14:textId="77777777">
        <w:tc>
          <w:tcPr>
            <w:tcW w:w="1962" w:type="dxa"/>
            <w:shd w:val="clear" w:color="auto" w:fill="auto"/>
          </w:tcPr>
          <w:p w14:paraId="72B2A7DB"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2BEA4F98" w14:textId="77777777">
        <w:tc>
          <w:tcPr>
            <w:tcW w:w="1962" w:type="dxa"/>
            <w:shd w:val="clear" w:color="auto" w:fill="auto"/>
          </w:tcPr>
          <w:p w14:paraId="520F317C"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26A7F25A" w14:textId="77777777">
        <w:tc>
          <w:tcPr>
            <w:tcW w:w="1962" w:type="dxa"/>
            <w:shd w:val="clear" w:color="auto" w:fill="auto"/>
          </w:tcPr>
          <w:p w14:paraId="56FC431F"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3DC4CA11" w14:textId="77777777">
        <w:tc>
          <w:tcPr>
            <w:tcW w:w="1962" w:type="dxa"/>
            <w:shd w:val="clear" w:color="auto" w:fill="auto"/>
          </w:tcPr>
          <w:p w14:paraId="1409245D"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399BBA09" w14:textId="77777777">
        <w:tc>
          <w:tcPr>
            <w:tcW w:w="1962" w:type="dxa"/>
            <w:shd w:val="clear" w:color="auto" w:fill="auto"/>
          </w:tcPr>
          <w:p w14:paraId="4188D6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053D0B05" w14:textId="77777777">
        <w:tc>
          <w:tcPr>
            <w:tcW w:w="1962" w:type="dxa"/>
            <w:shd w:val="clear" w:color="auto" w:fill="auto"/>
          </w:tcPr>
          <w:p w14:paraId="263CCACE"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5016C48E" w14:textId="77777777">
        <w:tc>
          <w:tcPr>
            <w:tcW w:w="1962" w:type="dxa"/>
            <w:shd w:val="clear" w:color="auto" w:fill="auto"/>
          </w:tcPr>
          <w:p w14:paraId="11DC6B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77C2DCD0" w14:textId="77777777">
        <w:tc>
          <w:tcPr>
            <w:tcW w:w="1962" w:type="dxa"/>
            <w:shd w:val="clear" w:color="auto" w:fill="auto"/>
          </w:tcPr>
          <w:p w14:paraId="147F6E9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106752F0" w14:textId="77777777">
        <w:tc>
          <w:tcPr>
            <w:tcW w:w="1962" w:type="dxa"/>
            <w:shd w:val="clear" w:color="auto" w:fill="auto"/>
          </w:tcPr>
          <w:p w14:paraId="099E13B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0B8E5160" w14:textId="77777777">
        <w:tc>
          <w:tcPr>
            <w:tcW w:w="1962" w:type="dxa"/>
            <w:shd w:val="clear" w:color="auto" w:fill="auto"/>
          </w:tcPr>
          <w:p w14:paraId="66E5738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0A729FE2" w14:textId="77777777">
        <w:tc>
          <w:tcPr>
            <w:tcW w:w="1962" w:type="dxa"/>
            <w:shd w:val="clear" w:color="auto" w:fill="auto"/>
          </w:tcPr>
          <w:p w14:paraId="6DD473FD"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sibilatrix</w:t>
            </w:r>
          </w:p>
        </w:tc>
      </w:tr>
      <w:tr w:rsidR="00C62B39" w:rsidRPr="002915B7" w14:paraId="5906C2A9" w14:textId="77777777">
        <w:tc>
          <w:tcPr>
            <w:tcW w:w="1962" w:type="dxa"/>
            <w:shd w:val="clear" w:color="auto" w:fill="auto"/>
          </w:tcPr>
          <w:p w14:paraId="6A6C5506"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462463B5" w14:textId="77777777">
        <w:tc>
          <w:tcPr>
            <w:tcW w:w="1962" w:type="dxa"/>
            <w:shd w:val="clear" w:color="auto" w:fill="auto"/>
          </w:tcPr>
          <w:p w14:paraId="7366B46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34C64334" w14:textId="77777777">
        <w:tc>
          <w:tcPr>
            <w:tcW w:w="1962" w:type="dxa"/>
            <w:shd w:val="clear" w:color="auto" w:fill="auto"/>
          </w:tcPr>
          <w:p w14:paraId="7D11F3E3"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49E9373B" w14:textId="77777777">
        <w:tc>
          <w:tcPr>
            <w:tcW w:w="1962" w:type="dxa"/>
            <w:shd w:val="clear" w:color="auto" w:fill="auto"/>
          </w:tcPr>
          <w:p w14:paraId="350CDF8F"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6B237203" w14:textId="77777777">
        <w:tc>
          <w:tcPr>
            <w:tcW w:w="1962" w:type="dxa"/>
            <w:shd w:val="clear" w:color="auto" w:fill="auto"/>
          </w:tcPr>
          <w:p w14:paraId="12F8BAD0"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41261061" w14:textId="77777777">
        <w:tc>
          <w:tcPr>
            <w:tcW w:w="1962" w:type="dxa"/>
            <w:shd w:val="clear" w:color="auto" w:fill="auto"/>
          </w:tcPr>
          <w:p w14:paraId="49D9BCA0"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356FF78D" w14:textId="77777777">
        <w:tc>
          <w:tcPr>
            <w:tcW w:w="1962" w:type="dxa"/>
            <w:shd w:val="clear" w:color="auto" w:fill="auto"/>
          </w:tcPr>
          <w:p w14:paraId="6C4F334D"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6704AB78" w14:textId="77777777">
        <w:tc>
          <w:tcPr>
            <w:tcW w:w="1962" w:type="dxa"/>
            <w:shd w:val="clear" w:color="auto" w:fill="auto"/>
          </w:tcPr>
          <w:p w14:paraId="2378A953"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74480771" w14:textId="77777777">
        <w:tc>
          <w:tcPr>
            <w:tcW w:w="1962" w:type="dxa"/>
            <w:shd w:val="clear" w:color="auto" w:fill="auto"/>
          </w:tcPr>
          <w:p w14:paraId="3932FE06"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14C7D3CD" w14:textId="77777777">
        <w:tc>
          <w:tcPr>
            <w:tcW w:w="1962" w:type="dxa"/>
            <w:shd w:val="clear" w:color="auto" w:fill="auto"/>
          </w:tcPr>
          <w:p w14:paraId="0A525D09"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30E3A1AF" w14:textId="77777777">
        <w:tc>
          <w:tcPr>
            <w:tcW w:w="1962" w:type="dxa"/>
            <w:shd w:val="clear" w:color="auto" w:fill="auto"/>
          </w:tcPr>
          <w:p w14:paraId="5115156C"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5183C909" w14:textId="77777777">
        <w:tc>
          <w:tcPr>
            <w:tcW w:w="1962" w:type="dxa"/>
            <w:shd w:val="clear" w:color="auto" w:fill="auto"/>
          </w:tcPr>
          <w:p w14:paraId="27BE7B0F"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512193E2" w14:textId="77777777">
        <w:tc>
          <w:tcPr>
            <w:tcW w:w="1962" w:type="dxa"/>
            <w:shd w:val="clear" w:color="auto" w:fill="auto"/>
          </w:tcPr>
          <w:p w14:paraId="47C44F4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130902CE" w14:textId="77777777">
        <w:tc>
          <w:tcPr>
            <w:tcW w:w="1962" w:type="dxa"/>
            <w:shd w:val="clear" w:color="auto" w:fill="auto"/>
          </w:tcPr>
          <w:p w14:paraId="10331714"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09AF3905" w14:textId="77777777">
        <w:tc>
          <w:tcPr>
            <w:tcW w:w="1962" w:type="dxa"/>
            <w:shd w:val="clear" w:color="auto" w:fill="auto"/>
          </w:tcPr>
          <w:p w14:paraId="5BBD569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6E4524F0" w14:textId="77777777">
        <w:tc>
          <w:tcPr>
            <w:tcW w:w="1962" w:type="dxa"/>
            <w:shd w:val="clear" w:color="auto" w:fill="auto"/>
          </w:tcPr>
          <w:p w14:paraId="222B32B6"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3CC02940" w14:textId="77777777">
        <w:tc>
          <w:tcPr>
            <w:tcW w:w="1962" w:type="dxa"/>
            <w:shd w:val="clear" w:color="auto" w:fill="auto"/>
          </w:tcPr>
          <w:p w14:paraId="6DA70D8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6E6A8A4D" w14:textId="77777777">
        <w:tc>
          <w:tcPr>
            <w:tcW w:w="1962" w:type="dxa"/>
            <w:shd w:val="clear" w:color="auto" w:fill="auto"/>
          </w:tcPr>
          <w:p w14:paraId="32FB514B"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6638D525" w14:textId="77777777">
        <w:tc>
          <w:tcPr>
            <w:tcW w:w="1962" w:type="dxa"/>
            <w:shd w:val="clear" w:color="auto" w:fill="auto"/>
          </w:tcPr>
          <w:p w14:paraId="0848A6E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529B3C2D" w14:textId="77777777">
        <w:tc>
          <w:tcPr>
            <w:tcW w:w="1962" w:type="dxa"/>
            <w:shd w:val="clear" w:color="auto" w:fill="auto"/>
          </w:tcPr>
          <w:p w14:paraId="2D55E0BB"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1554F296" w14:textId="77777777">
        <w:tc>
          <w:tcPr>
            <w:tcW w:w="1962" w:type="dxa"/>
            <w:shd w:val="clear" w:color="auto" w:fill="auto"/>
          </w:tcPr>
          <w:p w14:paraId="286066D0"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3553A7A3" w14:textId="77777777">
        <w:tc>
          <w:tcPr>
            <w:tcW w:w="1962" w:type="dxa"/>
            <w:shd w:val="clear" w:color="auto" w:fill="auto"/>
          </w:tcPr>
          <w:p w14:paraId="76EB20BB"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36C9FB0A" w14:textId="77777777">
        <w:tc>
          <w:tcPr>
            <w:tcW w:w="1962" w:type="dxa"/>
            <w:shd w:val="clear" w:color="auto" w:fill="auto"/>
          </w:tcPr>
          <w:p w14:paraId="6552DBE0"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773429DA" w14:textId="77777777">
        <w:tc>
          <w:tcPr>
            <w:tcW w:w="1962" w:type="dxa"/>
            <w:shd w:val="clear" w:color="auto" w:fill="auto"/>
          </w:tcPr>
          <w:p w14:paraId="7DB0803A"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722EF7BB" w14:textId="77777777">
        <w:tc>
          <w:tcPr>
            <w:tcW w:w="1962" w:type="dxa"/>
            <w:shd w:val="clear" w:color="auto" w:fill="auto"/>
          </w:tcPr>
          <w:p w14:paraId="273688E8"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2B96D35C" w14:textId="77777777">
        <w:tc>
          <w:tcPr>
            <w:tcW w:w="1962" w:type="dxa"/>
            <w:shd w:val="clear" w:color="auto" w:fill="auto"/>
          </w:tcPr>
          <w:p w14:paraId="0EE2BDC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637A13F0" w14:textId="77777777">
        <w:tc>
          <w:tcPr>
            <w:tcW w:w="1962" w:type="dxa"/>
            <w:shd w:val="clear" w:color="auto" w:fill="auto"/>
          </w:tcPr>
          <w:p w14:paraId="54372B0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2730625B" w14:textId="77777777">
        <w:tc>
          <w:tcPr>
            <w:tcW w:w="1962" w:type="dxa"/>
            <w:shd w:val="clear" w:color="auto" w:fill="auto"/>
          </w:tcPr>
          <w:p w14:paraId="5D5BD612"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7D0BED0B" w14:textId="77777777">
        <w:tc>
          <w:tcPr>
            <w:tcW w:w="1962" w:type="dxa"/>
            <w:shd w:val="clear" w:color="auto" w:fill="auto"/>
          </w:tcPr>
          <w:p w14:paraId="063A1388"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6A5B44F7" w14:textId="77777777">
        <w:tc>
          <w:tcPr>
            <w:tcW w:w="1962" w:type="dxa"/>
            <w:shd w:val="clear" w:color="auto" w:fill="auto"/>
          </w:tcPr>
          <w:p w14:paraId="4D91B861"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064E4D26" w14:textId="77777777">
        <w:tc>
          <w:tcPr>
            <w:tcW w:w="1962" w:type="dxa"/>
            <w:shd w:val="clear" w:color="auto" w:fill="auto"/>
          </w:tcPr>
          <w:p w14:paraId="4A71AEDE"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6103A2BB" w14:textId="77777777">
        <w:tc>
          <w:tcPr>
            <w:tcW w:w="1962" w:type="dxa"/>
            <w:shd w:val="clear" w:color="auto" w:fill="auto"/>
          </w:tcPr>
          <w:p w14:paraId="04F25DC3"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46D32196" w14:textId="77777777">
        <w:tc>
          <w:tcPr>
            <w:tcW w:w="1962" w:type="dxa"/>
            <w:shd w:val="clear" w:color="auto" w:fill="auto"/>
          </w:tcPr>
          <w:p w14:paraId="6386D62B"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511E4951" w14:textId="77777777">
        <w:tc>
          <w:tcPr>
            <w:tcW w:w="1962" w:type="dxa"/>
            <w:shd w:val="clear" w:color="auto" w:fill="auto"/>
          </w:tcPr>
          <w:p w14:paraId="2CBC5BE6"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B7C66DA" w14:textId="77777777">
        <w:tc>
          <w:tcPr>
            <w:tcW w:w="1962" w:type="dxa"/>
            <w:shd w:val="clear" w:color="auto" w:fill="auto"/>
          </w:tcPr>
          <w:p w14:paraId="11EF7C33"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50868681" w14:textId="77777777">
        <w:tc>
          <w:tcPr>
            <w:tcW w:w="1962" w:type="dxa"/>
            <w:shd w:val="clear" w:color="auto" w:fill="auto"/>
          </w:tcPr>
          <w:p w14:paraId="5E82871F"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419E5289" w14:textId="77777777">
        <w:tc>
          <w:tcPr>
            <w:tcW w:w="1962" w:type="dxa"/>
            <w:shd w:val="clear" w:color="auto" w:fill="auto"/>
          </w:tcPr>
          <w:p w14:paraId="53E2DF53"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01D32237" w14:textId="77777777">
        <w:tc>
          <w:tcPr>
            <w:tcW w:w="1962" w:type="dxa"/>
            <w:shd w:val="clear" w:color="auto" w:fill="auto"/>
          </w:tcPr>
          <w:p w14:paraId="71D1345F"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3CCC7D3F" w14:textId="77777777">
        <w:tc>
          <w:tcPr>
            <w:tcW w:w="1962" w:type="dxa"/>
            <w:shd w:val="clear" w:color="auto" w:fill="auto"/>
          </w:tcPr>
          <w:p w14:paraId="1BD45BA5"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358B40FB" w14:textId="77777777">
        <w:tc>
          <w:tcPr>
            <w:tcW w:w="1962" w:type="dxa"/>
            <w:shd w:val="clear" w:color="auto" w:fill="auto"/>
          </w:tcPr>
          <w:p w14:paraId="0BED9C20"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11A25E5D" w14:textId="77777777">
        <w:tc>
          <w:tcPr>
            <w:tcW w:w="1962" w:type="dxa"/>
            <w:shd w:val="clear" w:color="auto" w:fill="auto"/>
          </w:tcPr>
          <w:p w14:paraId="3A48B05B"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44FF9CAC" w14:textId="77777777">
        <w:tc>
          <w:tcPr>
            <w:tcW w:w="1962" w:type="dxa"/>
            <w:shd w:val="clear" w:color="auto" w:fill="auto"/>
          </w:tcPr>
          <w:p w14:paraId="1D0ADE51"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799C8AE2" w14:textId="77777777">
        <w:tc>
          <w:tcPr>
            <w:tcW w:w="1962" w:type="dxa"/>
            <w:shd w:val="clear" w:color="auto" w:fill="auto"/>
          </w:tcPr>
          <w:p w14:paraId="1D2A44C2"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72EEECBD" w14:textId="77777777">
        <w:tc>
          <w:tcPr>
            <w:tcW w:w="1962" w:type="dxa"/>
            <w:shd w:val="clear" w:color="auto" w:fill="auto"/>
          </w:tcPr>
          <w:p w14:paraId="0588FA17"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50A32C71" w14:textId="77777777">
        <w:tc>
          <w:tcPr>
            <w:tcW w:w="1962" w:type="dxa"/>
            <w:shd w:val="clear" w:color="auto" w:fill="auto"/>
          </w:tcPr>
          <w:p w14:paraId="52FD0B31"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7FD3A7C2" w14:textId="77777777">
        <w:tc>
          <w:tcPr>
            <w:tcW w:w="1962" w:type="dxa"/>
            <w:shd w:val="clear" w:color="auto" w:fill="auto"/>
          </w:tcPr>
          <w:p w14:paraId="1EECDC7F"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7171E3EC" w14:textId="77777777">
        <w:tc>
          <w:tcPr>
            <w:tcW w:w="1962" w:type="dxa"/>
            <w:shd w:val="clear" w:color="auto" w:fill="auto"/>
          </w:tcPr>
          <w:p w14:paraId="75D7C372"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2BF4DF8F" w14:textId="77777777">
        <w:tc>
          <w:tcPr>
            <w:tcW w:w="1962" w:type="dxa"/>
            <w:shd w:val="clear" w:color="auto" w:fill="auto"/>
          </w:tcPr>
          <w:p w14:paraId="3941CA26"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37FB30FB" w14:textId="77777777">
        <w:tc>
          <w:tcPr>
            <w:tcW w:w="1962" w:type="dxa"/>
            <w:shd w:val="clear" w:color="auto" w:fill="auto"/>
          </w:tcPr>
          <w:p w14:paraId="6C313CED"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2FEC6BE8" w14:textId="77777777">
        <w:tc>
          <w:tcPr>
            <w:tcW w:w="1962" w:type="dxa"/>
            <w:shd w:val="clear" w:color="auto" w:fill="auto"/>
          </w:tcPr>
          <w:p w14:paraId="3A92E1C7"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0A9C8087" w14:textId="77777777">
        <w:tc>
          <w:tcPr>
            <w:tcW w:w="1962" w:type="dxa"/>
            <w:shd w:val="clear" w:color="auto" w:fill="auto"/>
          </w:tcPr>
          <w:p w14:paraId="1BF46A3E"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921F21C" w14:textId="77777777">
        <w:tc>
          <w:tcPr>
            <w:tcW w:w="1962" w:type="dxa"/>
            <w:shd w:val="clear" w:color="auto" w:fill="auto"/>
          </w:tcPr>
          <w:p w14:paraId="30FB70C5"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6FFEB247" w14:textId="77777777">
        <w:tc>
          <w:tcPr>
            <w:tcW w:w="1962" w:type="dxa"/>
            <w:shd w:val="clear" w:color="auto" w:fill="auto"/>
          </w:tcPr>
          <w:p w14:paraId="6651ED04"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3AACC967" w14:textId="77777777">
        <w:tc>
          <w:tcPr>
            <w:tcW w:w="1962" w:type="dxa"/>
            <w:shd w:val="clear" w:color="auto" w:fill="auto"/>
          </w:tcPr>
          <w:p w14:paraId="190A495A"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3F47F6E6" w14:textId="77777777">
        <w:tc>
          <w:tcPr>
            <w:tcW w:w="1962" w:type="dxa"/>
            <w:shd w:val="clear" w:color="auto" w:fill="auto"/>
          </w:tcPr>
          <w:p w14:paraId="11B747BE"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5D5C113F" w14:textId="77777777">
        <w:tc>
          <w:tcPr>
            <w:tcW w:w="1962" w:type="dxa"/>
            <w:shd w:val="clear" w:color="auto" w:fill="auto"/>
          </w:tcPr>
          <w:p w14:paraId="46D7BC35"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39A3233F" w14:textId="77777777">
        <w:tc>
          <w:tcPr>
            <w:tcW w:w="1962" w:type="dxa"/>
            <w:shd w:val="clear" w:color="auto" w:fill="auto"/>
          </w:tcPr>
          <w:p w14:paraId="300E8F7B"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0FCC3283" w14:textId="77777777">
        <w:tc>
          <w:tcPr>
            <w:tcW w:w="1962" w:type="dxa"/>
            <w:shd w:val="clear" w:color="auto" w:fill="auto"/>
          </w:tcPr>
          <w:p w14:paraId="428BFF41"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3BBA3D8B" w14:textId="77777777">
        <w:tc>
          <w:tcPr>
            <w:tcW w:w="1962" w:type="dxa"/>
            <w:shd w:val="clear" w:color="auto" w:fill="auto"/>
          </w:tcPr>
          <w:p w14:paraId="27BA9386"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5B7B8649" w14:textId="77777777">
        <w:tc>
          <w:tcPr>
            <w:tcW w:w="1962" w:type="dxa"/>
            <w:shd w:val="clear" w:color="auto" w:fill="auto"/>
          </w:tcPr>
          <w:p w14:paraId="72D7CA5F"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7DF24D12" w14:textId="77777777">
        <w:tc>
          <w:tcPr>
            <w:tcW w:w="1962" w:type="dxa"/>
            <w:shd w:val="clear" w:color="auto" w:fill="auto"/>
          </w:tcPr>
          <w:p w14:paraId="2CDB8E64"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79F69115" w14:textId="77777777">
        <w:tc>
          <w:tcPr>
            <w:tcW w:w="1962" w:type="dxa"/>
            <w:shd w:val="clear" w:color="auto" w:fill="auto"/>
          </w:tcPr>
          <w:p w14:paraId="538394F6"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4F2D32B6" w14:textId="77777777">
        <w:tc>
          <w:tcPr>
            <w:tcW w:w="1962" w:type="dxa"/>
            <w:shd w:val="clear" w:color="auto" w:fill="auto"/>
          </w:tcPr>
          <w:p w14:paraId="0328CC2B"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4343CA80" w14:textId="77777777">
        <w:tc>
          <w:tcPr>
            <w:tcW w:w="1962" w:type="dxa"/>
            <w:shd w:val="clear" w:color="auto" w:fill="auto"/>
          </w:tcPr>
          <w:p w14:paraId="13FF4697"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46E6F8B2" w14:textId="77777777">
        <w:tc>
          <w:tcPr>
            <w:tcW w:w="1962" w:type="dxa"/>
            <w:shd w:val="clear" w:color="auto" w:fill="auto"/>
          </w:tcPr>
          <w:p w14:paraId="1ABC5A75"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0D71DC51" w14:textId="77777777">
        <w:tc>
          <w:tcPr>
            <w:tcW w:w="1962" w:type="dxa"/>
            <w:shd w:val="clear" w:color="auto" w:fill="auto"/>
          </w:tcPr>
          <w:p w14:paraId="25DF955D"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6554E361" w14:textId="77777777">
        <w:tc>
          <w:tcPr>
            <w:tcW w:w="1962" w:type="dxa"/>
            <w:shd w:val="clear" w:color="auto" w:fill="auto"/>
          </w:tcPr>
          <w:p w14:paraId="641DC67F"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21BA8BD9" w14:textId="77777777">
        <w:tc>
          <w:tcPr>
            <w:tcW w:w="1962" w:type="dxa"/>
            <w:shd w:val="clear" w:color="auto" w:fill="auto"/>
          </w:tcPr>
          <w:p w14:paraId="04A3FA00"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1B39945F" w14:textId="77777777">
        <w:tc>
          <w:tcPr>
            <w:tcW w:w="1962" w:type="dxa"/>
            <w:shd w:val="clear" w:color="auto" w:fill="auto"/>
          </w:tcPr>
          <w:p w14:paraId="0C93C001"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44F6DFAA" w14:textId="77777777">
        <w:tc>
          <w:tcPr>
            <w:tcW w:w="1962" w:type="dxa"/>
            <w:shd w:val="clear" w:color="auto" w:fill="auto"/>
          </w:tcPr>
          <w:p w14:paraId="0AFDC839"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71C2FE49" w14:textId="77777777">
        <w:tc>
          <w:tcPr>
            <w:tcW w:w="1962" w:type="dxa"/>
            <w:shd w:val="clear" w:color="auto" w:fill="auto"/>
          </w:tcPr>
          <w:p w14:paraId="4DEF55FF"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4939F30A" w14:textId="77777777">
        <w:tc>
          <w:tcPr>
            <w:tcW w:w="1962" w:type="dxa"/>
            <w:shd w:val="clear" w:color="auto" w:fill="auto"/>
          </w:tcPr>
          <w:p w14:paraId="60A230E0"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2799CF4A" w14:textId="77777777">
        <w:tc>
          <w:tcPr>
            <w:tcW w:w="1962" w:type="dxa"/>
            <w:shd w:val="clear" w:color="auto" w:fill="auto"/>
          </w:tcPr>
          <w:p w14:paraId="4F2DB587"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15EEEEF2" w14:textId="77777777">
        <w:tc>
          <w:tcPr>
            <w:tcW w:w="1962" w:type="dxa"/>
            <w:shd w:val="clear" w:color="auto" w:fill="auto"/>
          </w:tcPr>
          <w:p w14:paraId="52B21C27"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6FEFD1BB" w14:textId="77777777">
        <w:tc>
          <w:tcPr>
            <w:tcW w:w="1962" w:type="dxa"/>
            <w:shd w:val="clear" w:color="auto" w:fill="auto"/>
          </w:tcPr>
          <w:p w14:paraId="0A51672D"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6EE87DDF" w14:textId="77777777">
        <w:tc>
          <w:tcPr>
            <w:tcW w:w="1962" w:type="dxa"/>
            <w:shd w:val="clear" w:color="auto" w:fill="auto"/>
          </w:tcPr>
          <w:p w14:paraId="5E4DEF77"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5870CD47" w14:textId="77777777">
        <w:tc>
          <w:tcPr>
            <w:tcW w:w="1962" w:type="dxa"/>
            <w:shd w:val="clear" w:color="auto" w:fill="auto"/>
          </w:tcPr>
          <w:p w14:paraId="6831C573"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1D197483" w14:textId="77777777">
        <w:tc>
          <w:tcPr>
            <w:tcW w:w="1962" w:type="dxa"/>
            <w:shd w:val="clear" w:color="auto" w:fill="auto"/>
          </w:tcPr>
          <w:p w14:paraId="7A800A56"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764AE1F6" w14:textId="77777777">
        <w:tc>
          <w:tcPr>
            <w:tcW w:w="1962" w:type="dxa"/>
            <w:shd w:val="clear" w:color="auto" w:fill="auto"/>
          </w:tcPr>
          <w:p w14:paraId="74979563"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67694DA7" w14:textId="77777777">
        <w:tc>
          <w:tcPr>
            <w:tcW w:w="1962" w:type="dxa"/>
            <w:shd w:val="clear" w:color="auto" w:fill="auto"/>
          </w:tcPr>
          <w:p w14:paraId="31CB82E5"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7A52BA44" w14:textId="77777777">
        <w:tc>
          <w:tcPr>
            <w:tcW w:w="1962" w:type="dxa"/>
            <w:shd w:val="clear" w:color="auto" w:fill="auto"/>
          </w:tcPr>
          <w:p w14:paraId="4DD4DDED"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45FF871A" w14:textId="77777777">
        <w:tc>
          <w:tcPr>
            <w:tcW w:w="1962" w:type="dxa"/>
            <w:shd w:val="clear" w:color="auto" w:fill="auto"/>
          </w:tcPr>
          <w:p w14:paraId="52C0B57E"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431235D6" w14:textId="77777777">
        <w:tc>
          <w:tcPr>
            <w:tcW w:w="1962" w:type="dxa"/>
            <w:shd w:val="clear" w:color="auto" w:fill="auto"/>
          </w:tcPr>
          <w:p w14:paraId="76EED299"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4B24DD67" w14:textId="77777777">
        <w:tc>
          <w:tcPr>
            <w:tcW w:w="1962" w:type="dxa"/>
            <w:shd w:val="clear" w:color="auto" w:fill="auto"/>
          </w:tcPr>
          <w:p w14:paraId="2CA82F21"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433C2968" w14:textId="77777777">
        <w:tc>
          <w:tcPr>
            <w:tcW w:w="1962" w:type="dxa"/>
            <w:shd w:val="clear" w:color="auto" w:fill="auto"/>
          </w:tcPr>
          <w:p w14:paraId="604E9F25"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75A589C3" w14:textId="77777777">
        <w:tc>
          <w:tcPr>
            <w:tcW w:w="1962" w:type="dxa"/>
            <w:shd w:val="clear" w:color="auto" w:fill="auto"/>
          </w:tcPr>
          <w:p w14:paraId="760D41E3"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0912C818" w14:textId="77777777">
        <w:tc>
          <w:tcPr>
            <w:tcW w:w="1962" w:type="dxa"/>
            <w:shd w:val="clear" w:color="auto" w:fill="auto"/>
          </w:tcPr>
          <w:p w14:paraId="6AA2F80C"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F53237D" w14:textId="77777777">
        <w:tc>
          <w:tcPr>
            <w:tcW w:w="1962" w:type="dxa"/>
            <w:shd w:val="clear" w:color="auto" w:fill="auto"/>
          </w:tcPr>
          <w:p w14:paraId="3092EB21"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25F7280B" w14:textId="77777777">
        <w:tc>
          <w:tcPr>
            <w:tcW w:w="1962" w:type="dxa"/>
            <w:shd w:val="clear" w:color="auto" w:fill="auto"/>
          </w:tcPr>
          <w:p w14:paraId="0385255E"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34631F9E" w14:textId="77777777">
        <w:tc>
          <w:tcPr>
            <w:tcW w:w="1962" w:type="dxa"/>
            <w:shd w:val="clear" w:color="auto" w:fill="auto"/>
          </w:tcPr>
          <w:p w14:paraId="15C7FDDF"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4FF0E7D0" w14:textId="77777777">
        <w:tc>
          <w:tcPr>
            <w:tcW w:w="1962" w:type="dxa"/>
            <w:shd w:val="clear" w:color="auto" w:fill="auto"/>
          </w:tcPr>
          <w:p w14:paraId="59C0AE70"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799F9B90" w14:textId="77777777">
        <w:tc>
          <w:tcPr>
            <w:tcW w:w="1962" w:type="dxa"/>
            <w:shd w:val="clear" w:color="auto" w:fill="auto"/>
          </w:tcPr>
          <w:p w14:paraId="67F9EA55"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0F9F0531" w14:textId="77777777">
        <w:tc>
          <w:tcPr>
            <w:tcW w:w="1962" w:type="dxa"/>
            <w:shd w:val="clear" w:color="auto" w:fill="auto"/>
          </w:tcPr>
          <w:p w14:paraId="7B1FD799"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50F4DCCF" w14:textId="77777777">
        <w:tc>
          <w:tcPr>
            <w:tcW w:w="1962" w:type="dxa"/>
            <w:shd w:val="clear" w:color="auto" w:fill="auto"/>
          </w:tcPr>
          <w:p w14:paraId="6296DEF9"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78774849" w14:textId="77777777">
        <w:tc>
          <w:tcPr>
            <w:tcW w:w="1962" w:type="dxa"/>
            <w:shd w:val="clear" w:color="auto" w:fill="auto"/>
          </w:tcPr>
          <w:p w14:paraId="5CC7CFAF"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5A6D6F71" w14:textId="77777777">
        <w:tc>
          <w:tcPr>
            <w:tcW w:w="1962" w:type="dxa"/>
            <w:shd w:val="clear" w:color="auto" w:fill="auto"/>
          </w:tcPr>
          <w:p w14:paraId="131CFEF3"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7D44E359" w14:textId="77777777">
        <w:tc>
          <w:tcPr>
            <w:tcW w:w="1962" w:type="dxa"/>
            <w:shd w:val="clear" w:color="auto" w:fill="auto"/>
          </w:tcPr>
          <w:p w14:paraId="3359209D"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7168A3D3" w14:textId="77777777">
        <w:tc>
          <w:tcPr>
            <w:tcW w:w="1962" w:type="dxa"/>
            <w:shd w:val="clear" w:color="auto" w:fill="auto"/>
          </w:tcPr>
          <w:p w14:paraId="56D2D600"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0178AE58" w14:textId="77777777">
        <w:tc>
          <w:tcPr>
            <w:tcW w:w="1962" w:type="dxa"/>
            <w:shd w:val="clear" w:color="auto" w:fill="auto"/>
          </w:tcPr>
          <w:p w14:paraId="5661D016"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5B43350C" w14:textId="77777777">
        <w:tc>
          <w:tcPr>
            <w:tcW w:w="1962" w:type="dxa"/>
            <w:shd w:val="clear" w:color="auto" w:fill="auto"/>
          </w:tcPr>
          <w:p w14:paraId="0DC50AFD" w14:textId="77777777" w:rsidR="00C62B39" w:rsidRPr="002915B7" w:rsidRDefault="00C62B39" w:rsidP="003F6AB2">
            <w:pPr>
              <w:pStyle w:val="Compact"/>
              <w:spacing w:line="480" w:lineRule="auto"/>
            </w:pPr>
            <w:r w:rsidRPr="002915B7">
              <w:rPr>
                <w:rFonts w:ascii="Calibri Light" w:hAnsi="Calibri Light" w:cs="Calibri Light"/>
                <w:sz w:val="18"/>
                <w:szCs w:val="18"/>
              </w:rPr>
              <w:t>Upupa epops</w:t>
            </w:r>
          </w:p>
        </w:tc>
      </w:tr>
      <w:tr w:rsidR="00C62B39" w:rsidRPr="002915B7" w14:paraId="6D0E8FCD" w14:textId="77777777">
        <w:tc>
          <w:tcPr>
            <w:tcW w:w="1962" w:type="dxa"/>
            <w:shd w:val="clear" w:color="auto" w:fill="auto"/>
          </w:tcPr>
          <w:p w14:paraId="3C56E7FC"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0706ACDC" w14:textId="77777777">
        <w:tc>
          <w:tcPr>
            <w:tcW w:w="1962" w:type="dxa"/>
            <w:shd w:val="clear" w:color="auto" w:fill="auto"/>
          </w:tcPr>
          <w:p w14:paraId="62AFA2D5"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066B2FF2" w14:textId="77777777">
        <w:tc>
          <w:tcPr>
            <w:tcW w:w="1962" w:type="dxa"/>
            <w:shd w:val="clear" w:color="auto" w:fill="auto"/>
          </w:tcPr>
          <w:p w14:paraId="2622217B"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0024F094" w14:textId="77777777">
        <w:tc>
          <w:tcPr>
            <w:tcW w:w="1962" w:type="dxa"/>
            <w:shd w:val="clear" w:color="auto" w:fill="auto"/>
          </w:tcPr>
          <w:p w14:paraId="591B1C99"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15AEB0D4" w14:textId="77777777">
        <w:tc>
          <w:tcPr>
            <w:tcW w:w="1962" w:type="dxa"/>
            <w:shd w:val="clear" w:color="auto" w:fill="auto"/>
          </w:tcPr>
          <w:p w14:paraId="242E0CD3"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66376D04" w14:textId="77777777">
        <w:tc>
          <w:tcPr>
            <w:tcW w:w="1962" w:type="dxa"/>
            <w:shd w:val="clear" w:color="auto" w:fill="auto"/>
          </w:tcPr>
          <w:p w14:paraId="69C28363"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707A2EDA" w14:textId="77777777">
        <w:tc>
          <w:tcPr>
            <w:tcW w:w="1962" w:type="dxa"/>
            <w:shd w:val="clear" w:color="auto" w:fill="auto"/>
          </w:tcPr>
          <w:p w14:paraId="775E1C8C"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1621ED04" w14:textId="77777777">
        <w:tc>
          <w:tcPr>
            <w:tcW w:w="1962" w:type="dxa"/>
            <w:shd w:val="clear" w:color="auto" w:fill="auto"/>
          </w:tcPr>
          <w:p w14:paraId="1A64551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26AFDB3B" w14:textId="77777777">
        <w:tc>
          <w:tcPr>
            <w:tcW w:w="1962" w:type="dxa"/>
            <w:shd w:val="clear" w:color="auto" w:fill="auto"/>
          </w:tcPr>
          <w:p w14:paraId="2E8E5DC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42430326" w14:textId="77777777">
        <w:tc>
          <w:tcPr>
            <w:tcW w:w="1962" w:type="dxa"/>
            <w:shd w:val="clear" w:color="auto" w:fill="auto"/>
          </w:tcPr>
          <w:p w14:paraId="437A34A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6C449D89" w14:textId="77777777">
        <w:tc>
          <w:tcPr>
            <w:tcW w:w="1962" w:type="dxa"/>
            <w:shd w:val="clear" w:color="auto" w:fill="auto"/>
          </w:tcPr>
          <w:p w14:paraId="1FDC94C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3C665B50" w14:textId="77777777">
        <w:tc>
          <w:tcPr>
            <w:tcW w:w="1962" w:type="dxa"/>
            <w:shd w:val="clear" w:color="auto" w:fill="auto"/>
          </w:tcPr>
          <w:p w14:paraId="1F5C8BA7"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034F5A12" w14:textId="77777777">
        <w:tc>
          <w:tcPr>
            <w:tcW w:w="1962" w:type="dxa"/>
            <w:shd w:val="clear" w:color="auto" w:fill="auto"/>
          </w:tcPr>
          <w:p w14:paraId="3DC9D724"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0E66792C" w14:textId="77777777">
        <w:tc>
          <w:tcPr>
            <w:tcW w:w="1962" w:type="dxa"/>
            <w:shd w:val="clear" w:color="auto" w:fill="auto"/>
          </w:tcPr>
          <w:p w14:paraId="163F1DC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0CDE6B97" w14:textId="77777777">
        <w:tc>
          <w:tcPr>
            <w:tcW w:w="1962" w:type="dxa"/>
            <w:shd w:val="clear" w:color="auto" w:fill="auto"/>
          </w:tcPr>
          <w:p w14:paraId="0C434C9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5D666EC0" w14:textId="77777777">
        <w:tc>
          <w:tcPr>
            <w:tcW w:w="1962" w:type="dxa"/>
            <w:shd w:val="clear" w:color="auto" w:fill="auto"/>
          </w:tcPr>
          <w:p w14:paraId="4BD249C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31DFA117" w14:textId="77777777">
        <w:tc>
          <w:tcPr>
            <w:tcW w:w="1962" w:type="dxa"/>
            <w:shd w:val="clear" w:color="auto" w:fill="auto"/>
          </w:tcPr>
          <w:p w14:paraId="3DB3B2D0"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3D444EA1" w14:textId="77777777">
        <w:tc>
          <w:tcPr>
            <w:tcW w:w="1962" w:type="dxa"/>
            <w:shd w:val="clear" w:color="auto" w:fill="auto"/>
          </w:tcPr>
          <w:p w14:paraId="6B33CCCA"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2DEA030D" w14:textId="77777777">
        <w:tc>
          <w:tcPr>
            <w:tcW w:w="1962" w:type="dxa"/>
            <w:shd w:val="clear" w:color="auto" w:fill="auto"/>
          </w:tcPr>
          <w:p w14:paraId="00894A0A"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2FCF27B6" w14:textId="77777777">
        <w:tc>
          <w:tcPr>
            <w:tcW w:w="1962" w:type="dxa"/>
            <w:shd w:val="clear" w:color="auto" w:fill="auto"/>
          </w:tcPr>
          <w:p w14:paraId="0583E404"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7E3B8CD8" w14:textId="77777777">
        <w:tc>
          <w:tcPr>
            <w:tcW w:w="1962" w:type="dxa"/>
            <w:shd w:val="clear" w:color="auto" w:fill="auto"/>
          </w:tcPr>
          <w:p w14:paraId="3933406E"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3B48A5F6" w14:textId="77777777">
        <w:tc>
          <w:tcPr>
            <w:tcW w:w="1962" w:type="dxa"/>
            <w:shd w:val="clear" w:color="auto" w:fill="auto"/>
          </w:tcPr>
          <w:p w14:paraId="4D972A90"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26A4655E" w14:textId="77777777">
        <w:tc>
          <w:tcPr>
            <w:tcW w:w="1962" w:type="dxa"/>
            <w:shd w:val="clear" w:color="auto" w:fill="auto"/>
          </w:tcPr>
          <w:p w14:paraId="6D13AB6D"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007C453B" w14:textId="77777777">
        <w:tc>
          <w:tcPr>
            <w:tcW w:w="1962" w:type="dxa"/>
            <w:shd w:val="clear" w:color="auto" w:fill="auto"/>
          </w:tcPr>
          <w:p w14:paraId="0BD188DD"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3D952741" w14:textId="77777777">
        <w:tc>
          <w:tcPr>
            <w:tcW w:w="1962" w:type="dxa"/>
            <w:shd w:val="clear" w:color="auto" w:fill="auto"/>
          </w:tcPr>
          <w:p w14:paraId="3A788BBA"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5AB56F91" w14:textId="77777777">
        <w:tc>
          <w:tcPr>
            <w:tcW w:w="1962" w:type="dxa"/>
            <w:shd w:val="clear" w:color="auto" w:fill="auto"/>
          </w:tcPr>
          <w:p w14:paraId="1E0FAEE6"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1534E2F2" w14:textId="77777777">
        <w:tc>
          <w:tcPr>
            <w:tcW w:w="1962" w:type="dxa"/>
            <w:shd w:val="clear" w:color="auto" w:fill="auto"/>
          </w:tcPr>
          <w:p w14:paraId="7D85E87C"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1358D3B0" w14:textId="77777777">
        <w:tc>
          <w:tcPr>
            <w:tcW w:w="1962" w:type="dxa"/>
            <w:shd w:val="clear" w:color="auto" w:fill="auto"/>
          </w:tcPr>
          <w:p w14:paraId="28F3282B"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788DF031" w14:textId="77777777">
        <w:tc>
          <w:tcPr>
            <w:tcW w:w="1962" w:type="dxa"/>
            <w:shd w:val="clear" w:color="auto" w:fill="auto"/>
          </w:tcPr>
          <w:p w14:paraId="51BDC72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768FF236" w14:textId="77777777">
        <w:tc>
          <w:tcPr>
            <w:tcW w:w="1962" w:type="dxa"/>
            <w:shd w:val="clear" w:color="auto" w:fill="auto"/>
          </w:tcPr>
          <w:p w14:paraId="78447D83"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7F251911" w14:textId="77777777">
        <w:tc>
          <w:tcPr>
            <w:tcW w:w="1962" w:type="dxa"/>
            <w:shd w:val="clear" w:color="auto" w:fill="auto"/>
          </w:tcPr>
          <w:p w14:paraId="0B4C09EA"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1AA394A5" w14:textId="77777777">
        <w:tc>
          <w:tcPr>
            <w:tcW w:w="1962" w:type="dxa"/>
            <w:shd w:val="clear" w:color="auto" w:fill="auto"/>
          </w:tcPr>
          <w:p w14:paraId="4D3F90D2"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211DC178" w14:textId="77777777">
        <w:tc>
          <w:tcPr>
            <w:tcW w:w="1962" w:type="dxa"/>
            <w:shd w:val="clear" w:color="auto" w:fill="auto"/>
          </w:tcPr>
          <w:p w14:paraId="108A34F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79AF8438" w14:textId="77777777">
        <w:tc>
          <w:tcPr>
            <w:tcW w:w="1962" w:type="dxa"/>
            <w:shd w:val="clear" w:color="auto" w:fill="auto"/>
          </w:tcPr>
          <w:p w14:paraId="0D93C9C0"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361691D1" w14:textId="77777777">
        <w:tc>
          <w:tcPr>
            <w:tcW w:w="1962" w:type="dxa"/>
            <w:shd w:val="clear" w:color="auto" w:fill="auto"/>
          </w:tcPr>
          <w:p w14:paraId="5D703E65"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5773D359" w14:textId="77777777">
        <w:tc>
          <w:tcPr>
            <w:tcW w:w="1962" w:type="dxa"/>
            <w:shd w:val="clear" w:color="auto" w:fill="auto"/>
          </w:tcPr>
          <w:p w14:paraId="1AE4D2B3"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74653700" w14:textId="77777777">
        <w:tc>
          <w:tcPr>
            <w:tcW w:w="1962" w:type="dxa"/>
            <w:shd w:val="clear" w:color="auto" w:fill="auto"/>
          </w:tcPr>
          <w:p w14:paraId="117FF1A0"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03456731" w14:textId="77777777">
        <w:tc>
          <w:tcPr>
            <w:tcW w:w="1962" w:type="dxa"/>
            <w:shd w:val="clear" w:color="auto" w:fill="auto"/>
          </w:tcPr>
          <w:p w14:paraId="69FBFDD3"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10318E80" w14:textId="77777777">
        <w:tc>
          <w:tcPr>
            <w:tcW w:w="1962" w:type="dxa"/>
            <w:shd w:val="clear" w:color="auto" w:fill="auto"/>
          </w:tcPr>
          <w:p w14:paraId="1894669F"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702500E7" w14:textId="77777777">
        <w:tc>
          <w:tcPr>
            <w:tcW w:w="1962" w:type="dxa"/>
            <w:shd w:val="clear" w:color="auto" w:fill="auto"/>
          </w:tcPr>
          <w:p w14:paraId="58347979"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69F3279C" w14:textId="77777777">
        <w:tc>
          <w:tcPr>
            <w:tcW w:w="1962" w:type="dxa"/>
            <w:shd w:val="clear" w:color="auto" w:fill="auto"/>
          </w:tcPr>
          <w:p w14:paraId="56A097FA"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2A3A4379" w14:textId="77777777">
        <w:tc>
          <w:tcPr>
            <w:tcW w:w="1962" w:type="dxa"/>
            <w:shd w:val="clear" w:color="auto" w:fill="auto"/>
          </w:tcPr>
          <w:p w14:paraId="30438B0D"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321E84BF" w14:textId="77777777">
        <w:tc>
          <w:tcPr>
            <w:tcW w:w="1962" w:type="dxa"/>
            <w:shd w:val="clear" w:color="auto" w:fill="auto"/>
          </w:tcPr>
          <w:p w14:paraId="183B32F4"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7C781368" w14:textId="77777777">
        <w:tc>
          <w:tcPr>
            <w:tcW w:w="1962" w:type="dxa"/>
            <w:shd w:val="clear" w:color="auto" w:fill="auto"/>
          </w:tcPr>
          <w:p w14:paraId="57D75F83"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3DF858C7" w14:textId="77777777">
        <w:tc>
          <w:tcPr>
            <w:tcW w:w="1962" w:type="dxa"/>
            <w:shd w:val="clear" w:color="auto" w:fill="auto"/>
          </w:tcPr>
          <w:p w14:paraId="258D6F6C"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76E1AB99" w14:textId="77777777">
        <w:tc>
          <w:tcPr>
            <w:tcW w:w="1962" w:type="dxa"/>
            <w:shd w:val="clear" w:color="auto" w:fill="auto"/>
          </w:tcPr>
          <w:p w14:paraId="7B729C43"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5560FAEB" w14:textId="77777777">
        <w:tc>
          <w:tcPr>
            <w:tcW w:w="1962" w:type="dxa"/>
            <w:shd w:val="clear" w:color="auto" w:fill="auto"/>
          </w:tcPr>
          <w:p w14:paraId="4A811720"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47C42966" w14:textId="77777777">
        <w:tc>
          <w:tcPr>
            <w:tcW w:w="1962" w:type="dxa"/>
            <w:shd w:val="clear" w:color="auto" w:fill="auto"/>
          </w:tcPr>
          <w:p w14:paraId="0486F07A"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63974F8B" w14:textId="77777777">
        <w:tc>
          <w:tcPr>
            <w:tcW w:w="1962" w:type="dxa"/>
            <w:shd w:val="clear" w:color="auto" w:fill="auto"/>
          </w:tcPr>
          <w:p w14:paraId="4B7506EB"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50803870" w14:textId="77777777">
        <w:tc>
          <w:tcPr>
            <w:tcW w:w="1962" w:type="dxa"/>
            <w:shd w:val="clear" w:color="auto" w:fill="auto"/>
          </w:tcPr>
          <w:p w14:paraId="3ED37019"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7FF50A39" w14:textId="77777777">
        <w:tc>
          <w:tcPr>
            <w:tcW w:w="1962" w:type="dxa"/>
            <w:shd w:val="clear" w:color="auto" w:fill="auto"/>
          </w:tcPr>
          <w:p w14:paraId="6201F3DB"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77ADB630" w14:textId="77777777">
        <w:tc>
          <w:tcPr>
            <w:tcW w:w="1962" w:type="dxa"/>
            <w:shd w:val="clear" w:color="auto" w:fill="auto"/>
          </w:tcPr>
          <w:p w14:paraId="76961B99"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7063A541" w14:textId="77777777">
        <w:tc>
          <w:tcPr>
            <w:tcW w:w="1962" w:type="dxa"/>
            <w:shd w:val="clear" w:color="auto" w:fill="auto"/>
          </w:tcPr>
          <w:p w14:paraId="5E334825"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3C08FF91" w14:textId="77777777">
        <w:tc>
          <w:tcPr>
            <w:tcW w:w="1962" w:type="dxa"/>
            <w:shd w:val="clear" w:color="auto" w:fill="auto"/>
          </w:tcPr>
          <w:p w14:paraId="39C7AB72"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220CA857" w14:textId="77777777">
        <w:tc>
          <w:tcPr>
            <w:tcW w:w="1962" w:type="dxa"/>
            <w:shd w:val="clear" w:color="auto" w:fill="auto"/>
          </w:tcPr>
          <w:p w14:paraId="40413EA2"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35F03471" w14:textId="77777777">
        <w:tc>
          <w:tcPr>
            <w:tcW w:w="1962" w:type="dxa"/>
            <w:shd w:val="clear" w:color="auto" w:fill="auto"/>
          </w:tcPr>
          <w:p w14:paraId="5AA2E320"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5C2C1E51" w14:textId="77777777">
        <w:tc>
          <w:tcPr>
            <w:tcW w:w="1962" w:type="dxa"/>
            <w:shd w:val="clear" w:color="auto" w:fill="auto"/>
          </w:tcPr>
          <w:p w14:paraId="5B18A984"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003CA2EF" w14:textId="77777777">
        <w:tc>
          <w:tcPr>
            <w:tcW w:w="1962" w:type="dxa"/>
            <w:shd w:val="clear" w:color="auto" w:fill="auto"/>
          </w:tcPr>
          <w:p w14:paraId="239402D0"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7F29B14A" w14:textId="77777777">
        <w:tc>
          <w:tcPr>
            <w:tcW w:w="1962" w:type="dxa"/>
            <w:shd w:val="clear" w:color="auto" w:fill="auto"/>
          </w:tcPr>
          <w:p w14:paraId="3143553C"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36B739BD" w14:textId="77777777">
        <w:tc>
          <w:tcPr>
            <w:tcW w:w="1962" w:type="dxa"/>
            <w:shd w:val="clear" w:color="auto" w:fill="auto"/>
          </w:tcPr>
          <w:p w14:paraId="7D8371F2"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583A3569" w14:textId="77777777">
        <w:tc>
          <w:tcPr>
            <w:tcW w:w="1962" w:type="dxa"/>
            <w:shd w:val="clear" w:color="auto" w:fill="auto"/>
          </w:tcPr>
          <w:p w14:paraId="2E2EE5FF"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7FA66F43" w14:textId="77777777">
        <w:tc>
          <w:tcPr>
            <w:tcW w:w="1962" w:type="dxa"/>
            <w:shd w:val="clear" w:color="auto" w:fill="auto"/>
          </w:tcPr>
          <w:p w14:paraId="4C1FEBD0"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495466F7" w14:textId="77777777">
        <w:tc>
          <w:tcPr>
            <w:tcW w:w="1962" w:type="dxa"/>
            <w:shd w:val="clear" w:color="auto" w:fill="auto"/>
          </w:tcPr>
          <w:p w14:paraId="2F076257"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61521E2E" w14:textId="77777777">
        <w:tc>
          <w:tcPr>
            <w:tcW w:w="1962" w:type="dxa"/>
            <w:shd w:val="clear" w:color="auto" w:fill="auto"/>
          </w:tcPr>
          <w:p w14:paraId="45FEF6E2"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4F8B3412" w14:textId="77777777">
        <w:tc>
          <w:tcPr>
            <w:tcW w:w="1962" w:type="dxa"/>
            <w:shd w:val="clear" w:color="auto" w:fill="auto"/>
          </w:tcPr>
          <w:p w14:paraId="265CC20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42E8BA0B" w14:textId="77777777">
        <w:tc>
          <w:tcPr>
            <w:tcW w:w="1962" w:type="dxa"/>
            <w:shd w:val="clear" w:color="auto" w:fill="auto"/>
          </w:tcPr>
          <w:p w14:paraId="2A59679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33CA8DC6" w14:textId="77777777">
        <w:tc>
          <w:tcPr>
            <w:tcW w:w="1962" w:type="dxa"/>
            <w:shd w:val="clear" w:color="auto" w:fill="auto"/>
          </w:tcPr>
          <w:p w14:paraId="753600D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2CE486A0" w14:textId="77777777">
        <w:tc>
          <w:tcPr>
            <w:tcW w:w="1962" w:type="dxa"/>
            <w:shd w:val="clear" w:color="auto" w:fill="auto"/>
          </w:tcPr>
          <w:p w14:paraId="7CADA6C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5B9C5C4D" w14:textId="77777777">
        <w:tc>
          <w:tcPr>
            <w:tcW w:w="1962" w:type="dxa"/>
            <w:shd w:val="clear" w:color="auto" w:fill="auto"/>
          </w:tcPr>
          <w:p w14:paraId="560D69B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17F93BBB" w14:textId="77777777">
        <w:tc>
          <w:tcPr>
            <w:tcW w:w="1962" w:type="dxa"/>
            <w:shd w:val="clear" w:color="auto" w:fill="auto"/>
          </w:tcPr>
          <w:p w14:paraId="188DEE3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5EC3FCFC" w14:textId="77777777">
        <w:tc>
          <w:tcPr>
            <w:tcW w:w="1962" w:type="dxa"/>
            <w:shd w:val="clear" w:color="auto" w:fill="auto"/>
          </w:tcPr>
          <w:p w14:paraId="4F7536C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1ED03496" w14:textId="77777777">
        <w:tc>
          <w:tcPr>
            <w:tcW w:w="1962" w:type="dxa"/>
            <w:shd w:val="clear" w:color="auto" w:fill="auto"/>
          </w:tcPr>
          <w:p w14:paraId="1FCD375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638FA83F" w14:textId="77777777">
        <w:tc>
          <w:tcPr>
            <w:tcW w:w="1962" w:type="dxa"/>
            <w:shd w:val="clear" w:color="auto" w:fill="auto"/>
          </w:tcPr>
          <w:p w14:paraId="347E124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57469641" w14:textId="77777777">
        <w:tc>
          <w:tcPr>
            <w:tcW w:w="1962" w:type="dxa"/>
            <w:shd w:val="clear" w:color="auto" w:fill="auto"/>
          </w:tcPr>
          <w:p w14:paraId="1936682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5B6DC339" w14:textId="77777777">
        <w:tc>
          <w:tcPr>
            <w:tcW w:w="1962" w:type="dxa"/>
            <w:shd w:val="clear" w:color="auto" w:fill="auto"/>
          </w:tcPr>
          <w:p w14:paraId="49FF1FA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7011E270" w14:textId="77777777">
        <w:tc>
          <w:tcPr>
            <w:tcW w:w="1962" w:type="dxa"/>
            <w:shd w:val="clear" w:color="auto" w:fill="auto"/>
          </w:tcPr>
          <w:p w14:paraId="1CE74A1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316F8CBF" w14:textId="77777777">
        <w:tc>
          <w:tcPr>
            <w:tcW w:w="1962" w:type="dxa"/>
            <w:shd w:val="clear" w:color="auto" w:fill="auto"/>
          </w:tcPr>
          <w:p w14:paraId="7928E89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4018E33A" w14:textId="77777777">
        <w:tc>
          <w:tcPr>
            <w:tcW w:w="1962" w:type="dxa"/>
            <w:shd w:val="clear" w:color="auto" w:fill="auto"/>
          </w:tcPr>
          <w:p w14:paraId="1F7755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3216768C" w14:textId="77777777">
        <w:tc>
          <w:tcPr>
            <w:tcW w:w="1962" w:type="dxa"/>
            <w:shd w:val="clear" w:color="auto" w:fill="auto"/>
          </w:tcPr>
          <w:p w14:paraId="15D1F0F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6A717F53" w14:textId="77777777">
        <w:tc>
          <w:tcPr>
            <w:tcW w:w="1962" w:type="dxa"/>
            <w:shd w:val="clear" w:color="auto" w:fill="auto"/>
          </w:tcPr>
          <w:p w14:paraId="22CE96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5545C4DB" w14:textId="77777777">
        <w:tc>
          <w:tcPr>
            <w:tcW w:w="1962" w:type="dxa"/>
            <w:shd w:val="clear" w:color="auto" w:fill="auto"/>
          </w:tcPr>
          <w:p w14:paraId="1F2E7B8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746A93E5" w14:textId="77777777">
        <w:tc>
          <w:tcPr>
            <w:tcW w:w="1962" w:type="dxa"/>
            <w:shd w:val="clear" w:color="auto" w:fill="auto"/>
          </w:tcPr>
          <w:p w14:paraId="709DE51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4389D7D2" w14:textId="77777777">
        <w:tc>
          <w:tcPr>
            <w:tcW w:w="1962" w:type="dxa"/>
            <w:shd w:val="clear" w:color="auto" w:fill="auto"/>
          </w:tcPr>
          <w:p w14:paraId="37B8B1CD"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4021959F" w14:textId="77777777">
        <w:tc>
          <w:tcPr>
            <w:tcW w:w="1962" w:type="dxa"/>
            <w:shd w:val="clear" w:color="auto" w:fill="auto"/>
          </w:tcPr>
          <w:p w14:paraId="1A295EAB"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7E8AE1D" w14:textId="77777777">
        <w:tc>
          <w:tcPr>
            <w:tcW w:w="1962" w:type="dxa"/>
            <w:shd w:val="clear" w:color="auto" w:fill="auto"/>
          </w:tcPr>
          <w:p w14:paraId="6375C3E2"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7A2FC79C" w14:textId="77777777">
        <w:tc>
          <w:tcPr>
            <w:tcW w:w="1962" w:type="dxa"/>
            <w:shd w:val="clear" w:color="auto" w:fill="auto"/>
          </w:tcPr>
          <w:p w14:paraId="746C4F6C"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0AB4D1E7" w14:textId="77777777">
        <w:tc>
          <w:tcPr>
            <w:tcW w:w="1962" w:type="dxa"/>
            <w:shd w:val="clear" w:color="auto" w:fill="auto"/>
          </w:tcPr>
          <w:p w14:paraId="1609A2BC"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582CC821" w14:textId="77777777">
        <w:tc>
          <w:tcPr>
            <w:tcW w:w="1962" w:type="dxa"/>
            <w:shd w:val="clear" w:color="auto" w:fill="auto"/>
          </w:tcPr>
          <w:p w14:paraId="55E548F5"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16AD882A" w14:textId="77777777">
        <w:tc>
          <w:tcPr>
            <w:tcW w:w="1962" w:type="dxa"/>
            <w:shd w:val="clear" w:color="auto" w:fill="auto"/>
          </w:tcPr>
          <w:p w14:paraId="49066DC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2A61BE51" w14:textId="77777777">
        <w:tc>
          <w:tcPr>
            <w:tcW w:w="1962" w:type="dxa"/>
            <w:shd w:val="clear" w:color="auto" w:fill="auto"/>
          </w:tcPr>
          <w:p w14:paraId="1A4D8130"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5B21B4D9" w14:textId="77777777">
        <w:tc>
          <w:tcPr>
            <w:tcW w:w="1962" w:type="dxa"/>
            <w:shd w:val="clear" w:color="auto" w:fill="auto"/>
          </w:tcPr>
          <w:p w14:paraId="02CF05E4"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73407A06" w14:textId="77777777">
        <w:tc>
          <w:tcPr>
            <w:tcW w:w="1962" w:type="dxa"/>
            <w:shd w:val="clear" w:color="auto" w:fill="auto"/>
          </w:tcPr>
          <w:p w14:paraId="3723CB71"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1E0C0D32" w14:textId="77777777">
        <w:tc>
          <w:tcPr>
            <w:tcW w:w="1962" w:type="dxa"/>
            <w:shd w:val="clear" w:color="auto" w:fill="auto"/>
          </w:tcPr>
          <w:p w14:paraId="0B963F6E"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213AC278" w14:textId="77777777">
        <w:tc>
          <w:tcPr>
            <w:tcW w:w="1962" w:type="dxa"/>
            <w:shd w:val="clear" w:color="auto" w:fill="auto"/>
          </w:tcPr>
          <w:p w14:paraId="4F62ED69"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399F884E" w14:textId="77777777">
        <w:tc>
          <w:tcPr>
            <w:tcW w:w="1962" w:type="dxa"/>
            <w:shd w:val="clear" w:color="auto" w:fill="auto"/>
          </w:tcPr>
          <w:p w14:paraId="66432998"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167F4A60" w14:textId="77777777">
        <w:tc>
          <w:tcPr>
            <w:tcW w:w="1962" w:type="dxa"/>
            <w:shd w:val="clear" w:color="auto" w:fill="auto"/>
          </w:tcPr>
          <w:p w14:paraId="383CFB3E"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52BA0703" w14:textId="77777777">
        <w:tc>
          <w:tcPr>
            <w:tcW w:w="1962" w:type="dxa"/>
            <w:shd w:val="clear" w:color="auto" w:fill="auto"/>
          </w:tcPr>
          <w:p w14:paraId="2C54F7FA"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6F8CD457" w14:textId="77777777">
        <w:tc>
          <w:tcPr>
            <w:tcW w:w="1962" w:type="dxa"/>
            <w:shd w:val="clear" w:color="auto" w:fill="auto"/>
          </w:tcPr>
          <w:p w14:paraId="45ABEC16"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0B94A9F2" w14:textId="77777777">
        <w:tc>
          <w:tcPr>
            <w:tcW w:w="1962" w:type="dxa"/>
            <w:shd w:val="clear" w:color="auto" w:fill="auto"/>
          </w:tcPr>
          <w:p w14:paraId="08BB1155" w14:textId="77777777" w:rsidR="00C62B39" w:rsidRPr="002915B7" w:rsidRDefault="00C62B39" w:rsidP="003F6AB2">
            <w:pPr>
              <w:pStyle w:val="Compact"/>
              <w:spacing w:line="480" w:lineRule="auto"/>
            </w:pPr>
            <w:r w:rsidRPr="002915B7">
              <w:rPr>
                <w:rFonts w:ascii="Calibri Light" w:hAnsi="Calibri Light" w:cs="Calibri Light"/>
                <w:sz w:val="18"/>
                <w:szCs w:val="18"/>
              </w:rPr>
              <w:t>Myotis alcathoe</w:t>
            </w:r>
          </w:p>
        </w:tc>
      </w:tr>
      <w:tr w:rsidR="00C62B39" w:rsidRPr="002915B7" w14:paraId="31CAC5F5" w14:textId="77777777">
        <w:tc>
          <w:tcPr>
            <w:tcW w:w="1962" w:type="dxa"/>
            <w:shd w:val="clear" w:color="auto" w:fill="auto"/>
          </w:tcPr>
          <w:p w14:paraId="61486801"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1A65B8FC" w14:textId="77777777">
        <w:tc>
          <w:tcPr>
            <w:tcW w:w="1962" w:type="dxa"/>
            <w:shd w:val="clear" w:color="auto" w:fill="auto"/>
          </w:tcPr>
          <w:p w14:paraId="4B1908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17157015" w14:textId="77777777">
        <w:tc>
          <w:tcPr>
            <w:tcW w:w="1962" w:type="dxa"/>
            <w:shd w:val="clear" w:color="auto" w:fill="auto"/>
          </w:tcPr>
          <w:p w14:paraId="4B765E88"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51E050B0" w14:textId="77777777">
        <w:tc>
          <w:tcPr>
            <w:tcW w:w="1962" w:type="dxa"/>
            <w:shd w:val="clear" w:color="auto" w:fill="auto"/>
          </w:tcPr>
          <w:p w14:paraId="2C79A5F4"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62AF9F31" w14:textId="77777777">
        <w:tc>
          <w:tcPr>
            <w:tcW w:w="1962" w:type="dxa"/>
            <w:shd w:val="clear" w:color="auto" w:fill="auto"/>
          </w:tcPr>
          <w:p w14:paraId="258461FB"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37B455FB" w14:textId="77777777">
        <w:tc>
          <w:tcPr>
            <w:tcW w:w="1962" w:type="dxa"/>
            <w:shd w:val="clear" w:color="auto" w:fill="auto"/>
          </w:tcPr>
          <w:p w14:paraId="067AFFCF"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444AD104" w14:textId="77777777">
        <w:tc>
          <w:tcPr>
            <w:tcW w:w="1962" w:type="dxa"/>
            <w:shd w:val="clear" w:color="auto" w:fill="auto"/>
          </w:tcPr>
          <w:p w14:paraId="1C53575A"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37D5D1E5" w14:textId="77777777">
        <w:tc>
          <w:tcPr>
            <w:tcW w:w="1962" w:type="dxa"/>
            <w:shd w:val="clear" w:color="auto" w:fill="auto"/>
          </w:tcPr>
          <w:p w14:paraId="05415E93"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19A48067" w14:textId="77777777">
        <w:tc>
          <w:tcPr>
            <w:tcW w:w="1962" w:type="dxa"/>
            <w:shd w:val="clear" w:color="auto" w:fill="auto"/>
          </w:tcPr>
          <w:p w14:paraId="20E20347"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3A632B97" w14:textId="77777777">
        <w:tc>
          <w:tcPr>
            <w:tcW w:w="1962" w:type="dxa"/>
            <w:shd w:val="clear" w:color="auto" w:fill="auto"/>
          </w:tcPr>
          <w:p w14:paraId="56DEBF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5F1BAF53" w14:textId="77777777">
        <w:tc>
          <w:tcPr>
            <w:tcW w:w="1962" w:type="dxa"/>
            <w:shd w:val="clear" w:color="auto" w:fill="auto"/>
          </w:tcPr>
          <w:p w14:paraId="098C1C05"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65F0825C" w14:textId="77777777">
        <w:tc>
          <w:tcPr>
            <w:tcW w:w="1962" w:type="dxa"/>
            <w:shd w:val="clear" w:color="auto" w:fill="auto"/>
          </w:tcPr>
          <w:p w14:paraId="4421F63E"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044C90E6" w14:textId="77777777">
        <w:tc>
          <w:tcPr>
            <w:tcW w:w="1962" w:type="dxa"/>
            <w:shd w:val="clear" w:color="auto" w:fill="auto"/>
          </w:tcPr>
          <w:p w14:paraId="56C5FB75"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5042279F" w14:textId="77777777">
        <w:tc>
          <w:tcPr>
            <w:tcW w:w="1962" w:type="dxa"/>
            <w:shd w:val="clear" w:color="auto" w:fill="auto"/>
          </w:tcPr>
          <w:p w14:paraId="085F6F6C"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608C5353" w14:textId="77777777">
        <w:tc>
          <w:tcPr>
            <w:tcW w:w="1962" w:type="dxa"/>
            <w:shd w:val="clear" w:color="auto" w:fill="auto"/>
          </w:tcPr>
          <w:p w14:paraId="14F6F11B"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0DA038EA" w14:textId="77777777">
        <w:tc>
          <w:tcPr>
            <w:tcW w:w="1962" w:type="dxa"/>
            <w:shd w:val="clear" w:color="auto" w:fill="auto"/>
          </w:tcPr>
          <w:p w14:paraId="0265920A"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5A3F20FC" w14:textId="77777777">
        <w:tc>
          <w:tcPr>
            <w:tcW w:w="1962" w:type="dxa"/>
            <w:shd w:val="clear" w:color="auto" w:fill="auto"/>
          </w:tcPr>
          <w:p w14:paraId="56B43416"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557E5653" w14:textId="77777777">
        <w:tc>
          <w:tcPr>
            <w:tcW w:w="1962" w:type="dxa"/>
            <w:shd w:val="clear" w:color="auto" w:fill="auto"/>
          </w:tcPr>
          <w:p w14:paraId="42E13A17"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4803FD9D" w14:textId="77777777">
        <w:tc>
          <w:tcPr>
            <w:tcW w:w="1962" w:type="dxa"/>
            <w:shd w:val="clear" w:color="auto" w:fill="auto"/>
          </w:tcPr>
          <w:p w14:paraId="6AC2A36A"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1BACFDC7" w14:textId="77777777">
        <w:tc>
          <w:tcPr>
            <w:tcW w:w="1962" w:type="dxa"/>
            <w:shd w:val="clear" w:color="auto" w:fill="auto"/>
          </w:tcPr>
          <w:p w14:paraId="5C253D4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7E2A0AE8" w14:textId="77777777">
        <w:tc>
          <w:tcPr>
            <w:tcW w:w="1962" w:type="dxa"/>
            <w:shd w:val="clear" w:color="auto" w:fill="auto"/>
          </w:tcPr>
          <w:p w14:paraId="5690701E"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2145F12D" w14:textId="77777777">
        <w:tc>
          <w:tcPr>
            <w:tcW w:w="1962" w:type="dxa"/>
            <w:shd w:val="clear" w:color="auto" w:fill="auto"/>
          </w:tcPr>
          <w:p w14:paraId="2DF16895"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66C84B97" w14:textId="77777777">
        <w:tc>
          <w:tcPr>
            <w:tcW w:w="1962" w:type="dxa"/>
            <w:shd w:val="clear" w:color="auto" w:fill="auto"/>
          </w:tcPr>
          <w:p w14:paraId="1342050C"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43330E8D" w14:textId="77777777">
        <w:tc>
          <w:tcPr>
            <w:tcW w:w="1962" w:type="dxa"/>
            <w:shd w:val="clear" w:color="auto" w:fill="auto"/>
          </w:tcPr>
          <w:p w14:paraId="2D08BC78"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68298394" w14:textId="77777777">
        <w:tc>
          <w:tcPr>
            <w:tcW w:w="1962" w:type="dxa"/>
            <w:shd w:val="clear" w:color="auto" w:fill="auto"/>
          </w:tcPr>
          <w:p w14:paraId="18C21197"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56924255" w14:textId="77777777">
        <w:tc>
          <w:tcPr>
            <w:tcW w:w="1962" w:type="dxa"/>
            <w:shd w:val="clear" w:color="auto" w:fill="auto"/>
          </w:tcPr>
          <w:p w14:paraId="1BA9A7AC"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71395529" w14:textId="77777777">
        <w:tc>
          <w:tcPr>
            <w:tcW w:w="1962" w:type="dxa"/>
            <w:shd w:val="clear" w:color="auto" w:fill="auto"/>
          </w:tcPr>
          <w:p w14:paraId="44079058"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6A8D3E2E" w14:textId="77777777">
        <w:tc>
          <w:tcPr>
            <w:tcW w:w="1962" w:type="dxa"/>
            <w:shd w:val="clear" w:color="auto" w:fill="auto"/>
          </w:tcPr>
          <w:p w14:paraId="3F84F3E4"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11B4C0D2" w14:textId="77777777">
        <w:tc>
          <w:tcPr>
            <w:tcW w:w="1962" w:type="dxa"/>
            <w:shd w:val="clear" w:color="auto" w:fill="auto"/>
          </w:tcPr>
          <w:p w14:paraId="47974812"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20E973E3" w14:textId="77777777">
        <w:tc>
          <w:tcPr>
            <w:tcW w:w="1962" w:type="dxa"/>
            <w:shd w:val="clear" w:color="auto" w:fill="auto"/>
          </w:tcPr>
          <w:p w14:paraId="5E55E971"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6A5A4024" w14:textId="77777777">
        <w:tc>
          <w:tcPr>
            <w:tcW w:w="1962" w:type="dxa"/>
            <w:shd w:val="clear" w:color="auto" w:fill="auto"/>
          </w:tcPr>
          <w:p w14:paraId="370F8B2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0AE10F5D" w14:textId="77777777">
        <w:tc>
          <w:tcPr>
            <w:tcW w:w="1962" w:type="dxa"/>
            <w:shd w:val="clear" w:color="auto" w:fill="auto"/>
          </w:tcPr>
          <w:p w14:paraId="235B9147"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49D80FDE" w14:textId="77777777">
        <w:tc>
          <w:tcPr>
            <w:tcW w:w="1962" w:type="dxa"/>
            <w:shd w:val="clear" w:color="auto" w:fill="auto"/>
          </w:tcPr>
          <w:p w14:paraId="7717099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02DFF084" w14:textId="77777777">
        <w:tc>
          <w:tcPr>
            <w:tcW w:w="1962" w:type="dxa"/>
            <w:shd w:val="clear" w:color="auto" w:fill="auto"/>
          </w:tcPr>
          <w:p w14:paraId="00E59709"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6E68F58B" w14:textId="77777777">
        <w:tc>
          <w:tcPr>
            <w:tcW w:w="1962" w:type="dxa"/>
            <w:shd w:val="clear" w:color="auto" w:fill="auto"/>
          </w:tcPr>
          <w:p w14:paraId="641AACED"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72083ECE" w14:textId="77777777">
        <w:tc>
          <w:tcPr>
            <w:tcW w:w="1962" w:type="dxa"/>
            <w:shd w:val="clear" w:color="auto" w:fill="auto"/>
          </w:tcPr>
          <w:p w14:paraId="4BA0C73D"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5DD29CE4" w14:textId="77777777">
        <w:tc>
          <w:tcPr>
            <w:tcW w:w="1962" w:type="dxa"/>
            <w:shd w:val="clear" w:color="auto" w:fill="auto"/>
          </w:tcPr>
          <w:p w14:paraId="415E684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0591514D" w14:textId="77777777">
        <w:tc>
          <w:tcPr>
            <w:tcW w:w="1962" w:type="dxa"/>
            <w:shd w:val="clear" w:color="auto" w:fill="auto"/>
          </w:tcPr>
          <w:p w14:paraId="73D9CCC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2130A2DA" w14:textId="77777777">
        <w:tc>
          <w:tcPr>
            <w:tcW w:w="1962" w:type="dxa"/>
            <w:shd w:val="clear" w:color="auto" w:fill="auto"/>
          </w:tcPr>
          <w:p w14:paraId="32E89F36"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0BF4696F" w14:textId="77777777">
        <w:tc>
          <w:tcPr>
            <w:tcW w:w="1962" w:type="dxa"/>
            <w:shd w:val="clear" w:color="auto" w:fill="auto"/>
          </w:tcPr>
          <w:p w14:paraId="61E43C91"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7D2D0180" w14:textId="77777777">
        <w:tc>
          <w:tcPr>
            <w:tcW w:w="1962" w:type="dxa"/>
            <w:shd w:val="clear" w:color="auto" w:fill="auto"/>
          </w:tcPr>
          <w:p w14:paraId="3A7D8A3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7CF05372" w14:textId="77777777">
        <w:tc>
          <w:tcPr>
            <w:tcW w:w="1962" w:type="dxa"/>
            <w:shd w:val="clear" w:color="auto" w:fill="auto"/>
          </w:tcPr>
          <w:p w14:paraId="429F864F"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5E9B718E" w14:textId="77777777">
        <w:tc>
          <w:tcPr>
            <w:tcW w:w="1962" w:type="dxa"/>
            <w:shd w:val="clear" w:color="auto" w:fill="auto"/>
          </w:tcPr>
          <w:p w14:paraId="2ABE38F2"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646B5488" w14:textId="77777777">
        <w:tc>
          <w:tcPr>
            <w:tcW w:w="1962" w:type="dxa"/>
            <w:shd w:val="clear" w:color="auto" w:fill="auto"/>
          </w:tcPr>
          <w:p w14:paraId="0C604608"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2710FB9A" w14:textId="77777777">
        <w:tc>
          <w:tcPr>
            <w:tcW w:w="1962" w:type="dxa"/>
            <w:shd w:val="clear" w:color="auto" w:fill="auto"/>
          </w:tcPr>
          <w:p w14:paraId="0496C505"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45694F72" w14:textId="77777777">
        <w:tc>
          <w:tcPr>
            <w:tcW w:w="1962" w:type="dxa"/>
            <w:shd w:val="clear" w:color="auto" w:fill="auto"/>
          </w:tcPr>
          <w:p w14:paraId="519111EB"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13F16621" w14:textId="77777777">
        <w:tc>
          <w:tcPr>
            <w:tcW w:w="1962" w:type="dxa"/>
            <w:shd w:val="clear" w:color="auto" w:fill="auto"/>
          </w:tcPr>
          <w:p w14:paraId="7419918B"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098C3187" w14:textId="77777777">
        <w:tc>
          <w:tcPr>
            <w:tcW w:w="1962" w:type="dxa"/>
            <w:shd w:val="clear" w:color="auto" w:fill="auto"/>
          </w:tcPr>
          <w:p w14:paraId="2EE7B15E"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67A4EF3F" w14:textId="77777777">
        <w:tc>
          <w:tcPr>
            <w:tcW w:w="1962" w:type="dxa"/>
            <w:shd w:val="clear" w:color="auto" w:fill="auto"/>
          </w:tcPr>
          <w:p w14:paraId="6254BB5E"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385B2CCB" w14:textId="77777777">
        <w:tc>
          <w:tcPr>
            <w:tcW w:w="1962" w:type="dxa"/>
            <w:shd w:val="clear" w:color="auto" w:fill="auto"/>
          </w:tcPr>
          <w:p w14:paraId="3D7B2585"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481CB552" w14:textId="77777777">
        <w:tc>
          <w:tcPr>
            <w:tcW w:w="1962" w:type="dxa"/>
            <w:shd w:val="clear" w:color="auto" w:fill="auto"/>
          </w:tcPr>
          <w:p w14:paraId="1CD23A8B"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0A224079" w14:textId="77777777">
        <w:tc>
          <w:tcPr>
            <w:tcW w:w="1962" w:type="dxa"/>
            <w:shd w:val="clear" w:color="auto" w:fill="auto"/>
          </w:tcPr>
          <w:p w14:paraId="1064E7EE"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089443AC" w14:textId="77777777">
        <w:tc>
          <w:tcPr>
            <w:tcW w:w="1962" w:type="dxa"/>
            <w:shd w:val="clear" w:color="auto" w:fill="auto"/>
          </w:tcPr>
          <w:p w14:paraId="5F101F79"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5AAB59F0" w14:textId="77777777">
        <w:tc>
          <w:tcPr>
            <w:tcW w:w="1962" w:type="dxa"/>
            <w:shd w:val="clear" w:color="auto" w:fill="auto"/>
          </w:tcPr>
          <w:p w14:paraId="3AF4C160"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54F6563A" w14:textId="77777777">
        <w:tc>
          <w:tcPr>
            <w:tcW w:w="1962" w:type="dxa"/>
            <w:shd w:val="clear" w:color="auto" w:fill="auto"/>
          </w:tcPr>
          <w:p w14:paraId="7AA632C3"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6593B435" w14:textId="77777777">
        <w:tc>
          <w:tcPr>
            <w:tcW w:w="1962" w:type="dxa"/>
            <w:shd w:val="clear" w:color="auto" w:fill="auto"/>
          </w:tcPr>
          <w:p w14:paraId="0956E4C9"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20C4BB95" w14:textId="77777777">
        <w:tc>
          <w:tcPr>
            <w:tcW w:w="1962" w:type="dxa"/>
            <w:shd w:val="clear" w:color="auto" w:fill="auto"/>
          </w:tcPr>
          <w:p w14:paraId="6E753024"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2A3649E9" w14:textId="77777777">
        <w:tc>
          <w:tcPr>
            <w:tcW w:w="1962" w:type="dxa"/>
            <w:shd w:val="clear" w:color="auto" w:fill="auto"/>
          </w:tcPr>
          <w:p w14:paraId="365D0930"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3E55D6EA" w14:textId="77777777">
        <w:tc>
          <w:tcPr>
            <w:tcW w:w="1962" w:type="dxa"/>
            <w:shd w:val="clear" w:color="auto" w:fill="auto"/>
          </w:tcPr>
          <w:p w14:paraId="7FBE3074"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11F0E74D" w14:textId="77777777">
        <w:tc>
          <w:tcPr>
            <w:tcW w:w="1962" w:type="dxa"/>
            <w:shd w:val="clear" w:color="auto" w:fill="auto"/>
          </w:tcPr>
          <w:p w14:paraId="7E22A3C0"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575F81CA" w14:textId="77777777">
        <w:tc>
          <w:tcPr>
            <w:tcW w:w="1962" w:type="dxa"/>
            <w:shd w:val="clear" w:color="auto" w:fill="auto"/>
          </w:tcPr>
          <w:p w14:paraId="61E633D6"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3F5E7CAB" w14:textId="77777777">
        <w:tc>
          <w:tcPr>
            <w:tcW w:w="1962" w:type="dxa"/>
            <w:shd w:val="clear" w:color="auto" w:fill="auto"/>
          </w:tcPr>
          <w:p w14:paraId="0603158D"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33059540" w14:textId="77777777">
        <w:tc>
          <w:tcPr>
            <w:tcW w:w="1962" w:type="dxa"/>
            <w:shd w:val="clear" w:color="auto" w:fill="auto"/>
          </w:tcPr>
          <w:p w14:paraId="26E179AC"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1E1BA827" w14:textId="77777777">
        <w:tc>
          <w:tcPr>
            <w:tcW w:w="1962" w:type="dxa"/>
            <w:shd w:val="clear" w:color="auto" w:fill="auto"/>
          </w:tcPr>
          <w:p w14:paraId="783B82F3"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1C36C518" w14:textId="77777777">
        <w:tc>
          <w:tcPr>
            <w:tcW w:w="1962" w:type="dxa"/>
            <w:shd w:val="clear" w:color="auto" w:fill="auto"/>
          </w:tcPr>
          <w:p w14:paraId="260EAE05"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6DBC4D32" w14:textId="77777777">
        <w:tc>
          <w:tcPr>
            <w:tcW w:w="1962" w:type="dxa"/>
            <w:shd w:val="clear" w:color="auto" w:fill="auto"/>
          </w:tcPr>
          <w:p w14:paraId="7C33E3EF"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1909CFE7" w14:textId="77777777">
        <w:tc>
          <w:tcPr>
            <w:tcW w:w="1962" w:type="dxa"/>
            <w:shd w:val="clear" w:color="auto" w:fill="auto"/>
          </w:tcPr>
          <w:p w14:paraId="6BEA5D4A"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5C0943A2" w14:textId="77777777">
        <w:tc>
          <w:tcPr>
            <w:tcW w:w="1962" w:type="dxa"/>
            <w:shd w:val="clear" w:color="auto" w:fill="auto"/>
          </w:tcPr>
          <w:p w14:paraId="287999AD"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13E3B329" w14:textId="77777777">
        <w:tc>
          <w:tcPr>
            <w:tcW w:w="1962" w:type="dxa"/>
            <w:shd w:val="clear" w:color="auto" w:fill="auto"/>
          </w:tcPr>
          <w:p w14:paraId="6A748A1F"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062DEBF1" w14:textId="77777777">
        <w:tc>
          <w:tcPr>
            <w:tcW w:w="1962" w:type="dxa"/>
            <w:shd w:val="clear" w:color="auto" w:fill="auto"/>
          </w:tcPr>
          <w:p w14:paraId="215CF4F4"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50A70ADA" w14:textId="77777777">
        <w:tc>
          <w:tcPr>
            <w:tcW w:w="1962" w:type="dxa"/>
            <w:shd w:val="clear" w:color="auto" w:fill="auto"/>
          </w:tcPr>
          <w:p w14:paraId="2AC131FA"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58FDC902" w14:textId="77777777">
        <w:tc>
          <w:tcPr>
            <w:tcW w:w="1962" w:type="dxa"/>
            <w:shd w:val="clear" w:color="auto" w:fill="auto"/>
          </w:tcPr>
          <w:p w14:paraId="33582E87"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179F5B0E" w14:textId="77777777">
        <w:tc>
          <w:tcPr>
            <w:tcW w:w="1962" w:type="dxa"/>
            <w:shd w:val="clear" w:color="auto" w:fill="auto"/>
          </w:tcPr>
          <w:p w14:paraId="1B15350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3BB2D6FB" w14:textId="77777777">
        <w:tc>
          <w:tcPr>
            <w:tcW w:w="1962" w:type="dxa"/>
            <w:shd w:val="clear" w:color="auto" w:fill="auto"/>
          </w:tcPr>
          <w:p w14:paraId="5774ECF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0BD6B475" w14:textId="77777777">
        <w:tc>
          <w:tcPr>
            <w:tcW w:w="1962" w:type="dxa"/>
            <w:shd w:val="clear" w:color="auto" w:fill="auto"/>
          </w:tcPr>
          <w:p w14:paraId="56EE379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0E559B9D" w14:textId="77777777">
        <w:tc>
          <w:tcPr>
            <w:tcW w:w="1962" w:type="dxa"/>
            <w:shd w:val="clear" w:color="auto" w:fill="auto"/>
          </w:tcPr>
          <w:p w14:paraId="46D5ACDE"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747C5660" w14:textId="77777777">
        <w:tc>
          <w:tcPr>
            <w:tcW w:w="1962" w:type="dxa"/>
            <w:shd w:val="clear" w:color="auto" w:fill="auto"/>
          </w:tcPr>
          <w:p w14:paraId="053F9D2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6EEC585B" w14:textId="77777777">
        <w:tc>
          <w:tcPr>
            <w:tcW w:w="1962" w:type="dxa"/>
            <w:shd w:val="clear" w:color="auto" w:fill="auto"/>
          </w:tcPr>
          <w:p w14:paraId="610A9B1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23235AD0" w14:textId="77777777">
        <w:tc>
          <w:tcPr>
            <w:tcW w:w="1962" w:type="dxa"/>
            <w:shd w:val="clear" w:color="auto" w:fill="auto"/>
          </w:tcPr>
          <w:p w14:paraId="7C069231"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55516706" w14:textId="77777777">
        <w:tc>
          <w:tcPr>
            <w:tcW w:w="1962" w:type="dxa"/>
            <w:shd w:val="clear" w:color="auto" w:fill="auto"/>
          </w:tcPr>
          <w:p w14:paraId="1E5F9E87"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6C41454B" w14:textId="77777777">
        <w:tc>
          <w:tcPr>
            <w:tcW w:w="1962" w:type="dxa"/>
            <w:shd w:val="clear" w:color="auto" w:fill="auto"/>
          </w:tcPr>
          <w:p w14:paraId="2EEA440C"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310B9E7F" w14:textId="77777777">
        <w:tc>
          <w:tcPr>
            <w:tcW w:w="1962" w:type="dxa"/>
            <w:shd w:val="clear" w:color="auto" w:fill="auto"/>
          </w:tcPr>
          <w:p w14:paraId="1F0C2C49"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29D52947" w14:textId="77777777">
        <w:tc>
          <w:tcPr>
            <w:tcW w:w="1962" w:type="dxa"/>
            <w:shd w:val="clear" w:color="auto" w:fill="auto"/>
          </w:tcPr>
          <w:p w14:paraId="25CC4DE6"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3B00B381" w14:textId="77777777">
        <w:tc>
          <w:tcPr>
            <w:tcW w:w="1962" w:type="dxa"/>
            <w:shd w:val="clear" w:color="auto" w:fill="auto"/>
          </w:tcPr>
          <w:p w14:paraId="719D4F86"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1DD3B4EF" w14:textId="77777777">
        <w:tc>
          <w:tcPr>
            <w:tcW w:w="1962" w:type="dxa"/>
            <w:shd w:val="clear" w:color="auto" w:fill="auto"/>
          </w:tcPr>
          <w:p w14:paraId="24F31E07"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320AE80B" w14:textId="77777777">
        <w:tc>
          <w:tcPr>
            <w:tcW w:w="1962" w:type="dxa"/>
            <w:shd w:val="clear" w:color="auto" w:fill="auto"/>
          </w:tcPr>
          <w:p w14:paraId="5DD0E5C0"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04124637" w14:textId="77777777">
        <w:tc>
          <w:tcPr>
            <w:tcW w:w="1962" w:type="dxa"/>
            <w:shd w:val="clear" w:color="auto" w:fill="auto"/>
          </w:tcPr>
          <w:p w14:paraId="6774BA0C"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761CAD78" w14:textId="77777777">
        <w:tc>
          <w:tcPr>
            <w:tcW w:w="1962" w:type="dxa"/>
            <w:shd w:val="clear" w:color="auto" w:fill="auto"/>
          </w:tcPr>
          <w:p w14:paraId="4C1C5604"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072E076A" w14:textId="77777777">
        <w:tc>
          <w:tcPr>
            <w:tcW w:w="1962" w:type="dxa"/>
            <w:shd w:val="clear" w:color="auto" w:fill="auto"/>
          </w:tcPr>
          <w:p w14:paraId="4537C283"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0C31BC01" w14:textId="77777777">
        <w:tc>
          <w:tcPr>
            <w:tcW w:w="1962" w:type="dxa"/>
            <w:shd w:val="clear" w:color="auto" w:fill="auto"/>
          </w:tcPr>
          <w:p w14:paraId="0BDF2F9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6622D80F" w14:textId="77777777">
        <w:tc>
          <w:tcPr>
            <w:tcW w:w="1962" w:type="dxa"/>
            <w:shd w:val="clear" w:color="auto" w:fill="auto"/>
          </w:tcPr>
          <w:p w14:paraId="6B06276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445664EE" w14:textId="77777777">
        <w:tc>
          <w:tcPr>
            <w:tcW w:w="1962" w:type="dxa"/>
            <w:shd w:val="clear" w:color="auto" w:fill="auto"/>
          </w:tcPr>
          <w:p w14:paraId="61C7AD76"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38A8AE49" w14:textId="77777777">
        <w:tc>
          <w:tcPr>
            <w:tcW w:w="1962" w:type="dxa"/>
            <w:shd w:val="clear" w:color="auto" w:fill="auto"/>
          </w:tcPr>
          <w:p w14:paraId="416AC8DD"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524E1355" w14:textId="77777777">
        <w:tc>
          <w:tcPr>
            <w:tcW w:w="1962" w:type="dxa"/>
            <w:shd w:val="clear" w:color="auto" w:fill="auto"/>
          </w:tcPr>
          <w:p w14:paraId="3A3304DB"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332AE990" w14:textId="77777777">
        <w:tc>
          <w:tcPr>
            <w:tcW w:w="1962" w:type="dxa"/>
            <w:shd w:val="clear" w:color="auto" w:fill="auto"/>
          </w:tcPr>
          <w:p w14:paraId="1848928D"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jugularis</w:t>
            </w:r>
          </w:p>
        </w:tc>
      </w:tr>
      <w:tr w:rsidR="00C62B39" w:rsidRPr="002915B7" w14:paraId="45568890" w14:textId="77777777">
        <w:tc>
          <w:tcPr>
            <w:tcW w:w="1962" w:type="dxa"/>
            <w:shd w:val="clear" w:color="auto" w:fill="auto"/>
          </w:tcPr>
          <w:p w14:paraId="104F17F3"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5EE82056" w14:textId="77777777">
        <w:tc>
          <w:tcPr>
            <w:tcW w:w="1962" w:type="dxa"/>
            <w:shd w:val="clear" w:color="auto" w:fill="auto"/>
          </w:tcPr>
          <w:p w14:paraId="23C1DA80"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0DB40E20" w14:textId="77777777">
        <w:tc>
          <w:tcPr>
            <w:tcW w:w="1962" w:type="dxa"/>
            <w:shd w:val="clear" w:color="auto" w:fill="auto"/>
          </w:tcPr>
          <w:p w14:paraId="0A2D7A28"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2DC103AF" w14:textId="77777777">
        <w:tc>
          <w:tcPr>
            <w:tcW w:w="1962" w:type="dxa"/>
            <w:shd w:val="clear" w:color="auto" w:fill="auto"/>
          </w:tcPr>
          <w:p w14:paraId="4F8EA0F0"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6DF9F524" w14:textId="77777777">
        <w:tc>
          <w:tcPr>
            <w:tcW w:w="1962" w:type="dxa"/>
            <w:shd w:val="clear" w:color="auto" w:fill="auto"/>
          </w:tcPr>
          <w:p w14:paraId="60B72B03"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5AA4615E" w14:textId="77777777">
        <w:tc>
          <w:tcPr>
            <w:tcW w:w="1962" w:type="dxa"/>
            <w:shd w:val="clear" w:color="auto" w:fill="auto"/>
          </w:tcPr>
          <w:p w14:paraId="293E6B3A"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59989247" w14:textId="77777777">
        <w:tc>
          <w:tcPr>
            <w:tcW w:w="1962" w:type="dxa"/>
            <w:shd w:val="clear" w:color="auto" w:fill="auto"/>
          </w:tcPr>
          <w:p w14:paraId="6F38300F"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5D2E7CB9" w14:textId="77777777">
        <w:tc>
          <w:tcPr>
            <w:tcW w:w="1962" w:type="dxa"/>
            <w:shd w:val="clear" w:color="auto" w:fill="auto"/>
          </w:tcPr>
          <w:p w14:paraId="4D309E1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020A6E99" w14:textId="77777777">
        <w:tc>
          <w:tcPr>
            <w:tcW w:w="1962" w:type="dxa"/>
            <w:shd w:val="clear" w:color="auto" w:fill="auto"/>
          </w:tcPr>
          <w:p w14:paraId="5B73BC44"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20D6E5EB" w14:textId="77777777">
        <w:tc>
          <w:tcPr>
            <w:tcW w:w="1962" w:type="dxa"/>
            <w:shd w:val="clear" w:color="auto" w:fill="auto"/>
          </w:tcPr>
          <w:p w14:paraId="65419AA7"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659768EC" w14:textId="77777777">
        <w:tc>
          <w:tcPr>
            <w:tcW w:w="1962" w:type="dxa"/>
            <w:shd w:val="clear" w:color="auto" w:fill="auto"/>
          </w:tcPr>
          <w:p w14:paraId="6F3F2C67"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48E96B85" w14:textId="77777777">
        <w:tc>
          <w:tcPr>
            <w:tcW w:w="1962" w:type="dxa"/>
            <w:shd w:val="clear" w:color="auto" w:fill="auto"/>
          </w:tcPr>
          <w:p w14:paraId="7CA10929"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3D53EB2B" w14:textId="77777777">
        <w:tc>
          <w:tcPr>
            <w:tcW w:w="1962" w:type="dxa"/>
            <w:shd w:val="clear" w:color="auto" w:fill="auto"/>
          </w:tcPr>
          <w:p w14:paraId="3DCEB072"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3CBC9886" w14:textId="77777777">
        <w:tc>
          <w:tcPr>
            <w:tcW w:w="1962" w:type="dxa"/>
            <w:shd w:val="clear" w:color="auto" w:fill="auto"/>
          </w:tcPr>
          <w:p w14:paraId="57719DB9"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2F267D70" w14:textId="77777777">
        <w:tc>
          <w:tcPr>
            <w:tcW w:w="1962" w:type="dxa"/>
            <w:shd w:val="clear" w:color="auto" w:fill="auto"/>
          </w:tcPr>
          <w:p w14:paraId="2A34301C"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0910FE28" w14:textId="77777777">
        <w:tc>
          <w:tcPr>
            <w:tcW w:w="1962" w:type="dxa"/>
            <w:shd w:val="clear" w:color="auto" w:fill="auto"/>
          </w:tcPr>
          <w:p w14:paraId="72A6EE4D"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6274BE28" w14:textId="77777777">
        <w:tc>
          <w:tcPr>
            <w:tcW w:w="1962" w:type="dxa"/>
            <w:shd w:val="clear" w:color="auto" w:fill="auto"/>
          </w:tcPr>
          <w:p w14:paraId="6BF2F382"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7F769736" w14:textId="77777777">
        <w:tc>
          <w:tcPr>
            <w:tcW w:w="1962" w:type="dxa"/>
            <w:shd w:val="clear" w:color="auto" w:fill="auto"/>
          </w:tcPr>
          <w:p w14:paraId="33AFEF2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5D69F8F3" w14:textId="77777777">
        <w:tc>
          <w:tcPr>
            <w:tcW w:w="1962" w:type="dxa"/>
            <w:shd w:val="clear" w:color="auto" w:fill="auto"/>
          </w:tcPr>
          <w:p w14:paraId="0393EFF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69CD8BE3" w14:textId="77777777">
        <w:tc>
          <w:tcPr>
            <w:tcW w:w="1962" w:type="dxa"/>
            <w:shd w:val="clear" w:color="auto" w:fill="auto"/>
          </w:tcPr>
          <w:p w14:paraId="458065C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77D4E257" w14:textId="77777777">
        <w:tc>
          <w:tcPr>
            <w:tcW w:w="1962" w:type="dxa"/>
            <w:shd w:val="clear" w:color="auto" w:fill="auto"/>
          </w:tcPr>
          <w:p w14:paraId="0D7C6254"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2EC2FBB6" w14:textId="77777777">
        <w:tc>
          <w:tcPr>
            <w:tcW w:w="1962" w:type="dxa"/>
            <w:shd w:val="clear" w:color="auto" w:fill="auto"/>
          </w:tcPr>
          <w:p w14:paraId="3CFC1BC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59CB20F2" w14:textId="77777777">
        <w:tc>
          <w:tcPr>
            <w:tcW w:w="1962" w:type="dxa"/>
            <w:shd w:val="clear" w:color="auto" w:fill="auto"/>
          </w:tcPr>
          <w:p w14:paraId="093F3B1B"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200928A8" w14:textId="77777777">
        <w:tc>
          <w:tcPr>
            <w:tcW w:w="1962" w:type="dxa"/>
            <w:shd w:val="clear" w:color="auto" w:fill="auto"/>
          </w:tcPr>
          <w:p w14:paraId="60BBCF36"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589EB79D" w14:textId="77777777">
        <w:tc>
          <w:tcPr>
            <w:tcW w:w="1962" w:type="dxa"/>
            <w:shd w:val="clear" w:color="auto" w:fill="auto"/>
          </w:tcPr>
          <w:p w14:paraId="1A6966F0"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29C541E2" w14:textId="77777777">
        <w:tc>
          <w:tcPr>
            <w:tcW w:w="1962" w:type="dxa"/>
            <w:shd w:val="clear" w:color="auto" w:fill="auto"/>
          </w:tcPr>
          <w:p w14:paraId="5BF6E53D"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53A9B052" w14:textId="77777777">
        <w:tc>
          <w:tcPr>
            <w:tcW w:w="1962" w:type="dxa"/>
            <w:shd w:val="clear" w:color="auto" w:fill="auto"/>
          </w:tcPr>
          <w:p w14:paraId="0F7D4416"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768CAEAF" w14:textId="77777777">
        <w:tc>
          <w:tcPr>
            <w:tcW w:w="1962" w:type="dxa"/>
            <w:shd w:val="clear" w:color="auto" w:fill="auto"/>
          </w:tcPr>
          <w:p w14:paraId="2FDE19B3"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09B1C652" w14:textId="77777777">
        <w:tc>
          <w:tcPr>
            <w:tcW w:w="1962" w:type="dxa"/>
            <w:shd w:val="clear" w:color="auto" w:fill="auto"/>
          </w:tcPr>
          <w:p w14:paraId="0E16546E"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41B45C42" w14:textId="77777777">
        <w:tc>
          <w:tcPr>
            <w:tcW w:w="1962" w:type="dxa"/>
            <w:shd w:val="clear" w:color="auto" w:fill="auto"/>
          </w:tcPr>
          <w:p w14:paraId="041200C6"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35EDDE20" w14:textId="77777777">
        <w:tc>
          <w:tcPr>
            <w:tcW w:w="1962" w:type="dxa"/>
            <w:shd w:val="clear" w:color="auto" w:fill="auto"/>
          </w:tcPr>
          <w:p w14:paraId="3F442FE3"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2195B51C" w14:textId="77777777">
        <w:tc>
          <w:tcPr>
            <w:tcW w:w="1962" w:type="dxa"/>
            <w:shd w:val="clear" w:color="auto" w:fill="auto"/>
          </w:tcPr>
          <w:p w14:paraId="016F301F"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63955E6A" w14:textId="77777777">
        <w:tc>
          <w:tcPr>
            <w:tcW w:w="1962" w:type="dxa"/>
            <w:shd w:val="clear" w:color="auto" w:fill="auto"/>
          </w:tcPr>
          <w:p w14:paraId="0751AE38"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541D4F80" w14:textId="77777777">
        <w:tc>
          <w:tcPr>
            <w:tcW w:w="1962" w:type="dxa"/>
            <w:shd w:val="clear" w:color="auto" w:fill="auto"/>
          </w:tcPr>
          <w:p w14:paraId="7453F650"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57D5382C" w14:textId="77777777">
        <w:tc>
          <w:tcPr>
            <w:tcW w:w="1962" w:type="dxa"/>
            <w:shd w:val="clear" w:color="auto" w:fill="auto"/>
          </w:tcPr>
          <w:p w14:paraId="037FC5D5"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7C78B8AF" w14:textId="77777777">
        <w:tc>
          <w:tcPr>
            <w:tcW w:w="1962" w:type="dxa"/>
            <w:shd w:val="clear" w:color="auto" w:fill="auto"/>
          </w:tcPr>
          <w:p w14:paraId="29D8C7E0"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6C3EDF86" w14:textId="77777777">
        <w:tc>
          <w:tcPr>
            <w:tcW w:w="1962" w:type="dxa"/>
            <w:shd w:val="clear" w:color="auto" w:fill="auto"/>
          </w:tcPr>
          <w:p w14:paraId="3E520963"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23935FD2" w14:textId="77777777">
        <w:tc>
          <w:tcPr>
            <w:tcW w:w="1962" w:type="dxa"/>
            <w:shd w:val="clear" w:color="auto" w:fill="auto"/>
          </w:tcPr>
          <w:p w14:paraId="4311F93D"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2716F3DE" w14:textId="77777777">
        <w:tc>
          <w:tcPr>
            <w:tcW w:w="1962" w:type="dxa"/>
            <w:shd w:val="clear" w:color="auto" w:fill="auto"/>
          </w:tcPr>
          <w:p w14:paraId="67CFB9C7"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3E22D33C" w14:textId="77777777">
        <w:tc>
          <w:tcPr>
            <w:tcW w:w="1962" w:type="dxa"/>
            <w:shd w:val="clear" w:color="auto" w:fill="auto"/>
          </w:tcPr>
          <w:p w14:paraId="369646B1"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1CE91BB5" w14:textId="77777777">
        <w:tc>
          <w:tcPr>
            <w:tcW w:w="1962" w:type="dxa"/>
            <w:shd w:val="clear" w:color="auto" w:fill="auto"/>
          </w:tcPr>
          <w:p w14:paraId="590E83F4"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54E84B2E" w14:textId="77777777">
        <w:tc>
          <w:tcPr>
            <w:tcW w:w="1962" w:type="dxa"/>
            <w:shd w:val="clear" w:color="auto" w:fill="auto"/>
          </w:tcPr>
          <w:p w14:paraId="35D8B018"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7EED7443" w14:textId="77777777">
        <w:tc>
          <w:tcPr>
            <w:tcW w:w="1962" w:type="dxa"/>
            <w:shd w:val="clear" w:color="auto" w:fill="auto"/>
          </w:tcPr>
          <w:p w14:paraId="6E9901F8"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5F10B343" w14:textId="77777777">
        <w:tc>
          <w:tcPr>
            <w:tcW w:w="1962" w:type="dxa"/>
            <w:shd w:val="clear" w:color="auto" w:fill="auto"/>
          </w:tcPr>
          <w:p w14:paraId="76922134"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5F2F41FB" w14:textId="77777777">
        <w:tc>
          <w:tcPr>
            <w:tcW w:w="1962" w:type="dxa"/>
            <w:shd w:val="clear" w:color="auto" w:fill="auto"/>
          </w:tcPr>
          <w:p w14:paraId="1EB9F66C"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1D2BC1EA" w14:textId="77777777">
        <w:tc>
          <w:tcPr>
            <w:tcW w:w="1962" w:type="dxa"/>
            <w:shd w:val="clear" w:color="auto" w:fill="auto"/>
          </w:tcPr>
          <w:p w14:paraId="3303359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4B5FAA8E" w14:textId="77777777">
        <w:tc>
          <w:tcPr>
            <w:tcW w:w="1962" w:type="dxa"/>
            <w:shd w:val="clear" w:color="auto" w:fill="auto"/>
          </w:tcPr>
          <w:p w14:paraId="32BB029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2EF2FCA5" w14:textId="77777777">
        <w:tc>
          <w:tcPr>
            <w:tcW w:w="1962" w:type="dxa"/>
            <w:shd w:val="clear" w:color="auto" w:fill="auto"/>
          </w:tcPr>
          <w:p w14:paraId="301EF6E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50CD4973" w14:textId="77777777">
        <w:tc>
          <w:tcPr>
            <w:tcW w:w="1962" w:type="dxa"/>
            <w:shd w:val="clear" w:color="auto" w:fill="auto"/>
          </w:tcPr>
          <w:p w14:paraId="3AD3220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61EA8096" w14:textId="77777777">
        <w:tc>
          <w:tcPr>
            <w:tcW w:w="1962" w:type="dxa"/>
            <w:shd w:val="clear" w:color="auto" w:fill="auto"/>
          </w:tcPr>
          <w:p w14:paraId="6E87919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3C18D819" w14:textId="77777777">
        <w:tc>
          <w:tcPr>
            <w:tcW w:w="1962" w:type="dxa"/>
            <w:shd w:val="clear" w:color="auto" w:fill="auto"/>
          </w:tcPr>
          <w:p w14:paraId="7C53F632"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128524A8" w14:textId="77777777">
        <w:tc>
          <w:tcPr>
            <w:tcW w:w="1962" w:type="dxa"/>
            <w:shd w:val="clear" w:color="auto" w:fill="auto"/>
          </w:tcPr>
          <w:p w14:paraId="2026FB5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48D2B5D0" w14:textId="77777777">
        <w:tc>
          <w:tcPr>
            <w:tcW w:w="1962" w:type="dxa"/>
            <w:shd w:val="clear" w:color="auto" w:fill="auto"/>
          </w:tcPr>
          <w:p w14:paraId="18DBF1A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4B50AA6F" w14:textId="77777777">
        <w:tc>
          <w:tcPr>
            <w:tcW w:w="1962" w:type="dxa"/>
            <w:shd w:val="clear" w:color="auto" w:fill="auto"/>
          </w:tcPr>
          <w:p w14:paraId="5695C91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5BBADAE9" w14:textId="77777777">
        <w:tc>
          <w:tcPr>
            <w:tcW w:w="1962" w:type="dxa"/>
            <w:shd w:val="clear" w:color="auto" w:fill="auto"/>
          </w:tcPr>
          <w:p w14:paraId="70A742C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331BAEFE" w14:textId="77777777">
        <w:tc>
          <w:tcPr>
            <w:tcW w:w="1962" w:type="dxa"/>
            <w:shd w:val="clear" w:color="auto" w:fill="auto"/>
          </w:tcPr>
          <w:p w14:paraId="2A6D031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6D278E16" w14:textId="77777777">
        <w:tc>
          <w:tcPr>
            <w:tcW w:w="1962" w:type="dxa"/>
            <w:shd w:val="clear" w:color="auto" w:fill="auto"/>
          </w:tcPr>
          <w:p w14:paraId="48151DD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30A31E29" w14:textId="77777777">
        <w:tc>
          <w:tcPr>
            <w:tcW w:w="1962" w:type="dxa"/>
            <w:shd w:val="clear" w:color="auto" w:fill="auto"/>
          </w:tcPr>
          <w:p w14:paraId="2182C3E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3F808E8D" w14:textId="77777777">
        <w:tc>
          <w:tcPr>
            <w:tcW w:w="1962" w:type="dxa"/>
            <w:shd w:val="clear" w:color="auto" w:fill="auto"/>
          </w:tcPr>
          <w:p w14:paraId="7CC8D42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36E23655" w14:textId="77777777">
        <w:tc>
          <w:tcPr>
            <w:tcW w:w="1962" w:type="dxa"/>
            <w:shd w:val="clear" w:color="auto" w:fill="auto"/>
          </w:tcPr>
          <w:p w14:paraId="41E986B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221E54EF" w14:textId="77777777">
        <w:tc>
          <w:tcPr>
            <w:tcW w:w="1962" w:type="dxa"/>
            <w:shd w:val="clear" w:color="auto" w:fill="auto"/>
          </w:tcPr>
          <w:p w14:paraId="1F4B2D8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0ADEEFBB" w14:textId="77777777">
        <w:tc>
          <w:tcPr>
            <w:tcW w:w="1962" w:type="dxa"/>
            <w:shd w:val="clear" w:color="auto" w:fill="auto"/>
          </w:tcPr>
          <w:p w14:paraId="00AD13D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7769D7D4" w14:textId="77777777">
        <w:tc>
          <w:tcPr>
            <w:tcW w:w="1962" w:type="dxa"/>
            <w:shd w:val="clear" w:color="auto" w:fill="auto"/>
          </w:tcPr>
          <w:p w14:paraId="259F9D7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6DB7EE35" w14:textId="77777777">
        <w:tc>
          <w:tcPr>
            <w:tcW w:w="1962" w:type="dxa"/>
            <w:shd w:val="clear" w:color="auto" w:fill="auto"/>
          </w:tcPr>
          <w:p w14:paraId="3289DB89"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0F7A6703" w14:textId="77777777">
        <w:tc>
          <w:tcPr>
            <w:tcW w:w="1962" w:type="dxa"/>
            <w:shd w:val="clear" w:color="auto" w:fill="auto"/>
          </w:tcPr>
          <w:p w14:paraId="443A667B"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3F406A08" w14:textId="77777777">
        <w:tc>
          <w:tcPr>
            <w:tcW w:w="1962" w:type="dxa"/>
            <w:shd w:val="clear" w:color="auto" w:fill="auto"/>
          </w:tcPr>
          <w:p w14:paraId="65CE87E6"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51FDF146" w14:textId="77777777">
        <w:tc>
          <w:tcPr>
            <w:tcW w:w="1962" w:type="dxa"/>
            <w:shd w:val="clear" w:color="auto" w:fill="auto"/>
          </w:tcPr>
          <w:p w14:paraId="253088D4"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16857D51" w14:textId="77777777">
        <w:tc>
          <w:tcPr>
            <w:tcW w:w="1962" w:type="dxa"/>
            <w:shd w:val="clear" w:color="auto" w:fill="auto"/>
          </w:tcPr>
          <w:p w14:paraId="161DF67B"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2167BA39" w14:textId="77777777">
        <w:tc>
          <w:tcPr>
            <w:tcW w:w="1962" w:type="dxa"/>
            <w:shd w:val="clear" w:color="auto" w:fill="auto"/>
          </w:tcPr>
          <w:p w14:paraId="1A253B7C"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2FA27726" w14:textId="77777777">
        <w:tc>
          <w:tcPr>
            <w:tcW w:w="1962" w:type="dxa"/>
            <w:shd w:val="clear" w:color="auto" w:fill="auto"/>
          </w:tcPr>
          <w:p w14:paraId="235FDCB3"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53365661" w14:textId="77777777">
        <w:tc>
          <w:tcPr>
            <w:tcW w:w="1962" w:type="dxa"/>
            <w:shd w:val="clear" w:color="auto" w:fill="auto"/>
          </w:tcPr>
          <w:p w14:paraId="06C1C885"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2399D9E5" w14:textId="77777777">
        <w:tc>
          <w:tcPr>
            <w:tcW w:w="1962" w:type="dxa"/>
            <w:shd w:val="clear" w:color="auto" w:fill="auto"/>
          </w:tcPr>
          <w:p w14:paraId="669CACB0"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67C4906B" w14:textId="77777777">
        <w:tc>
          <w:tcPr>
            <w:tcW w:w="1962" w:type="dxa"/>
            <w:shd w:val="clear" w:color="auto" w:fill="auto"/>
          </w:tcPr>
          <w:p w14:paraId="6048E6A1"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482A4705" w14:textId="77777777">
        <w:tc>
          <w:tcPr>
            <w:tcW w:w="1962" w:type="dxa"/>
            <w:shd w:val="clear" w:color="auto" w:fill="auto"/>
          </w:tcPr>
          <w:p w14:paraId="7AE54238"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4AFF22FF" w14:textId="77777777">
        <w:tc>
          <w:tcPr>
            <w:tcW w:w="1962" w:type="dxa"/>
            <w:shd w:val="clear" w:color="auto" w:fill="auto"/>
          </w:tcPr>
          <w:p w14:paraId="18F35B38"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3079F956" w14:textId="77777777">
        <w:tc>
          <w:tcPr>
            <w:tcW w:w="1962" w:type="dxa"/>
            <w:shd w:val="clear" w:color="auto" w:fill="auto"/>
          </w:tcPr>
          <w:p w14:paraId="38EE7E8F"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24769654" w14:textId="77777777">
        <w:tc>
          <w:tcPr>
            <w:tcW w:w="1962" w:type="dxa"/>
            <w:shd w:val="clear" w:color="auto" w:fill="auto"/>
          </w:tcPr>
          <w:p w14:paraId="525F135C"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4C402AE0" w14:textId="77777777">
        <w:tc>
          <w:tcPr>
            <w:tcW w:w="1962" w:type="dxa"/>
            <w:shd w:val="clear" w:color="auto" w:fill="auto"/>
          </w:tcPr>
          <w:p w14:paraId="7471C930"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73C9568B" w14:textId="77777777">
        <w:tc>
          <w:tcPr>
            <w:tcW w:w="1962" w:type="dxa"/>
            <w:shd w:val="clear" w:color="auto" w:fill="auto"/>
          </w:tcPr>
          <w:p w14:paraId="54B9B7B4"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33317223" w14:textId="77777777">
        <w:tc>
          <w:tcPr>
            <w:tcW w:w="1962" w:type="dxa"/>
            <w:shd w:val="clear" w:color="auto" w:fill="auto"/>
          </w:tcPr>
          <w:p w14:paraId="0E0A10C1"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610AB5B7" w14:textId="77777777">
        <w:tc>
          <w:tcPr>
            <w:tcW w:w="1962" w:type="dxa"/>
            <w:shd w:val="clear" w:color="auto" w:fill="auto"/>
          </w:tcPr>
          <w:p w14:paraId="0AF48122"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1752C486" w14:textId="77777777">
        <w:tc>
          <w:tcPr>
            <w:tcW w:w="1962" w:type="dxa"/>
            <w:shd w:val="clear" w:color="auto" w:fill="auto"/>
          </w:tcPr>
          <w:p w14:paraId="72EA0871"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7C89031C" w14:textId="77777777">
        <w:tc>
          <w:tcPr>
            <w:tcW w:w="1962" w:type="dxa"/>
            <w:shd w:val="clear" w:color="auto" w:fill="auto"/>
          </w:tcPr>
          <w:p w14:paraId="5D4A0AB1"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2A6B2FCB" w14:textId="77777777">
        <w:tc>
          <w:tcPr>
            <w:tcW w:w="1962" w:type="dxa"/>
            <w:shd w:val="clear" w:color="auto" w:fill="auto"/>
          </w:tcPr>
          <w:p w14:paraId="2F494F12"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66FCE3C6" w14:textId="77777777">
        <w:tc>
          <w:tcPr>
            <w:tcW w:w="1962" w:type="dxa"/>
            <w:shd w:val="clear" w:color="auto" w:fill="auto"/>
          </w:tcPr>
          <w:p w14:paraId="6D1558CF"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3A56F702" w14:textId="77777777">
        <w:tc>
          <w:tcPr>
            <w:tcW w:w="1962" w:type="dxa"/>
            <w:shd w:val="clear" w:color="auto" w:fill="auto"/>
          </w:tcPr>
          <w:p w14:paraId="0EBB1666"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2FA038CC" w14:textId="77777777">
        <w:tc>
          <w:tcPr>
            <w:tcW w:w="1962" w:type="dxa"/>
            <w:shd w:val="clear" w:color="auto" w:fill="auto"/>
          </w:tcPr>
          <w:p w14:paraId="354EEB28"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5D9C0563" w14:textId="77777777">
        <w:tc>
          <w:tcPr>
            <w:tcW w:w="1962" w:type="dxa"/>
            <w:shd w:val="clear" w:color="auto" w:fill="auto"/>
          </w:tcPr>
          <w:p w14:paraId="30AFA6BA"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79B8B844" w14:textId="77777777">
        <w:tc>
          <w:tcPr>
            <w:tcW w:w="1962" w:type="dxa"/>
            <w:shd w:val="clear" w:color="auto" w:fill="auto"/>
          </w:tcPr>
          <w:p w14:paraId="45877C4F" w14:textId="77777777" w:rsidR="00C62B39" w:rsidRPr="002915B7" w:rsidRDefault="00C62B39" w:rsidP="003F6AB2">
            <w:pPr>
              <w:pStyle w:val="Compact"/>
              <w:spacing w:line="480" w:lineRule="auto"/>
              <w:rPr>
                <w:rFonts w:ascii="Calibri Light" w:hAnsi="Calibri Light" w:cs="Calibri Light"/>
                <w:sz w:val="18"/>
                <w:szCs w:val="18"/>
              </w:rPr>
            </w:pPr>
          </w:p>
        </w:tc>
      </w:tr>
    </w:tbl>
    <w:p w14:paraId="3E81F32D"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ona Lehtomäki" w:date="2016-11-13T17:20:00Z" w:initials="JL">
    <w:p w14:paraId="7EAAD27A" w14:textId="77777777" w:rsidR="001410B8" w:rsidRDefault="001410B8">
      <w:pPr>
        <w:overflowPunct w:val="0"/>
        <w:spacing w:line="240" w:lineRule="auto"/>
        <w:rPr>
          <w:color w:val="000000"/>
          <w:sz w:val="20"/>
        </w:rPr>
      </w:pPr>
      <w:r>
        <w:annotationRef/>
      </w:r>
      <w:r>
        <w:rPr>
          <w:color w:val="000000"/>
          <w:sz w:val="20"/>
        </w:rPr>
        <w:t>Max 250 words</w:t>
      </w:r>
    </w:p>
    <w:p w14:paraId="7A598063" w14:textId="0875CB93" w:rsidR="001410B8" w:rsidRDefault="001410B8">
      <w:pPr>
        <w:overflowPunct w:val="0"/>
        <w:spacing w:line="240" w:lineRule="auto"/>
        <w:rPr>
          <w:color w:val="000000"/>
          <w:sz w:val="20"/>
        </w:rPr>
      </w:pPr>
      <w:r>
        <w:rPr>
          <w:color w:val="000000"/>
          <w:sz w:val="20"/>
        </w:rPr>
        <w:t>Now 229 (2017-06-02)</w:t>
      </w:r>
    </w:p>
  </w:comment>
  <w:comment w:id="18" w:author="Joona Lehtomäki" w:date="2017-06-15T10:03:00Z" w:initials="JL">
    <w:p w14:paraId="3766731E" w14:textId="1D7458BE" w:rsidR="001410B8" w:rsidRDefault="001410B8">
      <w:pPr>
        <w:pStyle w:val="CommentText"/>
      </w:pPr>
      <w:r>
        <w:rPr>
          <w:rStyle w:val="CommentReference"/>
        </w:rPr>
        <w:annotationRef/>
      </w:r>
      <w:r>
        <w:t>Astrid writes: More concrete take home message?</w:t>
      </w:r>
    </w:p>
  </w:comment>
  <w:comment w:id="19" w:author="Joona Lehtomäki" w:date="2016-11-13T10:26:00Z" w:initials="JL">
    <w:p w14:paraId="38C24C7E" w14:textId="77777777" w:rsidR="001410B8" w:rsidRDefault="001410B8">
      <w:pPr>
        <w:overflowPunct w:val="0"/>
        <w:spacing w:line="240" w:lineRule="auto"/>
        <w:rPr>
          <w:sz w:val="20"/>
        </w:rPr>
      </w:pPr>
      <w:r>
        <w:annotationRef/>
      </w:r>
      <w:r>
        <w:rPr>
          <w:sz w:val="20"/>
        </w:rPr>
        <w:t>Max 2000 words</w:t>
      </w:r>
    </w:p>
    <w:p w14:paraId="10FD40EA" w14:textId="36CCC3A9" w:rsidR="001410B8" w:rsidRDefault="001410B8">
      <w:pPr>
        <w:overflowPunct w:val="0"/>
        <w:spacing w:line="240" w:lineRule="auto"/>
        <w:rPr>
          <w:sz w:val="20"/>
        </w:rPr>
      </w:pPr>
      <w:r>
        <w:rPr>
          <w:sz w:val="20"/>
        </w:rPr>
        <w:t>Now 1995 (2016-06-02)</w:t>
      </w:r>
    </w:p>
  </w:comment>
  <w:comment w:id="64" w:author="Joona Lehtomäki" w:date="2017-05-28T13:47:00Z" w:initials="JL">
    <w:p w14:paraId="5C72934E" w14:textId="7A2FCCDA" w:rsidR="001410B8" w:rsidRDefault="001410B8">
      <w:pPr>
        <w:pStyle w:val="CommentText"/>
      </w:pPr>
      <w:r>
        <w:rPr>
          <w:rStyle w:val="CommentReference"/>
        </w:rPr>
        <w:annotationRef/>
      </w:r>
      <w:r>
        <w:t>To discussion (also: costs).</w:t>
      </w:r>
    </w:p>
  </w:comment>
  <w:comment w:id="65" w:author="Joona Lehtomäki" w:date="2017-06-15T10:00:00Z" w:initials="JL">
    <w:p w14:paraId="0618BC07" w14:textId="5F77C2A4" w:rsidR="001410B8" w:rsidRDefault="001410B8">
      <w:pPr>
        <w:pStyle w:val="CommentText"/>
      </w:pPr>
      <w:r>
        <w:rPr>
          <w:rStyle w:val="CommentReference"/>
        </w:rPr>
        <w:annotationRef/>
      </w:r>
      <w:r>
        <w:t xml:space="preserve">Astrid writes: Intro is highly readable, well done! However, fairly long. I wonder if the specifics of the technical methods are better placed in a separate section? The reader may start to wonder why it is necessary to read all the details </w:t>
      </w:r>
      <w:r>
        <w:sym w:font="Wingdings" w:char="F0E0"/>
      </w:r>
      <w:r>
        <w:t xml:space="preserve"> </w:t>
      </w:r>
      <w:r w:rsidRPr="009C7B2B">
        <w:rPr>
          <w:b/>
        </w:rPr>
        <w:t>present the problem earlier</w:t>
      </w:r>
      <w:r>
        <w:t>?</w:t>
      </w:r>
    </w:p>
  </w:comment>
  <w:comment w:id="81" w:author="Joona Lehtomäki" w:date="2017-04-04T13:28:00Z" w:initials="JL">
    <w:p w14:paraId="5CEA2CB3" w14:textId="77777777" w:rsidR="001410B8" w:rsidRDefault="001410B8">
      <w:pPr>
        <w:pStyle w:val="CommentText"/>
      </w:pPr>
      <w:r>
        <w:rPr>
          <w:rStyle w:val="CommentReference"/>
        </w:rPr>
        <w:annotationRef/>
      </w:r>
      <w:r>
        <w:rPr>
          <w:rStyle w:val="CommentReference"/>
        </w:rPr>
        <w:t>Enhance link to</w:t>
      </w:r>
      <w:r>
        <w:t xml:space="preserve"> Fig. 1 once it becomes clear what its form is.</w:t>
      </w:r>
    </w:p>
  </w:comment>
  <w:comment w:id="92" w:author="Joona Lehtomäki" w:date="2017-04-05T08:30:00Z" w:initials="JL">
    <w:p w14:paraId="2927E860" w14:textId="77777777" w:rsidR="001410B8" w:rsidRDefault="001410B8" w:rsidP="00EF5F22">
      <w:pPr>
        <w:overflowPunct w:val="0"/>
        <w:spacing w:line="240" w:lineRule="auto"/>
        <w:rPr>
          <w:sz w:val="20"/>
        </w:rPr>
      </w:pPr>
      <w:r>
        <w:rPr>
          <w:rStyle w:val="CommentReference"/>
        </w:rPr>
        <w:annotationRef/>
      </w:r>
      <w:r>
        <w:rPr>
          <w:sz w:val="20"/>
        </w:rPr>
        <w:t>Max 2000 words</w:t>
      </w:r>
    </w:p>
    <w:p w14:paraId="7B0A6BE9" w14:textId="3631A151" w:rsidR="001410B8" w:rsidRPr="00EF5F22" w:rsidRDefault="001410B8" w:rsidP="00EF5F22">
      <w:pPr>
        <w:overflowPunct w:val="0"/>
        <w:spacing w:line="240" w:lineRule="auto"/>
        <w:rPr>
          <w:sz w:val="20"/>
        </w:rPr>
      </w:pPr>
      <w:r>
        <w:rPr>
          <w:sz w:val="20"/>
        </w:rPr>
        <w:t>Now 2369 (2016-06-02)</w:t>
      </w:r>
    </w:p>
  </w:comment>
  <w:comment w:id="191" w:author="Joona Lehtomäki" w:date="2017-03-26T09:39:00Z" w:initials="JL">
    <w:p w14:paraId="658E125C" w14:textId="77777777" w:rsidR="001410B8" w:rsidRDefault="001410B8">
      <w:pPr>
        <w:pStyle w:val="CommentText"/>
      </w:pPr>
      <w:r>
        <w:rPr>
          <w:rStyle w:val="CommentReference"/>
        </w:rPr>
        <w:annotationRef/>
      </w:r>
      <w:r>
        <w:t>Add URL once the code is deposited in Zenodo.</w:t>
      </w:r>
    </w:p>
  </w:comment>
  <w:comment w:id="192" w:author="Joona Lehtomäki" w:date="2016-11-01T15:54:00Z" w:initials="JL">
    <w:p w14:paraId="166336C8" w14:textId="77777777" w:rsidR="001410B8" w:rsidRDefault="001410B8">
      <w:pPr>
        <w:spacing w:line="240" w:lineRule="auto"/>
        <w:rPr>
          <w:sz w:val="20"/>
        </w:rPr>
      </w:pPr>
      <w:r>
        <w:annotationRef/>
      </w:r>
      <w:r>
        <w:rPr>
          <w:sz w:val="20"/>
        </w:rPr>
        <w:t>Max 1500 words</w:t>
      </w:r>
    </w:p>
    <w:p w14:paraId="77394496" w14:textId="35D59C3C" w:rsidR="001410B8" w:rsidRDefault="001410B8">
      <w:pPr>
        <w:spacing w:line="240" w:lineRule="auto"/>
        <w:rPr>
          <w:sz w:val="20"/>
        </w:rPr>
      </w:pPr>
      <w:r>
        <w:rPr>
          <w:sz w:val="20"/>
        </w:rPr>
        <w:t>Now 956 words (2017-06-02)</w:t>
      </w:r>
    </w:p>
  </w:comment>
  <w:comment w:id="197" w:author="Joona Lehtomäki" w:date="2017-04-03T20:19:00Z" w:initials="JL">
    <w:p w14:paraId="6B091597" w14:textId="77777777" w:rsidR="001410B8" w:rsidRDefault="001410B8">
      <w:pPr>
        <w:pStyle w:val="CommentText"/>
      </w:pPr>
      <w:r>
        <w:rPr>
          <w:rStyle w:val="CommentReference"/>
        </w:rPr>
        <w:annotationRef/>
      </w:r>
      <w:r>
        <w:t>Check this.</w:t>
      </w:r>
    </w:p>
  </w:comment>
  <w:comment w:id="198" w:author="Joona Lehtomäki" w:date="2017-04-04T13:40:00Z" w:initials="JL">
    <w:p w14:paraId="568E3FA9" w14:textId="77777777" w:rsidR="001410B8" w:rsidRDefault="001410B8">
      <w:pPr>
        <w:pStyle w:val="CommentText"/>
      </w:pPr>
      <w:r>
        <w:rPr>
          <w:rStyle w:val="CommentReference"/>
        </w:rPr>
        <w:annotationRef/>
      </w:r>
      <w:r>
        <w:t>Add something about individual features, both ES and BD.</w:t>
      </w:r>
    </w:p>
  </w:comment>
  <w:comment w:id="209" w:author="Joona Lehtomäki" w:date="2017-06-15T14:22:00Z" w:initials="JL">
    <w:p w14:paraId="2E68B414" w14:textId="0F42B591" w:rsidR="001410B8" w:rsidRDefault="001410B8">
      <w:pPr>
        <w:pStyle w:val="CommentText"/>
      </w:pPr>
      <w:r>
        <w:rPr>
          <w:rStyle w:val="CommentReference"/>
        </w:rPr>
        <w:annotationRef/>
      </w:r>
      <w:r>
        <w:t>Pick this up in discussion.</w:t>
      </w:r>
    </w:p>
  </w:comment>
  <w:comment w:id="222" w:author="Joona Lehtomäki" w:date="2017-04-05T14:30:00Z" w:initials="JL">
    <w:p w14:paraId="269C9B42" w14:textId="77777777" w:rsidR="001410B8" w:rsidRDefault="001410B8" w:rsidP="00AB739A">
      <w:pPr>
        <w:overflowPunct w:val="0"/>
        <w:spacing w:line="240" w:lineRule="auto"/>
        <w:rPr>
          <w:sz w:val="20"/>
        </w:rPr>
      </w:pPr>
      <w:r>
        <w:rPr>
          <w:rStyle w:val="CommentReference"/>
        </w:rPr>
        <w:annotationRef/>
      </w:r>
      <w:r>
        <w:annotationRef/>
      </w:r>
      <w:r>
        <w:rPr>
          <w:sz w:val="20"/>
        </w:rPr>
        <w:t>Max 2000 words</w:t>
      </w:r>
    </w:p>
    <w:p w14:paraId="60FCE9AC" w14:textId="0CAA5256" w:rsidR="001410B8" w:rsidRPr="00AB739A" w:rsidRDefault="001410B8" w:rsidP="00AB739A">
      <w:pPr>
        <w:overflowPunct w:val="0"/>
        <w:spacing w:line="240" w:lineRule="auto"/>
        <w:rPr>
          <w:sz w:val="20"/>
        </w:rPr>
      </w:pPr>
      <w:r>
        <w:rPr>
          <w:sz w:val="20"/>
        </w:rPr>
        <w:t>Now 2151 (2017-02-06)</w:t>
      </w:r>
    </w:p>
  </w:comment>
  <w:comment w:id="230" w:author="Joona Lehtomäki" w:date="2017-06-15T14:28:00Z" w:initials="JL">
    <w:p w14:paraId="5C537693" w14:textId="770756E3" w:rsidR="001410B8" w:rsidRDefault="001410B8">
      <w:pPr>
        <w:pStyle w:val="CommentText"/>
      </w:pPr>
      <w:r>
        <w:rPr>
          <w:rStyle w:val="CommentReference"/>
        </w:rPr>
        <w:annotationRef/>
      </w:r>
      <w:r>
        <w:t>Must be rephrased after ILP check.</w:t>
      </w:r>
    </w:p>
  </w:comment>
  <w:comment w:id="263" w:author="Joona Lehtomäki" w:date="2017-06-15T16:02:00Z" w:initials="JL">
    <w:p w14:paraId="45374642" w14:textId="32FCBB33" w:rsidR="001410B8" w:rsidRDefault="001410B8">
      <w:pPr>
        <w:pStyle w:val="CommentText"/>
      </w:pPr>
      <w:r>
        <w:rPr>
          <w:rStyle w:val="CommentReference"/>
        </w:rPr>
        <w:annotationRef/>
      </w:r>
      <w:r>
        <w:t>Needs ILP check.</w:t>
      </w:r>
    </w:p>
  </w:comment>
  <w:comment w:id="293" w:author="Joona Lehtomäki" w:date="2017-06-29T14:17:00Z" w:initials="JL">
    <w:p w14:paraId="4567FA5B" w14:textId="50AC3F81" w:rsidR="001410B8" w:rsidRDefault="001410B8">
      <w:pPr>
        <w:pStyle w:val="CommentText"/>
      </w:pPr>
      <w:r>
        <w:rPr>
          <w:rStyle w:val="CommentReference"/>
        </w:rPr>
        <w:annotationRef/>
      </w:r>
      <w:r>
        <w:t>Add something about costs.</w:t>
      </w:r>
    </w:p>
  </w:comment>
  <w:comment w:id="294" w:author="Verburg, P.H." w:date="2017-05-19T15:33:00Z" w:initials="VP">
    <w:p w14:paraId="04B29FD6" w14:textId="77777777" w:rsidR="001410B8" w:rsidRDefault="001410B8">
      <w:pPr>
        <w:pStyle w:val="CommentText"/>
      </w:pPr>
      <w:r>
        <w:rPr>
          <w:rStyle w:val="CommentReference"/>
        </w:rPr>
        <w:annotationRef/>
      </w:r>
      <w:r>
        <w:t>Agree, this is a bit tricky point, probably due to how you measure performance? Maybe important to leave out this discussion, it is not the most important result</w:t>
      </w:r>
    </w:p>
  </w:comment>
  <w:comment w:id="295" w:author="Joona Lehtomäki" w:date="2017-04-05T11:13:00Z" w:initials="JL">
    <w:p w14:paraId="53AA93AE" w14:textId="77777777" w:rsidR="001410B8" w:rsidRDefault="001410B8">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302" w:author="Verburg, P.H." w:date="2017-05-19T15:43:00Z" w:initials="VP">
    <w:p w14:paraId="11B193B8" w14:textId="77777777" w:rsidR="001410B8" w:rsidRDefault="001410B8">
      <w:pPr>
        <w:pStyle w:val="CommentText"/>
      </w:pPr>
      <w:r>
        <w:rPr>
          <w:rStyle w:val="CommentReference"/>
        </w:rPr>
        <w:annotationRef/>
      </w:r>
      <w:r>
        <w:t>If not requested by the journal I would omit this section as it will double the before and the abstract</w:t>
      </w:r>
    </w:p>
  </w:comment>
  <w:comment w:id="308" w:author="Joona Lehtomäki" w:date="2017-04-03T14:50:00Z" w:initials="JL">
    <w:p w14:paraId="04475EBD" w14:textId="77777777" w:rsidR="001410B8" w:rsidRDefault="001410B8">
      <w:pPr>
        <w:pStyle w:val="CommentText"/>
      </w:pPr>
      <w:r>
        <w:rPr>
          <w:rStyle w:val="CommentReference"/>
        </w:rPr>
        <w:annotationRef/>
      </w:r>
      <w:r>
        <w:t>What’s going on with RWR_ALL / ILP_ALL? RWR_ES / ILP_ES and RWR_BD / ILP_BD are practically the same, why isn’t this the case for RWR_ALL / ILP_ALL? Check implementation.</w:t>
      </w:r>
    </w:p>
  </w:comment>
  <w:comment w:id="309" w:author="Joona Lehtomäki" w:date="2017-04-04T08:42:00Z" w:initials="JL">
    <w:p w14:paraId="410A26BE" w14:textId="77777777" w:rsidR="001410B8" w:rsidRDefault="001410B8" w:rsidP="00FE24AA">
      <w:pPr>
        <w:pStyle w:val="CommentText"/>
        <w:numPr>
          <w:ilvl w:val="0"/>
          <w:numId w:val="4"/>
        </w:numPr>
      </w:pPr>
      <w:r>
        <w:rPr>
          <w:rStyle w:val="CommentReference"/>
        </w:rPr>
        <w:annotationRef/>
      </w:r>
      <w:r>
        <w:t>Make figure more compact.</w:t>
      </w:r>
    </w:p>
    <w:p w14:paraId="3D7D15B3" w14:textId="77777777" w:rsidR="001410B8" w:rsidRDefault="001410B8"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98063" w15:done="0"/>
  <w15:commentEx w15:paraId="3766731E" w15:done="0"/>
  <w15:commentEx w15:paraId="10FD40EA" w15:done="0"/>
  <w15:commentEx w15:paraId="5C72934E" w15:done="0"/>
  <w15:commentEx w15:paraId="0618BC07" w15:done="0"/>
  <w15:commentEx w15:paraId="5CEA2CB3" w15:done="0"/>
  <w15:commentEx w15:paraId="7B0A6BE9" w15:done="0"/>
  <w15:commentEx w15:paraId="658E125C" w15:done="0"/>
  <w15:commentEx w15:paraId="77394496" w15:done="0"/>
  <w15:commentEx w15:paraId="6B091597" w15:done="0"/>
  <w15:commentEx w15:paraId="568E3FA9" w15:done="0"/>
  <w15:commentEx w15:paraId="2E68B414" w15:done="0"/>
  <w15:commentEx w15:paraId="60FCE9AC" w15:done="0"/>
  <w15:commentEx w15:paraId="5C537693" w15:done="0"/>
  <w15:commentEx w15:paraId="45374642" w15:done="0"/>
  <w15:commentEx w15:paraId="4567FA5B" w15:done="0"/>
  <w15:commentEx w15:paraId="04B29FD6" w15:done="0"/>
  <w15:commentEx w15:paraId="53AA93AE" w15:done="0"/>
  <w15:commentEx w15:paraId="11B193B8" w15:done="0"/>
  <w15:commentEx w15:paraId="04475EBD" w15:done="0"/>
  <w15:commentEx w15:paraId="3D7D15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98063" w16cid:durableId="1D0DC4C7"/>
  <w16cid:commentId w16cid:paraId="3766731E" w16cid:durableId="1D0DC4C8"/>
  <w16cid:commentId w16cid:paraId="0618BC07" w16cid:durableId="1D0DC4C9"/>
  <w16cid:commentId w16cid:paraId="5CEA2CB3" w16cid:durableId="1D0DC4CA"/>
  <w16cid:commentId w16cid:paraId="7B0A6BE9" w16cid:durableId="1D0DC4CB"/>
  <w16cid:commentId w16cid:paraId="658E125C" w16cid:durableId="1D0DC4CC"/>
  <w16cid:commentId w16cid:paraId="77394496" w16cid:durableId="1D0DC4CD"/>
  <w16cid:commentId w16cid:paraId="6B091597" w16cid:durableId="1D0DC4CE"/>
  <w16cid:commentId w16cid:paraId="568E3FA9" w16cid:durableId="1D0DC4CF"/>
  <w16cid:commentId w16cid:paraId="2E68B414" w16cid:durableId="1D0DC4D0"/>
  <w16cid:commentId w16cid:paraId="60FCE9AC" w16cid:durableId="1D0DC4D1"/>
  <w16cid:commentId w16cid:paraId="5C537693" w16cid:durableId="1D0DC4D2"/>
  <w16cid:commentId w16cid:paraId="45374642" w16cid:durableId="1D0DC4D3"/>
  <w16cid:commentId w16cid:paraId="4567FA5B" w16cid:durableId="1D0DC4D4"/>
  <w16cid:commentId w16cid:paraId="04B29FD6" w16cid:durableId="1D0DC4D5"/>
  <w16cid:commentId w16cid:paraId="53AA93AE" w16cid:durableId="1D0DC4D6"/>
  <w16cid:commentId w16cid:paraId="11B193B8" w16cid:durableId="1D0DC4D7"/>
  <w16cid:commentId w16cid:paraId="04475EBD" w16cid:durableId="1D0DC4D8"/>
  <w16cid:commentId w16cid:paraId="3D7D15B3" w16cid:durableId="1D0DC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C9B3F" w14:textId="77777777" w:rsidR="001410B8" w:rsidRDefault="001410B8" w:rsidP="00800C3E">
      <w:pPr>
        <w:spacing w:line="240" w:lineRule="auto"/>
      </w:pPr>
      <w:r>
        <w:separator/>
      </w:r>
    </w:p>
  </w:endnote>
  <w:endnote w:type="continuationSeparator" w:id="0">
    <w:p w14:paraId="39670E2D" w14:textId="77777777" w:rsidR="001410B8" w:rsidRDefault="001410B8"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7D9B5" w14:textId="77777777" w:rsidR="001410B8" w:rsidRDefault="001410B8" w:rsidP="00800C3E">
      <w:pPr>
        <w:spacing w:line="240" w:lineRule="auto"/>
      </w:pPr>
      <w:r>
        <w:separator/>
      </w:r>
    </w:p>
  </w:footnote>
  <w:footnote w:type="continuationSeparator" w:id="0">
    <w:p w14:paraId="017934D8" w14:textId="77777777" w:rsidR="001410B8" w:rsidRDefault="001410B8"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26"/>
    <w:rsid w:val="00000C24"/>
    <w:rsid w:val="00010F51"/>
    <w:rsid w:val="00011707"/>
    <w:rsid w:val="0001208F"/>
    <w:rsid w:val="0001373E"/>
    <w:rsid w:val="00013AA5"/>
    <w:rsid w:val="00016BD0"/>
    <w:rsid w:val="00020A32"/>
    <w:rsid w:val="00023DCC"/>
    <w:rsid w:val="00030523"/>
    <w:rsid w:val="0003233F"/>
    <w:rsid w:val="00033E60"/>
    <w:rsid w:val="00035C09"/>
    <w:rsid w:val="000372A9"/>
    <w:rsid w:val="00041652"/>
    <w:rsid w:val="0004166E"/>
    <w:rsid w:val="00041EAA"/>
    <w:rsid w:val="0004326B"/>
    <w:rsid w:val="00043B1C"/>
    <w:rsid w:val="000448BF"/>
    <w:rsid w:val="00047C56"/>
    <w:rsid w:val="00050E70"/>
    <w:rsid w:val="00056D25"/>
    <w:rsid w:val="00057106"/>
    <w:rsid w:val="00057628"/>
    <w:rsid w:val="00060A60"/>
    <w:rsid w:val="000616D1"/>
    <w:rsid w:val="000619E5"/>
    <w:rsid w:val="000669C9"/>
    <w:rsid w:val="00067A2D"/>
    <w:rsid w:val="00067F82"/>
    <w:rsid w:val="000709F2"/>
    <w:rsid w:val="0007164C"/>
    <w:rsid w:val="000716C7"/>
    <w:rsid w:val="00072CA1"/>
    <w:rsid w:val="00073B35"/>
    <w:rsid w:val="00075288"/>
    <w:rsid w:val="00077321"/>
    <w:rsid w:val="000775C2"/>
    <w:rsid w:val="00080DB9"/>
    <w:rsid w:val="00083DA1"/>
    <w:rsid w:val="000843C4"/>
    <w:rsid w:val="000859AE"/>
    <w:rsid w:val="000979EB"/>
    <w:rsid w:val="000A2074"/>
    <w:rsid w:val="000A3BB1"/>
    <w:rsid w:val="000B5429"/>
    <w:rsid w:val="000B6EC1"/>
    <w:rsid w:val="000C0308"/>
    <w:rsid w:val="000C05AC"/>
    <w:rsid w:val="000C1EC9"/>
    <w:rsid w:val="000C2638"/>
    <w:rsid w:val="000D07E3"/>
    <w:rsid w:val="000D5111"/>
    <w:rsid w:val="000E0D34"/>
    <w:rsid w:val="000E2848"/>
    <w:rsid w:val="000E41AA"/>
    <w:rsid w:val="000E4526"/>
    <w:rsid w:val="000E74F5"/>
    <w:rsid w:val="000E7A9F"/>
    <w:rsid w:val="000F232E"/>
    <w:rsid w:val="000F370D"/>
    <w:rsid w:val="000F796C"/>
    <w:rsid w:val="000F7E7F"/>
    <w:rsid w:val="00107871"/>
    <w:rsid w:val="001109F4"/>
    <w:rsid w:val="00115B67"/>
    <w:rsid w:val="00121637"/>
    <w:rsid w:val="00121C1B"/>
    <w:rsid w:val="00122368"/>
    <w:rsid w:val="00127D6D"/>
    <w:rsid w:val="00130729"/>
    <w:rsid w:val="00132FCB"/>
    <w:rsid w:val="00133504"/>
    <w:rsid w:val="00134ABA"/>
    <w:rsid w:val="00137582"/>
    <w:rsid w:val="001410B8"/>
    <w:rsid w:val="00144A01"/>
    <w:rsid w:val="001459AC"/>
    <w:rsid w:val="0016023B"/>
    <w:rsid w:val="001615A9"/>
    <w:rsid w:val="0016445F"/>
    <w:rsid w:val="00164FED"/>
    <w:rsid w:val="001657AB"/>
    <w:rsid w:val="00172464"/>
    <w:rsid w:val="00173560"/>
    <w:rsid w:val="00174FAA"/>
    <w:rsid w:val="001767D4"/>
    <w:rsid w:val="001806E4"/>
    <w:rsid w:val="0018130F"/>
    <w:rsid w:val="001816DB"/>
    <w:rsid w:val="00181BC6"/>
    <w:rsid w:val="00183815"/>
    <w:rsid w:val="00184F90"/>
    <w:rsid w:val="00190E72"/>
    <w:rsid w:val="00191AF7"/>
    <w:rsid w:val="001944FF"/>
    <w:rsid w:val="001947C8"/>
    <w:rsid w:val="001A0DD6"/>
    <w:rsid w:val="001A5925"/>
    <w:rsid w:val="001A6958"/>
    <w:rsid w:val="001B16FA"/>
    <w:rsid w:val="001B1D3C"/>
    <w:rsid w:val="001B6545"/>
    <w:rsid w:val="001D3418"/>
    <w:rsid w:val="001D45C9"/>
    <w:rsid w:val="001D5657"/>
    <w:rsid w:val="001D7177"/>
    <w:rsid w:val="001D78C0"/>
    <w:rsid w:val="001E0086"/>
    <w:rsid w:val="001E2AED"/>
    <w:rsid w:val="001E48EA"/>
    <w:rsid w:val="001F0170"/>
    <w:rsid w:val="001F4CB1"/>
    <w:rsid w:val="001F71CA"/>
    <w:rsid w:val="001F7243"/>
    <w:rsid w:val="00200B04"/>
    <w:rsid w:val="0020212B"/>
    <w:rsid w:val="0020225B"/>
    <w:rsid w:val="0020292A"/>
    <w:rsid w:val="002050DA"/>
    <w:rsid w:val="00206267"/>
    <w:rsid w:val="00206419"/>
    <w:rsid w:val="002075FE"/>
    <w:rsid w:val="00210D0E"/>
    <w:rsid w:val="0022115E"/>
    <w:rsid w:val="00223C40"/>
    <w:rsid w:val="0022628A"/>
    <w:rsid w:val="00230B08"/>
    <w:rsid w:val="0023389C"/>
    <w:rsid w:val="00233BE8"/>
    <w:rsid w:val="0023403A"/>
    <w:rsid w:val="00237059"/>
    <w:rsid w:val="002448E0"/>
    <w:rsid w:val="0024708A"/>
    <w:rsid w:val="00254F03"/>
    <w:rsid w:val="00255A5C"/>
    <w:rsid w:val="00256E40"/>
    <w:rsid w:val="002613FC"/>
    <w:rsid w:val="00262A90"/>
    <w:rsid w:val="00263A28"/>
    <w:rsid w:val="00263FEF"/>
    <w:rsid w:val="002655C9"/>
    <w:rsid w:val="0026572C"/>
    <w:rsid w:val="00265912"/>
    <w:rsid w:val="002664EF"/>
    <w:rsid w:val="00266652"/>
    <w:rsid w:val="00270C09"/>
    <w:rsid w:val="0027137B"/>
    <w:rsid w:val="0027199E"/>
    <w:rsid w:val="00271F90"/>
    <w:rsid w:val="00272130"/>
    <w:rsid w:val="0027377B"/>
    <w:rsid w:val="00274798"/>
    <w:rsid w:val="00274827"/>
    <w:rsid w:val="00276C89"/>
    <w:rsid w:val="00286B13"/>
    <w:rsid w:val="00290EED"/>
    <w:rsid w:val="002915B7"/>
    <w:rsid w:val="002916C3"/>
    <w:rsid w:val="002916F8"/>
    <w:rsid w:val="00292A45"/>
    <w:rsid w:val="0029315A"/>
    <w:rsid w:val="002951BA"/>
    <w:rsid w:val="00296496"/>
    <w:rsid w:val="002A1C1C"/>
    <w:rsid w:val="002A20E5"/>
    <w:rsid w:val="002A402C"/>
    <w:rsid w:val="002A64CF"/>
    <w:rsid w:val="002A6573"/>
    <w:rsid w:val="002A7B09"/>
    <w:rsid w:val="002B23B5"/>
    <w:rsid w:val="002B6814"/>
    <w:rsid w:val="002B6F87"/>
    <w:rsid w:val="002C35E7"/>
    <w:rsid w:val="002C3C8B"/>
    <w:rsid w:val="002C46B0"/>
    <w:rsid w:val="002C6A77"/>
    <w:rsid w:val="002C73D7"/>
    <w:rsid w:val="002D3C4B"/>
    <w:rsid w:val="002D5FBC"/>
    <w:rsid w:val="002D6346"/>
    <w:rsid w:val="002D64F0"/>
    <w:rsid w:val="002D7178"/>
    <w:rsid w:val="002E0A33"/>
    <w:rsid w:val="002E4380"/>
    <w:rsid w:val="002F0E4E"/>
    <w:rsid w:val="002F20B5"/>
    <w:rsid w:val="002F3514"/>
    <w:rsid w:val="002F7212"/>
    <w:rsid w:val="00301F37"/>
    <w:rsid w:val="003043F2"/>
    <w:rsid w:val="003058EC"/>
    <w:rsid w:val="00307121"/>
    <w:rsid w:val="00307F03"/>
    <w:rsid w:val="003106FC"/>
    <w:rsid w:val="00313E68"/>
    <w:rsid w:val="0031443A"/>
    <w:rsid w:val="00314948"/>
    <w:rsid w:val="0031759A"/>
    <w:rsid w:val="003207C8"/>
    <w:rsid w:val="003207EE"/>
    <w:rsid w:val="00320AB9"/>
    <w:rsid w:val="0032370D"/>
    <w:rsid w:val="00326843"/>
    <w:rsid w:val="00327953"/>
    <w:rsid w:val="003321B9"/>
    <w:rsid w:val="003325E2"/>
    <w:rsid w:val="00343068"/>
    <w:rsid w:val="00344E66"/>
    <w:rsid w:val="00345CA0"/>
    <w:rsid w:val="00351C79"/>
    <w:rsid w:val="00351DDF"/>
    <w:rsid w:val="00353921"/>
    <w:rsid w:val="00355620"/>
    <w:rsid w:val="00355A50"/>
    <w:rsid w:val="0035649B"/>
    <w:rsid w:val="00361825"/>
    <w:rsid w:val="0036323A"/>
    <w:rsid w:val="003660A1"/>
    <w:rsid w:val="003748E7"/>
    <w:rsid w:val="0037590C"/>
    <w:rsid w:val="003776F9"/>
    <w:rsid w:val="00383036"/>
    <w:rsid w:val="003869C5"/>
    <w:rsid w:val="00392442"/>
    <w:rsid w:val="00393C73"/>
    <w:rsid w:val="00396E27"/>
    <w:rsid w:val="003A1D3C"/>
    <w:rsid w:val="003A5783"/>
    <w:rsid w:val="003A5A11"/>
    <w:rsid w:val="003A5D8D"/>
    <w:rsid w:val="003A5F62"/>
    <w:rsid w:val="003A7167"/>
    <w:rsid w:val="003B2D60"/>
    <w:rsid w:val="003B32E2"/>
    <w:rsid w:val="003B74FA"/>
    <w:rsid w:val="003B75D0"/>
    <w:rsid w:val="003C0C89"/>
    <w:rsid w:val="003C1CC6"/>
    <w:rsid w:val="003C4E10"/>
    <w:rsid w:val="003C51FF"/>
    <w:rsid w:val="003C791F"/>
    <w:rsid w:val="003C7E22"/>
    <w:rsid w:val="003D186E"/>
    <w:rsid w:val="003D2216"/>
    <w:rsid w:val="003D299A"/>
    <w:rsid w:val="003D48D8"/>
    <w:rsid w:val="003D5414"/>
    <w:rsid w:val="003D56BB"/>
    <w:rsid w:val="003D681C"/>
    <w:rsid w:val="003D68C5"/>
    <w:rsid w:val="003D708C"/>
    <w:rsid w:val="003E09C2"/>
    <w:rsid w:val="003E3BB1"/>
    <w:rsid w:val="003E4CA4"/>
    <w:rsid w:val="003E4CE3"/>
    <w:rsid w:val="003E6875"/>
    <w:rsid w:val="003F051B"/>
    <w:rsid w:val="003F3DCE"/>
    <w:rsid w:val="003F3F92"/>
    <w:rsid w:val="003F6AB2"/>
    <w:rsid w:val="004013E8"/>
    <w:rsid w:val="00410D3F"/>
    <w:rsid w:val="00417659"/>
    <w:rsid w:val="00425915"/>
    <w:rsid w:val="00426018"/>
    <w:rsid w:val="00426456"/>
    <w:rsid w:val="00426A14"/>
    <w:rsid w:val="00433604"/>
    <w:rsid w:val="00433750"/>
    <w:rsid w:val="00433FCA"/>
    <w:rsid w:val="00434F7D"/>
    <w:rsid w:val="0043590D"/>
    <w:rsid w:val="00435B5C"/>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43BA"/>
    <w:rsid w:val="00466CE2"/>
    <w:rsid w:val="0047001E"/>
    <w:rsid w:val="00470AAD"/>
    <w:rsid w:val="00470CFD"/>
    <w:rsid w:val="00481C54"/>
    <w:rsid w:val="0048629A"/>
    <w:rsid w:val="00487493"/>
    <w:rsid w:val="00491831"/>
    <w:rsid w:val="00492C39"/>
    <w:rsid w:val="0049315C"/>
    <w:rsid w:val="00496390"/>
    <w:rsid w:val="004A0216"/>
    <w:rsid w:val="004A2A7F"/>
    <w:rsid w:val="004A4029"/>
    <w:rsid w:val="004A4D24"/>
    <w:rsid w:val="004A5716"/>
    <w:rsid w:val="004A63F9"/>
    <w:rsid w:val="004B0D51"/>
    <w:rsid w:val="004B3DFB"/>
    <w:rsid w:val="004B575E"/>
    <w:rsid w:val="004B7239"/>
    <w:rsid w:val="004C442E"/>
    <w:rsid w:val="004D60BC"/>
    <w:rsid w:val="004D644E"/>
    <w:rsid w:val="004E2BA2"/>
    <w:rsid w:val="004E3A4E"/>
    <w:rsid w:val="004E573C"/>
    <w:rsid w:val="004E64BF"/>
    <w:rsid w:val="004E6FED"/>
    <w:rsid w:val="004F21D1"/>
    <w:rsid w:val="004F3804"/>
    <w:rsid w:val="004F5941"/>
    <w:rsid w:val="004F5A96"/>
    <w:rsid w:val="00506DF6"/>
    <w:rsid w:val="005078D8"/>
    <w:rsid w:val="005114DD"/>
    <w:rsid w:val="00514935"/>
    <w:rsid w:val="0051792C"/>
    <w:rsid w:val="005231C8"/>
    <w:rsid w:val="00523B02"/>
    <w:rsid w:val="00524F53"/>
    <w:rsid w:val="00525DA7"/>
    <w:rsid w:val="00525DDE"/>
    <w:rsid w:val="00534894"/>
    <w:rsid w:val="005369DE"/>
    <w:rsid w:val="00540679"/>
    <w:rsid w:val="00546813"/>
    <w:rsid w:val="005476E9"/>
    <w:rsid w:val="005518B8"/>
    <w:rsid w:val="00553D35"/>
    <w:rsid w:val="00554053"/>
    <w:rsid w:val="005540E8"/>
    <w:rsid w:val="005556C1"/>
    <w:rsid w:val="005556F7"/>
    <w:rsid w:val="005601A2"/>
    <w:rsid w:val="00562978"/>
    <w:rsid w:val="0056456B"/>
    <w:rsid w:val="00566141"/>
    <w:rsid w:val="00571483"/>
    <w:rsid w:val="00572A8F"/>
    <w:rsid w:val="00573E19"/>
    <w:rsid w:val="005748EA"/>
    <w:rsid w:val="00574A09"/>
    <w:rsid w:val="00576F09"/>
    <w:rsid w:val="005802F3"/>
    <w:rsid w:val="00581C87"/>
    <w:rsid w:val="00581DD4"/>
    <w:rsid w:val="00581EF4"/>
    <w:rsid w:val="00582CCF"/>
    <w:rsid w:val="005834BC"/>
    <w:rsid w:val="00584437"/>
    <w:rsid w:val="00585FF4"/>
    <w:rsid w:val="005905B8"/>
    <w:rsid w:val="0059088A"/>
    <w:rsid w:val="00590E59"/>
    <w:rsid w:val="005925EF"/>
    <w:rsid w:val="00593984"/>
    <w:rsid w:val="005950B8"/>
    <w:rsid w:val="00595F7F"/>
    <w:rsid w:val="00596988"/>
    <w:rsid w:val="005A0ED3"/>
    <w:rsid w:val="005A1FBF"/>
    <w:rsid w:val="005A309E"/>
    <w:rsid w:val="005A5421"/>
    <w:rsid w:val="005A5F18"/>
    <w:rsid w:val="005B18FE"/>
    <w:rsid w:val="005B240F"/>
    <w:rsid w:val="005B4F6A"/>
    <w:rsid w:val="005D1F4C"/>
    <w:rsid w:val="005D1FA1"/>
    <w:rsid w:val="005D3D64"/>
    <w:rsid w:val="005D55B3"/>
    <w:rsid w:val="005D678A"/>
    <w:rsid w:val="005D724F"/>
    <w:rsid w:val="005E0320"/>
    <w:rsid w:val="005E0519"/>
    <w:rsid w:val="005E1A44"/>
    <w:rsid w:val="005E4205"/>
    <w:rsid w:val="005E761E"/>
    <w:rsid w:val="005F0209"/>
    <w:rsid w:val="006000D0"/>
    <w:rsid w:val="00600828"/>
    <w:rsid w:val="00607326"/>
    <w:rsid w:val="00611CD8"/>
    <w:rsid w:val="0061219C"/>
    <w:rsid w:val="00614AD0"/>
    <w:rsid w:val="00623B56"/>
    <w:rsid w:val="00624C52"/>
    <w:rsid w:val="00625707"/>
    <w:rsid w:val="0062724A"/>
    <w:rsid w:val="00633FEF"/>
    <w:rsid w:val="00637EAC"/>
    <w:rsid w:val="00640D96"/>
    <w:rsid w:val="0064652A"/>
    <w:rsid w:val="00651505"/>
    <w:rsid w:val="00657CBD"/>
    <w:rsid w:val="00662FB9"/>
    <w:rsid w:val="00665550"/>
    <w:rsid w:val="006700EF"/>
    <w:rsid w:val="00670532"/>
    <w:rsid w:val="0067059C"/>
    <w:rsid w:val="00673023"/>
    <w:rsid w:val="00673616"/>
    <w:rsid w:val="00675DDB"/>
    <w:rsid w:val="00676A9C"/>
    <w:rsid w:val="00677197"/>
    <w:rsid w:val="00681492"/>
    <w:rsid w:val="0068161B"/>
    <w:rsid w:val="00686430"/>
    <w:rsid w:val="00687828"/>
    <w:rsid w:val="006914B1"/>
    <w:rsid w:val="006928C9"/>
    <w:rsid w:val="006A536B"/>
    <w:rsid w:val="006A713E"/>
    <w:rsid w:val="006A7C34"/>
    <w:rsid w:val="006B0D81"/>
    <w:rsid w:val="006B30BF"/>
    <w:rsid w:val="006B443E"/>
    <w:rsid w:val="006B78E9"/>
    <w:rsid w:val="006B794C"/>
    <w:rsid w:val="006C02F5"/>
    <w:rsid w:val="006C1600"/>
    <w:rsid w:val="006C481B"/>
    <w:rsid w:val="006C7504"/>
    <w:rsid w:val="006D1C90"/>
    <w:rsid w:val="006D4144"/>
    <w:rsid w:val="006D55F2"/>
    <w:rsid w:val="006D5FDA"/>
    <w:rsid w:val="006D75B9"/>
    <w:rsid w:val="006E4908"/>
    <w:rsid w:val="006E5407"/>
    <w:rsid w:val="006E6BE7"/>
    <w:rsid w:val="006E7282"/>
    <w:rsid w:val="006F6384"/>
    <w:rsid w:val="006F6936"/>
    <w:rsid w:val="006F78D3"/>
    <w:rsid w:val="00700A9D"/>
    <w:rsid w:val="00700D28"/>
    <w:rsid w:val="00706622"/>
    <w:rsid w:val="00707304"/>
    <w:rsid w:val="00712079"/>
    <w:rsid w:val="007179E7"/>
    <w:rsid w:val="00717B76"/>
    <w:rsid w:val="00720679"/>
    <w:rsid w:val="00721530"/>
    <w:rsid w:val="00721799"/>
    <w:rsid w:val="00726869"/>
    <w:rsid w:val="007272AD"/>
    <w:rsid w:val="00727301"/>
    <w:rsid w:val="00731BB1"/>
    <w:rsid w:val="007341B9"/>
    <w:rsid w:val="007341F9"/>
    <w:rsid w:val="00734932"/>
    <w:rsid w:val="007351E6"/>
    <w:rsid w:val="00736BE1"/>
    <w:rsid w:val="00736FBF"/>
    <w:rsid w:val="00737A36"/>
    <w:rsid w:val="007400AD"/>
    <w:rsid w:val="0074172F"/>
    <w:rsid w:val="0074346A"/>
    <w:rsid w:val="00743880"/>
    <w:rsid w:val="00746022"/>
    <w:rsid w:val="0075276C"/>
    <w:rsid w:val="007567B6"/>
    <w:rsid w:val="00760639"/>
    <w:rsid w:val="00767933"/>
    <w:rsid w:val="00767BBC"/>
    <w:rsid w:val="00772C8D"/>
    <w:rsid w:val="00773934"/>
    <w:rsid w:val="007768DA"/>
    <w:rsid w:val="0077773F"/>
    <w:rsid w:val="007824E0"/>
    <w:rsid w:val="00783747"/>
    <w:rsid w:val="007846C0"/>
    <w:rsid w:val="00784CD8"/>
    <w:rsid w:val="007871EF"/>
    <w:rsid w:val="00787699"/>
    <w:rsid w:val="00790309"/>
    <w:rsid w:val="0079069A"/>
    <w:rsid w:val="0079171E"/>
    <w:rsid w:val="00792EC0"/>
    <w:rsid w:val="00794BB5"/>
    <w:rsid w:val="00796766"/>
    <w:rsid w:val="007A196F"/>
    <w:rsid w:val="007A3924"/>
    <w:rsid w:val="007B03FE"/>
    <w:rsid w:val="007B55BA"/>
    <w:rsid w:val="007B5E4A"/>
    <w:rsid w:val="007B7FED"/>
    <w:rsid w:val="007C3A77"/>
    <w:rsid w:val="007C3F3B"/>
    <w:rsid w:val="007C4504"/>
    <w:rsid w:val="007C5A07"/>
    <w:rsid w:val="007D0F3E"/>
    <w:rsid w:val="007D5DBF"/>
    <w:rsid w:val="007D6674"/>
    <w:rsid w:val="007E33DA"/>
    <w:rsid w:val="007E6CAB"/>
    <w:rsid w:val="007F0F44"/>
    <w:rsid w:val="007F214A"/>
    <w:rsid w:val="007F3A77"/>
    <w:rsid w:val="007F3F6D"/>
    <w:rsid w:val="007F4347"/>
    <w:rsid w:val="007F4504"/>
    <w:rsid w:val="007F4C90"/>
    <w:rsid w:val="007F5E96"/>
    <w:rsid w:val="007F7E62"/>
    <w:rsid w:val="008008FB"/>
    <w:rsid w:val="00800C3E"/>
    <w:rsid w:val="00807EF3"/>
    <w:rsid w:val="00816A9A"/>
    <w:rsid w:val="00821119"/>
    <w:rsid w:val="0082253D"/>
    <w:rsid w:val="00824D02"/>
    <w:rsid w:val="00825C36"/>
    <w:rsid w:val="00827559"/>
    <w:rsid w:val="00830906"/>
    <w:rsid w:val="0083186F"/>
    <w:rsid w:val="00832595"/>
    <w:rsid w:val="008336A0"/>
    <w:rsid w:val="00841518"/>
    <w:rsid w:val="008434C5"/>
    <w:rsid w:val="00844AD1"/>
    <w:rsid w:val="00845CE6"/>
    <w:rsid w:val="0084776F"/>
    <w:rsid w:val="00850CD8"/>
    <w:rsid w:val="00850E23"/>
    <w:rsid w:val="00854BD6"/>
    <w:rsid w:val="0085640C"/>
    <w:rsid w:val="00856CE5"/>
    <w:rsid w:val="00860805"/>
    <w:rsid w:val="00860A2B"/>
    <w:rsid w:val="00862D7D"/>
    <w:rsid w:val="00864729"/>
    <w:rsid w:val="00870D8D"/>
    <w:rsid w:val="00870F71"/>
    <w:rsid w:val="0087193E"/>
    <w:rsid w:val="00871DCB"/>
    <w:rsid w:val="00873665"/>
    <w:rsid w:val="00874EDD"/>
    <w:rsid w:val="0088187F"/>
    <w:rsid w:val="00890096"/>
    <w:rsid w:val="00895CB2"/>
    <w:rsid w:val="00897274"/>
    <w:rsid w:val="008973D9"/>
    <w:rsid w:val="008A4675"/>
    <w:rsid w:val="008A641D"/>
    <w:rsid w:val="008A6764"/>
    <w:rsid w:val="008A7E99"/>
    <w:rsid w:val="008B3593"/>
    <w:rsid w:val="008B5B4E"/>
    <w:rsid w:val="008B657C"/>
    <w:rsid w:val="008C1F20"/>
    <w:rsid w:val="008C4A25"/>
    <w:rsid w:val="008C4E06"/>
    <w:rsid w:val="008C70E1"/>
    <w:rsid w:val="008D512A"/>
    <w:rsid w:val="008D51C1"/>
    <w:rsid w:val="008D7CCF"/>
    <w:rsid w:val="008E0F78"/>
    <w:rsid w:val="008E6EE0"/>
    <w:rsid w:val="008F20FD"/>
    <w:rsid w:val="008F4695"/>
    <w:rsid w:val="008F7069"/>
    <w:rsid w:val="008F75ED"/>
    <w:rsid w:val="009007E7"/>
    <w:rsid w:val="00903D76"/>
    <w:rsid w:val="00910977"/>
    <w:rsid w:val="00912039"/>
    <w:rsid w:val="009124D7"/>
    <w:rsid w:val="00915D2F"/>
    <w:rsid w:val="00917CA4"/>
    <w:rsid w:val="00921E84"/>
    <w:rsid w:val="0092618C"/>
    <w:rsid w:val="00926446"/>
    <w:rsid w:val="00927983"/>
    <w:rsid w:val="00931FC1"/>
    <w:rsid w:val="00936205"/>
    <w:rsid w:val="0093759D"/>
    <w:rsid w:val="00940080"/>
    <w:rsid w:val="0094668E"/>
    <w:rsid w:val="00947B38"/>
    <w:rsid w:val="00950751"/>
    <w:rsid w:val="00950E76"/>
    <w:rsid w:val="00951B48"/>
    <w:rsid w:val="009543F9"/>
    <w:rsid w:val="0095617E"/>
    <w:rsid w:val="00957EEE"/>
    <w:rsid w:val="00960A5D"/>
    <w:rsid w:val="009612D7"/>
    <w:rsid w:val="009620D2"/>
    <w:rsid w:val="00964D1C"/>
    <w:rsid w:val="0096675A"/>
    <w:rsid w:val="00967C86"/>
    <w:rsid w:val="00972BAC"/>
    <w:rsid w:val="00975971"/>
    <w:rsid w:val="00977499"/>
    <w:rsid w:val="0098599F"/>
    <w:rsid w:val="009876A2"/>
    <w:rsid w:val="00995094"/>
    <w:rsid w:val="00997B4A"/>
    <w:rsid w:val="009A3DD7"/>
    <w:rsid w:val="009B2141"/>
    <w:rsid w:val="009B35ED"/>
    <w:rsid w:val="009C0C98"/>
    <w:rsid w:val="009C1827"/>
    <w:rsid w:val="009C388D"/>
    <w:rsid w:val="009C41E8"/>
    <w:rsid w:val="009C6A6B"/>
    <w:rsid w:val="009C6FA7"/>
    <w:rsid w:val="009C7B2B"/>
    <w:rsid w:val="009D0F6E"/>
    <w:rsid w:val="009D199E"/>
    <w:rsid w:val="009D5FDD"/>
    <w:rsid w:val="009D7983"/>
    <w:rsid w:val="009E1B81"/>
    <w:rsid w:val="009E31EB"/>
    <w:rsid w:val="009E4B11"/>
    <w:rsid w:val="009E612B"/>
    <w:rsid w:val="009E79CA"/>
    <w:rsid w:val="009E7F1A"/>
    <w:rsid w:val="009F2701"/>
    <w:rsid w:val="009F2990"/>
    <w:rsid w:val="009F386D"/>
    <w:rsid w:val="009F6694"/>
    <w:rsid w:val="009F69A1"/>
    <w:rsid w:val="009F7B78"/>
    <w:rsid w:val="00A00359"/>
    <w:rsid w:val="00A118D7"/>
    <w:rsid w:val="00A132BC"/>
    <w:rsid w:val="00A162F9"/>
    <w:rsid w:val="00A21C5A"/>
    <w:rsid w:val="00A2425A"/>
    <w:rsid w:val="00A24D95"/>
    <w:rsid w:val="00A25257"/>
    <w:rsid w:val="00A25F0A"/>
    <w:rsid w:val="00A27B4B"/>
    <w:rsid w:val="00A33E36"/>
    <w:rsid w:val="00A35F8D"/>
    <w:rsid w:val="00A4013D"/>
    <w:rsid w:val="00A40F46"/>
    <w:rsid w:val="00A412E4"/>
    <w:rsid w:val="00A42A88"/>
    <w:rsid w:val="00A439DC"/>
    <w:rsid w:val="00A53F39"/>
    <w:rsid w:val="00A555CE"/>
    <w:rsid w:val="00A62DE8"/>
    <w:rsid w:val="00A65929"/>
    <w:rsid w:val="00A661C9"/>
    <w:rsid w:val="00A6790D"/>
    <w:rsid w:val="00A71512"/>
    <w:rsid w:val="00A83014"/>
    <w:rsid w:val="00A83205"/>
    <w:rsid w:val="00A8325C"/>
    <w:rsid w:val="00A95A5F"/>
    <w:rsid w:val="00AA0EC0"/>
    <w:rsid w:val="00AA2CE6"/>
    <w:rsid w:val="00AA4D60"/>
    <w:rsid w:val="00AB163E"/>
    <w:rsid w:val="00AB2036"/>
    <w:rsid w:val="00AB2189"/>
    <w:rsid w:val="00AB4CC4"/>
    <w:rsid w:val="00AB739A"/>
    <w:rsid w:val="00AC290B"/>
    <w:rsid w:val="00AC2DE8"/>
    <w:rsid w:val="00AC34F7"/>
    <w:rsid w:val="00AC38DB"/>
    <w:rsid w:val="00AD171C"/>
    <w:rsid w:val="00AD18B9"/>
    <w:rsid w:val="00AD2EB1"/>
    <w:rsid w:val="00AD42AC"/>
    <w:rsid w:val="00AD44A5"/>
    <w:rsid w:val="00AD4C31"/>
    <w:rsid w:val="00AD5356"/>
    <w:rsid w:val="00AE245D"/>
    <w:rsid w:val="00AE2FD8"/>
    <w:rsid w:val="00AE6A2F"/>
    <w:rsid w:val="00AE6E35"/>
    <w:rsid w:val="00AE7DAF"/>
    <w:rsid w:val="00AF09A1"/>
    <w:rsid w:val="00B03D38"/>
    <w:rsid w:val="00B049A4"/>
    <w:rsid w:val="00B04EB8"/>
    <w:rsid w:val="00B07B45"/>
    <w:rsid w:val="00B11FFF"/>
    <w:rsid w:val="00B152DC"/>
    <w:rsid w:val="00B1716F"/>
    <w:rsid w:val="00B2351B"/>
    <w:rsid w:val="00B310F7"/>
    <w:rsid w:val="00B31E0B"/>
    <w:rsid w:val="00B35933"/>
    <w:rsid w:val="00B35A14"/>
    <w:rsid w:val="00B3699C"/>
    <w:rsid w:val="00B36FAE"/>
    <w:rsid w:val="00B47D44"/>
    <w:rsid w:val="00B53B4C"/>
    <w:rsid w:val="00B550AB"/>
    <w:rsid w:val="00B6146F"/>
    <w:rsid w:val="00B62D69"/>
    <w:rsid w:val="00B633DB"/>
    <w:rsid w:val="00B71140"/>
    <w:rsid w:val="00B720DC"/>
    <w:rsid w:val="00B72BD4"/>
    <w:rsid w:val="00B7573D"/>
    <w:rsid w:val="00B76EBE"/>
    <w:rsid w:val="00B76ED6"/>
    <w:rsid w:val="00B77EE6"/>
    <w:rsid w:val="00B82C2E"/>
    <w:rsid w:val="00B8328B"/>
    <w:rsid w:val="00B86EB7"/>
    <w:rsid w:val="00B954B4"/>
    <w:rsid w:val="00B9557B"/>
    <w:rsid w:val="00BA10A3"/>
    <w:rsid w:val="00BA18D5"/>
    <w:rsid w:val="00BA205B"/>
    <w:rsid w:val="00BA3301"/>
    <w:rsid w:val="00BA6C5F"/>
    <w:rsid w:val="00BB0B93"/>
    <w:rsid w:val="00BB1875"/>
    <w:rsid w:val="00BB2FF2"/>
    <w:rsid w:val="00BB3279"/>
    <w:rsid w:val="00BB3311"/>
    <w:rsid w:val="00BB4779"/>
    <w:rsid w:val="00BB6C5C"/>
    <w:rsid w:val="00BC225C"/>
    <w:rsid w:val="00BC57CE"/>
    <w:rsid w:val="00BD3184"/>
    <w:rsid w:val="00BD3641"/>
    <w:rsid w:val="00BD7F39"/>
    <w:rsid w:val="00BF2C4F"/>
    <w:rsid w:val="00BF343E"/>
    <w:rsid w:val="00BF3B6A"/>
    <w:rsid w:val="00BF4835"/>
    <w:rsid w:val="00C01BFD"/>
    <w:rsid w:val="00C03956"/>
    <w:rsid w:val="00C039DF"/>
    <w:rsid w:val="00C05259"/>
    <w:rsid w:val="00C17692"/>
    <w:rsid w:val="00C23377"/>
    <w:rsid w:val="00C23C76"/>
    <w:rsid w:val="00C2632E"/>
    <w:rsid w:val="00C27437"/>
    <w:rsid w:val="00C32A0C"/>
    <w:rsid w:val="00C37617"/>
    <w:rsid w:val="00C378DD"/>
    <w:rsid w:val="00C43627"/>
    <w:rsid w:val="00C51319"/>
    <w:rsid w:val="00C5396A"/>
    <w:rsid w:val="00C53FF0"/>
    <w:rsid w:val="00C61810"/>
    <w:rsid w:val="00C61DEE"/>
    <w:rsid w:val="00C62B39"/>
    <w:rsid w:val="00C638C5"/>
    <w:rsid w:val="00C72EF5"/>
    <w:rsid w:val="00C7521F"/>
    <w:rsid w:val="00C7608A"/>
    <w:rsid w:val="00C76B2C"/>
    <w:rsid w:val="00C80AEB"/>
    <w:rsid w:val="00C81792"/>
    <w:rsid w:val="00C8708B"/>
    <w:rsid w:val="00C919C1"/>
    <w:rsid w:val="00CA286F"/>
    <w:rsid w:val="00CA50B2"/>
    <w:rsid w:val="00CB0CB6"/>
    <w:rsid w:val="00CB0E46"/>
    <w:rsid w:val="00CB12B4"/>
    <w:rsid w:val="00CB1BAD"/>
    <w:rsid w:val="00CB3BED"/>
    <w:rsid w:val="00CB513F"/>
    <w:rsid w:val="00CC2008"/>
    <w:rsid w:val="00CC2272"/>
    <w:rsid w:val="00CC289B"/>
    <w:rsid w:val="00CC34A1"/>
    <w:rsid w:val="00CD0DD8"/>
    <w:rsid w:val="00CD14AE"/>
    <w:rsid w:val="00CD2688"/>
    <w:rsid w:val="00CD2B88"/>
    <w:rsid w:val="00CD465B"/>
    <w:rsid w:val="00CD4D7A"/>
    <w:rsid w:val="00CD637E"/>
    <w:rsid w:val="00CE011F"/>
    <w:rsid w:val="00CE470D"/>
    <w:rsid w:val="00CE5209"/>
    <w:rsid w:val="00CE5460"/>
    <w:rsid w:val="00CE6C95"/>
    <w:rsid w:val="00CF0D1E"/>
    <w:rsid w:val="00CF14C6"/>
    <w:rsid w:val="00CF5A81"/>
    <w:rsid w:val="00D031A1"/>
    <w:rsid w:val="00D03E50"/>
    <w:rsid w:val="00D04E11"/>
    <w:rsid w:val="00D066BC"/>
    <w:rsid w:val="00D06A13"/>
    <w:rsid w:val="00D07C4F"/>
    <w:rsid w:val="00D13AAD"/>
    <w:rsid w:val="00D13BC3"/>
    <w:rsid w:val="00D15081"/>
    <w:rsid w:val="00D15353"/>
    <w:rsid w:val="00D17217"/>
    <w:rsid w:val="00D17400"/>
    <w:rsid w:val="00D17499"/>
    <w:rsid w:val="00D226FD"/>
    <w:rsid w:val="00D2701C"/>
    <w:rsid w:val="00D30D18"/>
    <w:rsid w:val="00D30E9E"/>
    <w:rsid w:val="00D31B33"/>
    <w:rsid w:val="00D3310C"/>
    <w:rsid w:val="00D40449"/>
    <w:rsid w:val="00D43E81"/>
    <w:rsid w:val="00D46FCF"/>
    <w:rsid w:val="00D4781E"/>
    <w:rsid w:val="00D47B3C"/>
    <w:rsid w:val="00D47BF0"/>
    <w:rsid w:val="00D52D44"/>
    <w:rsid w:val="00D55F19"/>
    <w:rsid w:val="00D70175"/>
    <w:rsid w:val="00D73494"/>
    <w:rsid w:val="00D74092"/>
    <w:rsid w:val="00D742B5"/>
    <w:rsid w:val="00D804FC"/>
    <w:rsid w:val="00D82FF7"/>
    <w:rsid w:val="00D84A65"/>
    <w:rsid w:val="00D855CC"/>
    <w:rsid w:val="00D90527"/>
    <w:rsid w:val="00D93444"/>
    <w:rsid w:val="00D97BAB"/>
    <w:rsid w:val="00DA0C92"/>
    <w:rsid w:val="00DA2623"/>
    <w:rsid w:val="00DA70C5"/>
    <w:rsid w:val="00DA7A73"/>
    <w:rsid w:val="00DB21C5"/>
    <w:rsid w:val="00DC001E"/>
    <w:rsid w:val="00DC422F"/>
    <w:rsid w:val="00DC470B"/>
    <w:rsid w:val="00DC7242"/>
    <w:rsid w:val="00DE2DD2"/>
    <w:rsid w:val="00DE3EDF"/>
    <w:rsid w:val="00DE6BD9"/>
    <w:rsid w:val="00DF4A90"/>
    <w:rsid w:val="00DF5AE7"/>
    <w:rsid w:val="00DF7826"/>
    <w:rsid w:val="00E00B95"/>
    <w:rsid w:val="00E01E51"/>
    <w:rsid w:val="00E05C5C"/>
    <w:rsid w:val="00E116AE"/>
    <w:rsid w:val="00E14CAD"/>
    <w:rsid w:val="00E1523E"/>
    <w:rsid w:val="00E153B0"/>
    <w:rsid w:val="00E159F1"/>
    <w:rsid w:val="00E15D97"/>
    <w:rsid w:val="00E15DCE"/>
    <w:rsid w:val="00E17F4E"/>
    <w:rsid w:val="00E23041"/>
    <w:rsid w:val="00E24ED0"/>
    <w:rsid w:val="00E31860"/>
    <w:rsid w:val="00E3246E"/>
    <w:rsid w:val="00E4136F"/>
    <w:rsid w:val="00E42637"/>
    <w:rsid w:val="00E4338E"/>
    <w:rsid w:val="00E43699"/>
    <w:rsid w:val="00E43FC0"/>
    <w:rsid w:val="00E45005"/>
    <w:rsid w:val="00E45AC3"/>
    <w:rsid w:val="00E45B5D"/>
    <w:rsid w:val="00E46E14"/>
    <w:rsid w:val="00E5057C"/>
    <w:rsid w:val="00E50D48"/>
    <w:rsid w:val="00E51042"/>
    <w:rsid w:val="00E52263"/>
    <w:rsid w:val="00E62525"/>
    <w:rsid w:val="00E6316A"/>
    <w:rsid w:val="00E67302"/>
    <w:rsid w:val="00E67CFB"/>
    <w:rsid w:val="00E72277"/>
    <w:rsid w:val="00E7424D"/>
    <w:rsid w:val="00E75476"/>
    <w:rsid w:val="00E7760C"/>
    <w:rsid w:val="00E82D62"/>
    <w:rsid w:val="00E8525E"/>
    <w:rsid w:val="00E855D2"/>
    <w:rsid w:val="00E87ACB"/>
    <w:rsid w:val="00E94F66"/>
    <w:rsid w:val="00E97033"/>
    <w:rsid w:val="00EA30BA"/>
    <w:rsid w:val="00EA3F77"/>
    <w:rsid w:val="00EA6D81"/>
    <w:rsid w:val="00EB0B3B"/>
    <w:rsid w:val="00EB0F90"/>
    <w:rsid w:val="00EB2CED"/>
    <w:rsid w:val="00ED1634"/>
    <w:rsid w:val="00ED34D1"/>
    <w:rsid w:val="00ED4AAF"/>
    <w:rsid w:val="00ED5E69"/>
    <w:rsid w:val="00EE0002"/>
    <w:rsid w:val="00EE505C"/>
    <w:rsid w:val="00EE5D43"/>
    <w:rsid w:val="00EE6E56"/>
    <w:rsid w:val="00EF0137"/>
    <w:rsid w:val="00EF3130"/>
    <w:rsid w:val="00EF5F22"/>
    <w:rsid w:val="00EF7D29"/>
    <w:rsid w:val="00F002D0"/>
    <w:rsid w:val="00F0204D"/>
    <w:rsid w:val="00F04B64"/>
    <w:rsid w:val="00F05AF3"/>
    <w:rsid w:val="00F11933"/>
    <w:rsid w:val="00F11BE8"/>
    <w:rsid w:val="00F26143"/>
    <w:rsid w:val="00F26EF4"/>
    <w:rsid w:val="00F2716C"/>
    <w:rsid w:val="00F34710"/>
    <w:rsid w:val="00F35FE3"/>
    <w:rsid w:val="00F379F0"/>
    <w:rsid w:val="00F404F5"/>
    <w:rsid w:val="00F44AF0"/>
    <w:rsid w:val="00F44C7C"/>
    <w:rsid w:val="00F45379"/>
    <w:rsid w:val="00F45D32"/>
    <w:rsid w:val="00F45FFA"/>
    <w:rsid w:val="00F46EB7"/>
    <w:rsid w:val="00F52162"/>
    <w:rsid w:val="00F52648"/>
    <w:rsid w:val="00F52FC7"/>
    <w:rsid w:val="00F53E21"/>
    <w:rsid w:val="00F552A2"/>
    <w:rsid w:val="00F57D03"/>
    <w:rsid w:val="00F63154"/>
    <w:rsid w:val="00F66079"/>
    <w:rsid w:val="00F67D57"/>
    <w:rsid w:val="00F70C74"/>
    <w:rsid w:val="00F728C6"/>
    <w:rsid w:val="00F731A3"/>
    <w:rsid w:val="00F738A0"/>
    <w:rsid w:val="00F77D40"/>
    <w:rsid w:val="00F835D8"/>
    <w:rsid w:val="00F842E7"/>
    <w:rsid w:val="00F925B7"/>
    <w:rsid w:val="00F9376A"/>
    <w:rsid w:val="00F97A0B"/>
    <w:rsid w:val="00FA02B6"/>
    <w:rsid w:val="00FA04D0"/>
    <w:rsid w:val="00FA0DE3"/>
    <w:rsid w:val="00FA2AD9"/>
    <w:rsid w:val="00FB13B9"/>
    <w:rsid w:val="00FB168B"/>
    <w:rsid w:val="00FB1E3D"/>
    <w:rsid w:val="00FC33CE"/>
    <w:rsid w:val="00FC4CC7"/>
    <w:rsid w:val="00FD069D"/>
    <w:rsid w:val="00FD0913"/>
    <w:rsid w:val="00FD2A17"/>
    <w:rsid w:val="00FD5798"/>
    <w:rsid w:val="00FE03D9"/>
    <w:rsid w:val="00FE1012"/>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F3987E"/>
  <w15:docId w15:val="{75AACE51-59F5-41D0-A1A7-8797139A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 w:type="paragraph" w:styleId="Revision">
    <w:name w:val="Revision"/>
    <w:hidden/>
    <w:uiPriority w:val="99"/>
    <w:semiHidden/>
    <w:rsid w:val="0027199E"/>
    <w:rPr>
      <w:rFonts w:ascii="Calibri" w:eastAsia="Calibri" w:hAnsi="Calibri"/>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9A6F8-CFE0-4F61-9DB9-D464115ED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10543</TotalTime>
  <Pages>55</Pages>
  <Words>58562</Words>
  <Characters>333805</Characters>
  <Application>Microsoft Office Word</Application>
  <DocSecurity>0</DocSecurity>
  <Lines>2781</Lines>
  <Paragraphs>783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688</cp:revision>
  <cp:lastPrinted>1900-12-31T22:00:00Z</cp:lastPrinted>
  <dcterms:created xsi:type="dcterms:W3CDTF">2017-03-23T10:21:00Z</dcterms:created>
  <dcterms:modified xsi:type="dcterms:W3CDTF">2017-07-10T07:44:00Z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